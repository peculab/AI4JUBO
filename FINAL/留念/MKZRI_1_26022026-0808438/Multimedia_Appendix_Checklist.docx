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E3C97" w14:textId="1497EEA9" w:rsidR="00FE2EE3" w:rsidRPr="00FE2EE3" w:rsidRDefault="00FE2EE3" w:rsidP="00FE2EE3">
      <w:pPr>
        <w:widowControl w:val="0"/>
        <w:spacing w:line="240" w:lineRule="auto"/>
        <w:rPr>
          <w:rFonts w:ascii="Calibri" w:eastAsia="PMingLiU" w:hAnsi="Calibri" w:cs="Calibri"/>
          <w:b/>
          <w:bCs/>
          <w:kern w:val="0"/>
          <w:lang w:val="en" w:eastAsia="zh-TW"/>
          <w14:ligatures w14:val="none"/>
        </w:rPr>
      </w:pPr>
      <w:commentRangeStart w:id="0"/>
      <w:r w:rsidRPr="00FE2EE3">
        <w:rPr>
          <w:rFonts w:ascii="Calibri" w:eastAsia="PMingLiU" w:hAnsi="Calibri" w:cs="Calibri"/>
          <w:b/>
          <w:bCs/>
          <w:kern w:val="0"/>
          <w:lang w:val="en" w:eastAsia="zh-TW"/>
          <w14:ligatures w14:val="none"/>
        </w:rPr>
        <w:t>Multimedia Appendix 1</w:t>
      </w:r>
      <w:commentRangeEnd w:id="0"/>
      <w:r w:rsidR="00E670B8" w:rsidRPr="00FE2EE3">
        <w:rPr>
          <w:rStyle w:val="CommentReference"/>
          <w:rFonts w:ascii="Calibri" w:eastAsia="PMingLiU" w:hAnsi="Calibri" w:cs="Calibri"/>
          <w:b/>
          <w:bCs/>
          <w:kern w:val="0"/>
          <w:sz w:val="24"/>
          <w:szCs w:val="24"/>
          <w:lang w:val="en" w:eastAsia="zh-TW"/>
          <w14:ligatures w14:val="none"/>
        </w:rPr>
        <w:commentReference w:id="0"/>
      </w:r>
    </w:p>
    <w:p w14:paraId="70073802" w14:textId="000BC404" w:rsidR="00FE2EE3" w:rsidRPr="00FE2EE3" w:rsidRDefault="00FE2EE3" w:rsidP="00FE2EE3">
      <w:pPr>
        <w:widowControl w:val="0"/>
        <w:spacing w:after="120" w:line="240" w:lineRule="auto"/>
        <w:rPr>
          <w:rFonts w:ascii="Calibri" w:eastAsia="Times New Roman" w:hAnsi="Calibri" w:cs="Calibri"/>
          <w:b/>
          <w:bCs/>
          <w:kern w:val="0"/>
          <w:lang w:val="en" w:eastAsia="zh-TW"/>
          <w14:ligatures w14:val="none"/>
        </w:rPr>
      </w:pPr>
      <w:r w:rsidRPr="00FE2EE3">
        <w:rPr>
          <w:rFonts w:ascii="Calibri" w:eastAsia="Times New Roman" w:hAnsi="Calibri" w:cs="Calibri"/>
          <w:kern w:val="0"/>
          <w:lang w:val="en" w:eastAsia="zh-TW"/>
          <w14:ligatures w14:val="none"/>
        </w:rPr>
        <w:t xml:space="preserve">TRIPOD+AI </w:t>
      </w:r>
      <w:r w:rsidR="00FF6605">
        <w:rPr>
          <w:rFonts w:ascii="Calibri" w:eastAsia="Times New Roman" w:hAnsi="Calibri" w:cs="Calibri"/>
          <w:kern w:val="0"/>
          <w:lang w:val="en" w:eastAsia="zh-TW"/>
          <w14:ligatures w14:val="none"/>
        </w:rPr>
        <w:t>C</w:t>
      </w:r>
      <w:r w:rsidRPr="00FE2EE3">
        <w:rPr>
          <w:rFonts w:ascii="Calibri" w:eastAsia="Times New Roman" w:hAnsi="Calibri" w:cs="Calibri"/>
          <w:kern w:val="0"/>
          <w:lang w:val="en" w:eastAsia="zh-TW"/>
          <w14:ligatures w14:val="none"/>
        </w:rPr>
        <w:t>hecklist</w:t>
      </w: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1693"/>
        <w:gridCol w:w="619"/>
        <w:gridCol w:w="1379"/>
        <w:gridCol w:w="3664"/>
        <w:gridCol w:w="1453"/>
      </w:tblGrid>
      <w:tr w:rsidR="00FE2EE3" w:rsidRPr="00FE2EE3" w14:paraId="0471A90C" w14:textId="77777777" w:rsidTr="000D14C0">
        <w:trPr>
          <w:trHeight w:val="368"/>
        </w:trPr>
        <w:tc>
          <w:tcPr>
            <w:tcW w:w="690" w:type="pct"/>
            <w:tcBorders>
              <w:right w:val="single" w:sz="4" w:space="0" w:color="000000"/>
            </w:tcBorders>
            <w:shd w:val="clear" w:color="auto" w:fill="FFF2CC"/>
            <w:vAlign w:val="center"/>
          </w:tcPr>
          <w:p w14:paraId="5FFC85AF"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Chars="-37" w:left="19" w:hangingChars="45" w:hanging="108"/>
              <w:jc w:val="center"/>
              <w:rPr>
                <w:rFonts w:ascii="Calibri" w:eastAsia="Times New Roman" w:hAnsi="Calibri" w:cs="Calibri"/>
                <w:i/>
                <w:iCs/>
                <w:color w:val="000000"/>
                <w:kern w:val="0"/>
                <w:lang w:val="en"/>
                <w14:ligatures w14:val="none"/>
              </w:rPr>
            </w:pPr>
            <w:r w:rsidRPr="00FE2EE3">
              <w:rPr>
                <w:rFonts w:ascii="Calibri" w:eastAsia="Times New Roman" w:hAnsi="Calibri" w:cs="Calibri"/>
                <w:b/>
                <w:bCs/>
                <w:color w:val="000000"/>
                <w:kern w:val="0"/>
                <w:lang w:val="en"/>
                <w14:ligatures w14:val="none"/>
              </w:rPr>
              <w:t>Section/Topic</w:t>
            </w:r>
          </w:p>
        </w:tc>
        <w:tc>
          <w:tcPr>
            <w:tcW w:w="294" w:type="pct"/>
            <w:tcBorders>
              <w:left w:val="single" w:sz="4" w:space="0" w:color="000000"/>
              <w:right w:val="single" w:sz="4" w:space="0" w:color="000000"/>
            </w:tcBorders>
            <w:shd w:val="clear" w:color="auto" w:fill="FFF2CC"/>
            <w:vAlign w:val="center"/>
          </w:tcPr>
          <w:p w14:paraId="75A16635"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Chars="-33" w:left="17" w:rightChars="-26" w:right="-62" w:hangingChars="40" w:hanging="96"/>
              <w:jc w:val="center"/>
              <w:rPr>
                <w:rFonts w:ascii="Calibri" w:eastAsia="Times New Roman" w:hAnsi="Calibri" w:cs="Calibri"/>
                <w:color w:val="000000"/>
                <w:kern w:val="0"/>
                <w:lang w:val="en"/>
                <w14:ligatures w14:val="none"/>
              </w:rPr>
            </w:pPr>
            <w:r w:rsidRPr="00FE2EE3">
              <w:rPr>
                <w:rFonts w:ascii="Calibri" w:eastAsia="Times New Roman" w:hAnsi="Calibri" w:cs="Calibri"/>
                <w:b/>
                <w:bCs/>
                <w:color w:val="000000"/>
                <w:kern w:val="0"/>
                <w:lang w:val="en"/>
                <w14:ligatures w14:val="none"/>
              </w:rPr>
              <w:t>Item</w:t>
            </w:r>
          </w:p>
        </w:tc>
        <w:tc>
          <w:tcPr>
            <w:tcW w:w="639" w:type="pct"/>
            <w:tcBorders>
              <w:left w:val="single" w:sz="4" w:space="0" w:color="000000"/>
              <w:right w:val="single" w:sz="4" w:space="0" w:color="000000"/>
            </w:tcBorders>
            <w:shd w:val="clear" w:color="auto" w:fill="FFF2CC"/>
            <w:vAlign w:val="center"/>
          </w:tcPr>
          <w:p w14:paraId="4BDB0513"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Chars="-20" w:left="-14" w:rightChars="-38" w:right="-91" w:hangingChars="14" w:hanging="34"/>
              <w:jc w:val="center"/>
              <w:rPr>
                <w:rFonts w:ascii="Calibri" w:eastAsia="Times New Roman" w:hAnsi="Calibri" w:cs="Calibri"/>
                <w:b/>
                <w:bCs/>
                <w:color w:val="000000"/>
                <w:kern w:val="0"/>
                <w:vertAlign w:val="superscript"/>
                <w:lang w:val="en"/>
                <w14:ligatures w14:val="none"/>
              </w:rPr>
            </w:pPr>
            <w:r w:rsidRPr="00FE2EE3">
              <w:rPr>
                <w:rFonts w:ascii="Calibri" w:eastAsia="Times New Roman" w:hAnsi="Calibri" w:cs="Calibri"/>
                <w:b/>
                <w:bCs/>
                <w:color w:val="000000"/>
                <w:kern w:val="0"/>
                <w:vertAlign w:val="superscript"/>
                <w:lang w:val="en"/>
                <w14:ligatures w14:val="none"/>
              </w:rPr>
              <w:t>Development</w:t>
            </w:r>
          </w:p>
          <w:p w14:paraId="2C5E93A1"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8" w:hanging="28"/>
              <w:jc w:val="center"/>
              <w:rPr>
                <w:rFonts w:ascii="Calibri" w:eastAsia="Times New Roman" w:hAnsi="Calibri" w:cs="Calibri"/>
                <w:color w:val="000000"/>
                <w:kern w:val="0"/>
                <w:lang w:val="en"/>
                <w14:ligatures w14:val="none"/>
              </w:rPr>
            </w:pPr>
            <w:r w:rsidRPr="00FE2EE3">
              <w:rPr>
                <w:rFonts w:ascii="Calibri" w:eastAsia="Times New Roman" w:hAnsi="Calibri" w:cs="Calibri"/>
                <w:b/>
                <w:bCs/>
                <w:color w:val="000000"/>
                <w:kern w:val="0"/>
                <w:lang w:val="en"/>
                <w14:ligatures w14:val="none"/>
              </w:rPr>
              <w:t>/evaluation</w:t>
            </w:r>
          </w:p>
        </w:tc>
        <w:tc>
          <w:tcPr>
            <w:tcW w:w="2777" w:type="pct"/>
            <w:tcBorders>
              <w:left w:val="single" w:sz="4" w:space="0" w:color="000000"/>
            </w:tcBorders>
            <w:shd w:val="clear" w:color="auto" w:fill="FFF2CC"/>
            <w:vAlign w:val="center"/>
          </w:tcPr>
          <w:p w14:paraId="43524647"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b/>
                <w:bCs/>
                <w:color w:val="000000"/>
                <w:kern w:val="0"/>
                <w:lang w:val="en"/>
                <w14:ligatures w14:val="none"/>
              </w:rPr>
              <w:t>Checklist item</w:t>
            </w:r>
          </w:p>
        </w:tc>
        <w:tc>
          <w:tcPr>
            <w:tcW w:w="586" w:type="pct"/>
            <w:shd w:val="clear" w:color="auto" w:fill="FFF2CC"/>
            <w:vAlign w:val="center"/>
          </w:tcPr>
          <w:p w14:paraId="465EF3E0"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jc w:val="center"/>
              <w:rPr>
                <w:rFonts w:ascii="Calibri" w:eastAsia="PMingLiU" w:hAnsi="Calibri" w:cs="Calibri"/>
                <w:b/>
                <w:bCs/>
                <w:color w:val="000000"/>
                <w:kern w:val="0"/>
                <w:lang w:val="en" w:eastAsia="zh-TW"/>
                <w14:ligatures w14:val="none"/>
              </w:rPr>
            </w:pPr>
            <w:r w:rsidRPr="00FE2EE3">
              <w:rPr>
                <w:rFonts w:ascii="Calibri" w:eastAsia="Times New Roman" w:hAnsi="Calibri" w:cs="Calibri"/>
                <w:b/>
                <w:bCs/>
                <w:color w:val="000000"/>
                <w:kern w:val="0"/>
                <w:lang w:val="en"/>
                <w14:ligatures w14:val="none"/>
              </w:rPr>
              <w:t xml:space="preserve">Reported </w:t>
            </w:r>
          </w:p>
          <w:p w14:paraId="43BEA94C"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jc w:val="center"/>
              <w:rPr>
                <w:rFonts w:ascii="Calibri" w:eastAsia="Times New Roman" w:hAnsi="Calibri" w:cs="Calibri"/>
                <w:b/>
                <w:bCs/>
                <w:color w:val="000000"/>
                <w:kern w:val="0"/>
                <w:lang w:val="en"/>
                <w14:ligatures w14:val="none"/>
              </w:rPr>
            </w:pPr>
            <w:r w:rsidRPr="00FE2EE3">
              <w:rPr>
                <w:rFonts w:ascii="Calibri" w:eastAsia="Times New Roman" w:hAnsi="Calibri" w:cs="Calibri"/>
                <w:b/>
                <w:bCs/>
                <w:color w:val="000000"/>
                <w:kern w:val="0"/>
                <w:lang w:val="en"/>
                <w14:ligatures w14:val="none"/>
              </w:rPr>
              <w:t>on page</w:t>
            </w:r>
          </w:p>
        </w:tc>
      </w:tr>
      <w:tr w:rsidR="00FE2EE3" w:rsidRPr="00FE2EE3" w14:paraId="12FD668C" w14:textId="77777777" w:rsidTr="000D14C0">
        <w:trPr>
          <w:trHeight w:val="170"/>
        </w:trPr>
        <w:tc>
          <w:tcPr>
            <w:tcW w:w="5000" w:type="pct"/>
            <w:gridSpan w:val="5"/>
            <w:shd w:val="clear" w:color="auto" w:fill="FFF2CC"/>
          </w:tcPr>
          <w:p w14:paraId="176EDC12"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rightChars="-26" w:right="-62"/>
              <w:rPr>
                <w:rFonts w:ascii="Calibri" w:eastAsia="Times New Roman" w:hAnsi="Calibri" w:cs="Calibri"/>
                <w:color w:val="000000"/>
                <w:kern w:val="0"/>
                <w:lang w:val="en"/>
                <w14:ligatures w14:val="none"/>
              </w:rPr>
            </w:pPr>
            <w:r w:rsidRPr="00FE2EE3">
              <w:rPr>
                <w:rFonts w:ascii="Calibri" w:eastAsia="Times New Roman" w:hAnsi="Calibri" w:cs="Calibri"/>
                <w:b/>
                <w:bCs/>
                <w:color w:val="000000"/>
                <w:kern w:val="0"/>
                <w:lang w:val="en"/>
                <w14:ligatures w14:val="none"/>
              </w:rPr>
              <w:t>TITLE</w:t>
            </w:r>
          </w:p>
        </w:tc>
      </w:tr>
      <w:tr w:rsidR="00FE2EE3" w:rsidRPr="00FE2EE3" w14:paraId="617FD4D4" w14:textId="77777777" w:rsidTr="000D14C0">
        <w:trPr>
          <w:trHeight w:val="368"/>
        </w:trPr>
        <w:tc>
          <w:tcPr>
            <w:tcW w:w="690" w:type="pct"/>
            <w:tcBorders>
              <w:right w:val="single" w:sz="4" w:space="0" w:color="000000"/>
            </w:tcBorders>
          </w:tcPr>
          <w:p w14:paraId="1E53D1B1"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i/>
                <w:iCs/>
                <w:color w:val="000000"/>
                <w:kern w:val="0"/>
                <w:lang w:val="en"/>
                <w14:ligatures w14:val="none"/>
              </w:rPr>
            </w:pPr>
            <w:r w:rsidRPr="00FE2EE3">
              <w:rPr>
                <w:rFonts w:ascii="Calibri" w:eastAsia="Times New Roman" w:hAnsi="Calibri" w:cs="Calibri"/>
                <w:i/>
                <w:iCs/>
                <w:color w:val="000000"/>
                <w:kern w:val="0"/>
                <w:lang w:val="en"/>
                <w14:ligatures w14:val="none"/>
              </w:rPr>
              <w:t>Title</w:t>
            </w:r>
          </w:p>
        </w:tc>
        <w:tc>
          <w:tcPr>
            <w:tcW w:w="294" w:type="pct"/>
            <w:tcBorders>
              <w:left w:val="single" w:sz="4" w:space="0" w:color="000000"/>
              <w:right w:val="single" w:sz="4" w:space="0" w:color="000000"/>
            </w:tcBorders>
          </w:tcPr>
          <w:p w14:paraId="10A03C0F"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1</w:t>
            </w:r>
          </w:p>
        </w:tc>
        <w:tc>
          <w:tcPr>
            <w:tcW w:w="639" w:type="pct"/>
            <w:tcBorders>
              <w:left w:val="single" w:sz="4" w:space="0" w:color="000000"/>
              <w:right w:val="single" w:sz="4" w:space="0" w:color="000000"/>
            </w:tcBorders>
          </w:tcPr>
          <w:p w14:paraId="6E2CCD3C"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D;E</w:t>
            </w:r>
          </w:p>
        </w:tc>
        <w:tc>
          <w:tcPr>
            <w:tcW w:w="2777" w:type="pct"/>
            <w:tcBorders>
              <w:left w:val="single" w:sz="4" w:space="0" w:color="000000"/>
            </w:tcBorders>
          </w:tcPr>
          <w:p w14:paraId="47CA6311"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Identify the study as developing or evaluating the performance of a multivariable prediction model, the target population, and the outcome to be predicted</w:t>
            </w:r>
          </w:p>
        </w:tc>
        <w:tc>
          <w:tcPr>
            <w:tcW w:w="586" w:type="pct"/>
          </w:tcPr>
          <w:p w14:paraId="3A476F26"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Page 1</w:t>
            </w:r>
          </w:p>
        </w:tc>
      </w:tr>
      <w:tr w:rsidR="00FE2EE3" w:rsidRPr="00FE2EE3" w14:paraId="32ACFDC0" w14:textId="77777777" w:rsidTr="000D14C0">
        <w:trPr>
          <w:trHeight w:val="181"/>
        </w:trPr>
        <w:tc>
          <w:tcPr>
            <w:tcW w:w="5000" w:type="pct"/>
            <w:gridSpan w:val="5"/>
            <w:shd w:val="clear" w:color="auto" w:fill="FFF2CC"/>
          </w:tcPr>
          <w:p w14:paraId="0014A28F"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ightChars="-26" w:right="-62"/>
              <w:rPr>
                <w:rFonts w:ascii="Calibri" w:eastAsia="Times New Roman" w:hAnsi="Calibri" w:cs="Calibri"/>
                <w:b/>
                <w:bCs/>
                <w:color w:val="000000"/>
                <w:kern w:val="0"/>
                <w:lang w:val="en"/>
                <w14:ligatures w14:val="none"/>
              </w:rPr>
            </w:pPr>
            <w:r w:rsidRPr="00FE2EE3">
              <w:rPr>
                <w:rFonts w:ascii="Calibri" w:eastAsia="Times New Roman" w:hAnsi="Calibri" w:cs="Calibri"/>
                <w:b/>
                <w:bCs/>
                <w:color w:val="000000"/>
                <w:kern w:val="0"/>
                <w:lang w:val="en"/>
                <w14:ligatures w14:val="none"/>
              </w:rPr>
              <w:t>ABSTRACT</w:t>
            </w:r>
          </w:p>
        </w:tc>
      </w:tr>
      <w:tr w:rsidR="00FE2EE3" w:rsidRPr="00FE2EE3" w14:paraId="447D87D6" w14:textId="77777777" w:rsidTr="000D14C0">
        <w:trPr>
          <w:trHeight w:val="185"/>
        </w:trPr>
        <w:tc>
          <w:tcPr>
            <w:tcW w:w="690" w:type="pct"/>
            <w:tcBorders>
              <w:right w:val="single" w:sz="4" w:space="0" w:color="000000"/>
            </w:tcBorders>
          </w:tcPr>
          <w:p w14:paraId="318F7243"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i/>
                <w:iCs/>
                <w:color w:val="000000"/>
                <w:kern w:val="0"/>
                <w:lang w:val="en"/>
                <w14:ligatures w14:val="none"/>
              </w:rPr>
            </w:pPr>
            <w:r w:rsidRPr="00FE2EE3">
              <w:rPr>
                <w:rFonts w:ascii="Calibri" w:eastAsia="Times New Roman" w:hAnsi="Calibri" w:cs="Calibri"/>
                <w:i/>
                <w:iCs/>
                <w:color w:val="000000"/>
                <w:kern w:val="0"/>
                <w:lang w:val="en"/>
                <w14:ligatures w14:val="none"/>
              </w:rPr>
              <w:t>Abstract</w:t>
            </w:r>
          </w:p>
        </w:tc>
        <w:tc>
          <w:tcPr>
            <w:tcW w:w="294" w:type="pct"/>
            <w:tcBorders>
              <w:left w:val="single" w:sz="4" w:space="0" w:color="000000"/>
              <w:right w:val="single" w:sz="4" w:space="0" w:color="000000"/>
            </w:tcBorders>
          </w:tcPr>
          <w:p w14:paraId="671F4EB4"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2</w:t>
            </w:r>
          </w:p>
        </w:tc>
        <w:tc>
          <w:tcPr>
            <w:tcW w:w="639" w:type="pct"/>
            <w:tcBorders>
              <w:left w:val="single" w:sz="4" w:space="0" w:color="000000"/>
              <w:right w:val="single" w:sz="4" w:space="0" w:color="000000"/>
            </w:tcBorders>
          </w:tcPr>
          <w:p w14:paraId="371B2B7A"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D;E</w:t>
            </w:r>
          </w:p>
        </w:tc>
        <w:tc>
          <w:tcPr>
            <w:tcW w:w="2777" w:type="pct"/>
            <w:tcBorders>
              <w:left w:val="single" w:sz="4" w:space="0" w:color="000000"/>
            </w:tcBorders>
          </w:tcPr>
          <w:p w14:paraId="285FCA3A"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See TRIPOD+AI for Abstracts checklist</w:t>
            </w:r>
          </w:p>
        </w:tc>
        <w:tc>
          <w:tcPr>
            <w:tcW w:w="586" w:type="pct"/>
          </w:tcPr>
          <w:p w14:paraId="7DDDE3EA"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V</w:t>
            </w:r>
          </w:p>
        </w:tc>
      </w:tr>
      <w:tr w:rsidR="00FE2EE3" w:rsidRPr="00FE2EE3" w14:paraId="50E40B8F" w14:textId="77777777" w:rsidTr="000D14C0">
        <w:trPr>
          <w:trHeight w:val="181"/>
        </w:trPr>
        <w:tc>
          <w:tcPr>
            <w:tcW w:w="5000" w:type="pct"/>
            <w:gridSpan w:val="5"/>
            <w:shd w:val="clear" w:color="auto" w:fill="FFF2CC"/>
          </w:tcPr>
          <w:p w14:paraId="1ED0F216"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ightChars="-26" w:right="-62"/>
              <w:rPr>
                <w:rFonts w:ascii="Calibri" w:eastAsia="Times New Roman" w:hAnsi="Calibri" w:cs="Calibri"/>
                <w:b/>
                <w:bCs/>
                <w:color w:val="000000"/>
                <w:kern w:val="0"/>
                <w:lang w:val="en"/>
                <w14:ligatures w14:val="none"/>
              </w:rPr>
            </w:pPr>
            <w:r w:rsidRPr="00FE2EE3">
              <w:rPr>
                <w:rFonts w:ascii="Calibri" w:eastAsia="Times New Roman" w:hAnsi="Calibri" w:cs="Calibri"/>
                <w:b/>
                <w:bCs/>
                <w:color w:val="000000"/>
                <w:kern w:val="0"/>
                <w:lang w:val="en"/>
                <w14:ligatures w14:val="none"/>
              </w:rPr>
              <w:t>INTRODUCTION</w:t>
            </w:r>
          </w:p>
        </w:tc>
      </w:tr>
      <w:tr w:rsidR="00FE2EE3" w:rsidRPr="00FE2EE3" w14:paraId="6CFFDB3D" w14:textId="77777777" w:rsidTr="000D14C0">
        <w:trPr>
          <w:trHeight w:val="368"/>
        </w:trPr>
        <w:tc>
          <w:tcPr>
            <w:tcW w:w="690" w:type="pct"/>
            <w:vMerge w:val="restart"/>
            <w:tcBorders>
              <w:bottom w:val="single" w:sz="4" w:space="0" w:color="000000"/>
              <w:right w:val="single" w:sz="4" w:space="0" w:color="000000"/>
            </w:tcBorders>
          </w:tcPr>
          <w:p w14:paraId="579C576C"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i/>
                <w:iCs/>
                <w:color w:val="000000"/>
                <w:kern w:val="0"/>
                <w:lang w:val="en"/>
                <w14:ligatures w14:val="none"/>
              </w:rPr>
            </w:pPr>
            <w:r w:rsidRPr="00FE2EE3">
              <w:rPr>
                <w:rFonts w:ascii="Calibri" w:eastAsia="Times New Roman" w:hAnsi="Calibri" w:cs="Calibri"/>
                <w:i/>
                <w:iCs/>
                <w:color w:val="000000"/>
                <w:kern w:val="0"/>
                <w:lang w:val="en"/>
                <w14:ligatures w14:val="none"/>
              </w:rPr>
              <w:t>Background</w:t>
            </w:r>
          </w:p>
        </w:tc>
        <w:tc>
          <w:tcPr>
            <w:tcW w:w="294" w:type="pct"/>
            <w:tcBorders>
              <w:left w:val="single" w:sz="4" w:space="0" w:color="000000"/>
              <w:bottom w:val="dotted" w:sz="4" w:space="0" w:color="000000"/>
              <w:right w:val="single" w:sz="4" w:space="0" w:color="000000"/>
            </w:tcBorders>
          </w:tcPr>
          <w:p w14:paraId="23D2A859"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3a</w:t>
            </w:r>
          </w:p>
        </w:tc>
        <w:tc>
          <w:tcPr>
            <w:tcW w:w="639" w:type="pct"/>
            <w:tcBorders>
              <w:left w:val="single" w:sz="4" w:space="0" w:color="000000"/>
              <w:bottom w:val="dotted" w:sz="4" w:space="0" w:color="000000"/>
              <w:right w:val="single" w:sz="4" w:space="0" w:color="000000"/>
            </w:tcBorders>
          </w:tcPr>
          <w:p w14:paraId="63911733"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D;E</w:t>
            </w:r>
          </w:p>
        </w:tc>
        <w:tc>
          <w:tcPr>
            <w:tcW w:w="2777" w:type="pct"/>
            <w:tcBorders>
              <w:left w:val="single" w:sz="4" w:space="0" w:color="000000"/>
              <w:bottom w:val="dotted" w:sz="4" w:space="0" w:color="000000"/>
            </w:tcBorders>
          </w:tcPr>
          <w:p w14:paraId="5033FA8F"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ight="70"/>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Explain the healthcare context (including whether diagnostic or prognostic) and rationale for developing or evaluating the prediction model, including references to existing models</w:t>
            </w:r>
          </w:p>
        </w:tc>
        <w:tc>
          <w:tcPr>
            <w:tcW w:w="586" w:type="pct"/>
            <w:tcBorders>
              <w:bottom w:val="dotted" w:sz="4" w:space="0" w:color="000000"/>
            </w:tcBorders>
          </w:tcPr>
          <w:p w14:paraId="75202387"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Page 3</w:t>
            </w:r>
          </w:p>
        </w:tc>
      </w:tr>
      <w:tr w:rsidR="00FE2EE3" w:rsidRPr="00FE2EE3" w14:paraId="411E4859" w14:textId="77777777" w:rsidTr="000D14C0">
        <w:trPr>
          <w:trHeight w:val="402"/>
        </w:trPr>
        <w:tc>
          <w:tcPr>
            <w:tcW w:w="690" w:type="pct"/>
            <w:vMerge/>
            <w:tcBorders>
              <w:bottom w:val="single" w:sz="4" w:space="0" w:color="000000"/>
              <w:right w:val="single" w:sz="4" w:space="0" w:color="000000"/>
            </w:tcBorders>
          </w:tcPr>
          <w:p w14:paraId="2E8AB443"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p>
        </w:tc>
        <w:tc>
          <w:tcPr>
            <w:tcW w:w="294" w:type="pct"/>
            <w:tcBorders>
              <w:top w:val="dotted" w:sz="4" w:space="0" w:color="000000"/>
              <w:left w:val="single" w:sz="4" w:space="0" w:color="000000"/>
              <w:bottom w:val="dotted" w:sz="4" w:space="0" w:color="000000"/>
              <w:right w:val="single" w:sz="4" w:space="0" w:color="000000"/>
            </w:tcBorders>
          </w:tcPr>
          <w:p w14:paraId="1A3246FC"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3b</w:t>
            </w:r>
          </w:p>
        </w:tc>
        <w:tc>
          <w:tcPr>
            <w:tcW w:w="639" w:type="pct"/>
            <w:tcBorders>
              <w:top w:val="dotted" w:sz="4" w:space="0" w:color="000000"/>
              <w:left w:val="single" w:sz="4" w:space="0" w:color="000000"/>
              <w:bottom w:val="dotted" w:sz="4" w:space="0" w:color="000000"/>
              <w:right w:val="single" w:sz="4" w:space="0" w:color="000000"/>
            </w:tcBorders>
          </w:tcPr>
          <w:p w14:paraId="15D9E074"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D;E</w:t>
            </w:r>
          </w:p>
        </w:tc>
        <w:tc>
          <w:tcPr>
            <w:tcW w:w="2777" w:type="pct"/>
            <w:tcBorders>
              <w:top w:val="dotted" w:sz="4" w:space="0" w:color="000000"/>
              <w:left w:val="single" w:sz="4" w:space="0" w:color="000000"/>
              <w:bottom w:val="dotted" w:sz="4" w:space="0" w:color="000000"/>
            </w:tcBorders>
          </w:tcPr>
          <w:p w14:paraId="628490BD"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ight="143"/>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Describe the target population and the intended purpose of the prediction model in the context of the care pathway, including its intended users (e.g., healthcare professionals, patients, public)</w:t>
            </w:r>
          </w:p>
        </w:tc>
        <w:tc>
          <w:tcPr>
            <w:tcW w:w="586" w:type="pct"/>
            <w:tcBorders>
              <w:top w:val="dotted" w:sz="4" w:space="0" w:color="000000"/>
              <w:bottom w:val="dotted" w:sz="4" w:space="0" w:color="000000"/>
            </w:tcBorders>
          </w:tcPr>
          <w:p w14:paraId="12B19142"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Page 3</w:t>
            </w:r>
          </w:p>
        </w:tc>
      </w:tr>
      <w:tr w:rsidR="00FE2EE3" w:rsidRPr="00FE2EE3" w14:paraId="1FE0FFC2" w14:textId="77777777" w:rsidTr="000D14C0">
        <w:trPr>
          <w:trHeight w:val="220"/>
        </w:trPr>
        <w:tc>
          <w:tcPr>
            <w:tcW w:w="690" w:type="pct"/>
            <w:vMerge/>
            <w:tcBorders>
              <w:bottom w:val="single" w:sz="4" w:space="0" w:color="000000"/>
              <w:right w:val="single" w:sz="4" w:space="0" w:color="000000"/>
            </w:tcBorders>
          </w:tcPr>
          <w:p w14:paraId="41CA6116"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p>
        </w:tc>
        <w:tc>
          <w:tcPr>
            <w:tcW w:w="294" w:type="pct"/>
            <w:tcBorders>
              <w:top w:val="dotted" w:sz="4" w:space="0" w:color="000000"/>
              <w:left w:val="single" w:sz="4" w:space="0" w:color="000000"/>
              <w:bottom w:val="single" w:sz="4" w:space="0" w:color="000000"/>
              <w:right w:val="single" w:sz="4" w:space="0" w:color="000000"/>
            </w:tcBorders>
          </w:tcPr>
          <w:p w14:paraId="0BFB7245"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3c</w:t>
            </w:r>
          </w:p>
        </w:tc>
        <w:tc>
          <w:tcPr>
            <w:tcW w:w="639" w:type="pct"/>
            <w:tcBorders>
              <w:top w:val="dotted" w:sz="4" w:space="0" w:color="000000"/>
              <w:left w:val="single" w:sz="4" w:space="0" w:color="000000"/>
              <w:bottom w:val="single" w:sz="4" w:space="0" w:color="000000"/>
              <w:right w:val="single" w:sz="4" w:space="0" w:color="000000"/>
            </w:tcBorders>
          </w:tcPr>
          <w:p w14:paraId="485B7C69"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D;E</w:t>
            </w:r>
          </w:p>
        </w:tc>
        <w:tc>
          <w:tcPr>
            <w:tcW w:w="2777" w:type="pct"/>
            <w:tcBorders>
              <w:top w:val="dotted" w:sz="4" w:space="0" w:color="000000"/>
              <w:left w:val="single" w:sz="4" w:space="0" w:color="000000"/>
              <w:bottom w:val="single" w:sz="4" w:space="0" w:color="000000"/>
            </w:tcBorders>
          </w:tcPr>
          <w:p w14:paraId="78C09C96"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Describe any known health inequalities between sociodemographic groups</w:t>
            </w:r>
          </w:p>
        </w:tc>
        <w:tc>
          <w:tcPr>
            <w:tcW w:w="586" w:type="pct"/>
            <w:tcBorders>
              <w:top w:val="dotted" w:sz="4" w:space="0" w:color="000000"/>
              <w:bottom w:val="single" w:sz="4" w:space="0" w:color="000000"/>
            </w:tcBorders>
          </w:tcPr>
          <w:p w14:paraId="10441B89"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Page 3</w:t>
            </w:r>
          </w:p>
        </w:tc>
      </w:tr>
      <w:tr w:rsidR="00FE2EE3" w:rsidRPr="00FE2EE3" w14:paraId="588222C6" w14:textId="77777777" w:rsidTr="000D14C0">
        <w:trPr>
          <w:trHeight w:val="368"/>
        </w:trPr>
        <w:tc>
          <w:tcPr>
            <w:tcW w:w="690" w:type="pct"/>
            <w:tcBorders>
              <w:top w:val="single" w:sz="4" w:space="0" w:color="000000"/>
              <w:right w:val="single" w:sz="4" w:space="0" w:color="000000"/>
            </w:tcBorders>
          </w:tcPr>
          <w:p w14:paraId="15C076AB"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i/>
                <w:iCs/>
                <w:color w:val="000000"/>
                <w:kern w:val="0"/>
                <w:lang w:val="en"/>
                <w14:ligatures w14:val="none"/>
              </w:rPr>
            </w:pPr>
            <w:r w:rsidRPr="00FE2EE3">
              <w:rPr>
                <w:rFonts w:ascii="Calibri" w:eastAsia="Times New Roman" w:hAnsi="Calibri" w:cs="Calibri"/>
                <w:i/>
                <w:iCs/>
                <w:color w:val="000000"/>
                <w:kern w:val="0"/>
                <w:lang w:val="en"/>
                <w14:ligatures w14:val="none"/>
              </w:rPr>
              <w:t>Objectives</w:t>
            </w:r>
          </w:p>
        </w:tc>
        <w:tc>
          <w:tcPr>
            <w:tcW w:w="294" w:type="pct"/>
            <w:tcBorders>
              <w:top w:val="single" w:sz="4" w:space="0" w:color="000000"/>
              <w:left w:val="single" w:sz="4" w:space="0" w:color="000000"/>
              <w:right w:val="single" w:sz="4" w:space="0" w:color="000000"/>
            </w:tcBorders>
          </w:tcPr>
          <w:p w14:paraId="139532A6"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4</w:t>
            </w:r>
          </w:p>
        </w:tc>
        <w:tc>
          <w:tcPr>
            <w:tcW w:w="639" w:type="pct"/>
            <w:tcBorders>
              <w:top w:val="single" w:sz="4" w:space="0" w:color="000000"/>
              <w:left w:val="single" w:sz="4" w:space="0" w:color="000000"/>
              <w:right w:val="single" w:sz="4" w:space="0" w:color="000000"/>
            </w:tcBorders>
          </w:tcPr>
          <w:p w14:paraId="5DC4CA71"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D;E</w:t>
            </w:r>
          </w:p>
        </w:tc>
        <w:tc>
          <w:tcPr>
            <w:tcW w:w="2777" w:type="pct"/>
            <w:tcBorders>
              <w:top w:val="single" w:sz="4" w:space="0" w:color="000000"/>
              <w:left w:val="single" w:sz="4" w:space="0" w:color="000000"/>
            </w:tcBorders>
          </w:tcPr>
          <w:p w14:paraId="61973D78"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Specify the study objectives, including whether the study describes the development or validation of a prediction model (or both)</w:t>
            </w:r>
          </w:p>
        </w:tc>
        <w:tc>
          <w:tcPr>
            <w:tcW w:w="586" w:type="pct"/>
            <w:tcBorders>
              <w:top w:val="single" w:sz="4" w:space="0" w:color="000000"/>
            </w:tcBorders>
          </w:tcPr>
          <w:p w14:paraId="021E1E6E"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Page 4</w:t>
            </w:r>
          </w:p>
        </w:tc>
      </w:tr>
      <w:tr w:rsidR="00FE2EE3" w:rsidRPr="00FE2EE3" w14:paraId="3950C95A" w14:textId="77777777" w:rsidTr="000D14C0">
        <w:trPr>
          <w:trHeight w:val="181"/>
        </w:trPr>
        <w:tc>
          <w:tcPr>
            <w:tcW w:w="5000" w:type="pct"/>
            <w:gridSpan w:val="5"/>
            <w:shd w:val="clear" w:color="auto" w:fill="FFF2CC"/>
          </w:tcPr>
          <w:p w14:paraId="137CE458"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ightChars="-26" w:right="-62"/>
              <w:rPr>
                <w:rFonts w:ascii="Calibri" w:eastAsia="Times New Roman" w:hAnsi="Calibri" w:cs="Calibri"/>
                <w:b/>
                <w:bCs/>
                <w:color w:val="000000"/>
                <w:kern w:val="0"/>
                <w:lang w:val="en"/>
                <w14:ligatures w14:val="none"/>
              </w:rPr>
            </w:pPr>
            <w:r w:rsidRPr="00FE2EE3">
              <w:rPr>
                <w:rFonts w:ascii="Calibri" w:eastAsia="Times New Roman" w:hAnsi="Calibri" w:cs="Calibri"/>
                <w:b/>
                <w:bCs/>
                <w:color w:val="000000"/>
                <w:kern w:val="0"/>
                <w:lang w:val="en"/>
                <w14:ligatures w14:val="none"/>
              </w:rPr>
              <w:t>METHODS</w:t>
            </w:r>
          </w:p>
        </w:tc>
      </w:tr>
      <w:tr w:rsidR="00FE2EE3" w:rsidRPr="00FE2EE3" w14:paraId="4B2367D2" w14:textId="77777777" w:rsidTr="000D14C0">
        <w:trPr>
          <w:trHeight w:val="556"/>
        </w:trPr>
        <w:tc>
          <w:tcPr>
            <w:tcW w:w="690" w:type="pct"/>
            <w:vMerge w:val="restart"/>
            <w:tcBorders>
              <w:bottom w:val="single" w:sz="4" w:space="0" w:color="000000"/>
              <w:right w:val="single" w:sz="4" w:space="0" w:color="000000"/>
            </w:tcBorders>
          </w:tcPr>
          <w:p w14:paraId="6B49632D"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i/>
                <w:iCs/>
                <w:color w:val="000000"/>
                <w:kern w:val="0"/>
                <w:lang w:val="en"/>
                <w14:ligatures w14:val="none"/>
              </w:rPr>
            </w:pPr>
            <w:r w:rsidRPr="00FE2EE3">
              <w:rPr>
                <w:rFonts w:ascii="Calibri" w:eastAsia="Times New Roman" w:hAnsi="Calibri" w:cs="Calibri"/>
                <w:i/>
                <w:iCs/>
                <w:color w:val="000000"/>
                <w:kern w:val="0"/>
                <w:lang w:val="en"/>
                <w14:ligatures w14:val="none"/>
              </w:rPr>
              <w:t>Data</w:t>
            </w:r>
          </w:p>
        </w:tc>
        <w:tc>
          <w:tcPr>
            <w:tcW w:w="294" w:type="pct"/>
            <w:tcBorders>
              <w:left w:val="single" w:sz="4" w:space="0" w:color="000000"/>
              <w:bottom w:val="dotted" w:sz="4" w:space="0" w:color="000000"/>
              <w:right w:val="single" w:sz="4" w:space="0" w:color="000000"/>
            </w:tcBorders>
          </w:tcPr>
          <w:p w14:paraId="796E9B3F"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rightChars="-26" w:right="-62"/>
              <w:rPr>
                <w:rFonts w:ascii="Calibri" w:eastAsia="Times New Roman" w:hAnsi="Calibri" w:cs="Calibri"/>
                <w:color w:val="000000"/>
                <w:kern w:val="0"/>
                <w:lang w:val="en"/>
                <w14:ligatures w14:val="none"/>
              </w:rPr>
            </w:pPr>
          </w:p>
          <w:p w14:paraId="2346C14A"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5a</w:t>
            </w:r>
          </w:p>
        </w:tc>
        <w:tc>
          <w:tcPr>
            <w:tcW w:w="639" w:type="pct"/>
            <w:tcBorders>
              <w:left w:val="single" w:sz="4" w:space="0" w:color="000000"/>
              <w:bottom w:val="dotted" w:sz="4" w:space="0" w:color="000000"/>
              <w:right w:val="single" w:sz="4" w:space="0" w:color="000000"/>
            </w:tcBorders>
          </w:tcPr>
          <w:p w14:paraId="6C720208"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p>
          <w:p w14:paraId="6CC4D80D"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D;E</w:t>
            </w:r>
          </w:p>
        </w:tc>
        <w:tc>
          <w:tcPr>
            <w:tcW w:w="2777" w:type="pct"/>
            <w:tcBorders>
              <w:left w:val="single" w:sz="4" w:space="0" w:color="000000"/>
              <w:bottom w:val="dotted" w:sz="4" w:space="0" w:color="000000"/>
            </w:tcBorders>
          </w:tcPr>
          <w:p w14:paraId="56A16155"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ight="265"/>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 xml:space="preserve">Describe the sources of data separately for the development and evaluation datasets (e.g., randomised trial, cohort, routine care or registry data), the rationale for </w:t>
            </w:r>
            <w:r w:rsidRPr="00FE2EE3">
              <w:rPr>
                <w:rFonts w:ascii="Calibri" w:eastAsia="Times New Roman" w:hAnsi="Calibri" w:cs="Calibri"/>
                <w:color w:val="000000"/>
                <w:kern w:val="0"/>
                <w:lang w:val="en"/>
                <w14:ligatures w14:val="none"/>
              </w:rPr>
              <w:lastRenderedPageBreak/>
              <w:t>using these data, and representativeness of the data</w:t>
            </w:r>
          </w:p>
        </w:tc>
        <w:tc>
          <w:tcPr>
            <w:tcW w:w="586" w:type="pct"/>
            <w:tcBorders>
              <w:bottom w:val="dotted" w:sz="4" w:space="0" w:color="000000"/>
            </w:tcBorders>
          </w:tcPr>
          <w:p w14:paraId="081FE867"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lastRenderedPageBreak/>
              <w:t>Page 4</w:t>
            </w:r>
          </w:p>
        </w:tc>
      </w:tr>
      <w:tr w:rsidR="00FE2EE3" w:rsidRPr="00FE2EE3" w14:paraId="17C8C25B" w14:textId="77777777" w:rsidTr="000D14C0">
        <w:trPr>
          <w:trHeight w:val="364"/>
        </w:trPr>
        <w:tc>
          <w:tcPr>
            <w:tcW w:w="690" w:type="pct"/>
            <w:vMerge/>
            <w:tcBorders>
              <w:bottom w:val="single" w:sz="4" w:space="0" w:color="000000"/>
              <w:right w:val="single" w:sz="4" w:space="0" w:color="000000"/>
            </w:tcBorders>
          </w:tcPr>
          <w:p w14:paraId="2852CA2B"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p>
        </w:tc>
        <w:tc>
          <w:tcPr>
            <w:tcW w:w="294" w:type="pct"/>
            <w:tcBorders>
              <w:top w:val="dotted" w:sz="4" w:space="0" w:color="000000"/>
              <w:left w:val="single" w:sz="4" w:space="0" w:color="000000"/>
              <w:bottom w:val="single" w:sz="4" w:space="0" w:color="000000"/>
              <w:right w:val="single" w:sz="4" w:space="0" w:color="000000"/>
            </w:tcBorders>
          </w:tcPr>
          <w:p w14:paraId="0B229629"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5b</w:t>
            </w:r>
          </w:p>
        </w:tc>
        <w:tc>
          <w:tcPr>
            <w:tcW w:w="639" w:type="pct"/>
            <w:tcBorders>
              <w:top w:val="dotted" w:sz="4" w:space="0" w:color="000000"/>
              <w:left w:val="single" w:sz="4" w:space="0" w:color="000000"/>
              <w:bottom w:val="single" w:sz="4" w:space="0" w:color="000000"/>
              <w:right w:val="single" w:sz="4" w:space="0" w:color="000000"/>
            </w:tcBorders>
          </w:tcPr>
          <w:p w14:paraId="48E761C2"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D;E</w:t>
            </w:r>
          </w:p>
        </w:tc>
        <w:tc>
          <w:tcPr>
            <w:tcW w:w="2777" w:type="pct"/>
            <w:tcBorders>
              <w:top w:val="dotted" w:sz="4" w:space="0" w:color="000000"/>
              <w:left w:val="single" w:sz="4" w:space="0" w:color="000000"/>
              <w:bottom w:val="single" w:sz="4" w:space="0" w:color="000000"/>
            </w:tcBorders>
          </w:tcPr>
          <w:p w14:paraId="6F9E3886"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Specify the dates of the collected participant data, including start and end of participant accrual; and, if applicable, end of follow-up</w:t>
            </w:r>
          </w:p>
        </w:tc>
        <w:tc>
          <w:tcPr>
            <w:tcW w:w="586" w:type="pct"/>
            <w:tcBorders>
              <w:top w:val="dotted" w:sz="4" w:space="0" w:color="000000"/>
              <w:bottom w:val="single" w:sz="4" w:space="0" w:color="000000"/>
            </w:tcBorders>
          </w:tcPr>
          <w:p w14:paraId="23EB5FD9"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Page 5</w:t>
            </w:r>
          </w:p>
        </w:tc>
      </w:tr>
      <w:tr w:rsidR="00FE2EE3" w:rsidRPr="00FE2EE3" w14:paraId="68D6C521" w14:textId="77777777" w:rsidTr="000D14C0">
        <w:trPr>
          <w:trHeight w:val="369"/>
        </w:trPr>
        <w:tc>
          <w:tcPr>
            <w:tcW w:w="690" w:type="pct"/>
            <w:vMerge w:val="restart"/>
            <w:tcBorders>
              <w:top w:val="single" w:sz="4" w:space="0" w:color="000000"/>
              <w:bottom w:val="single" w:sz="4" w:space="0" w:color="000000"/>
              <w:right w:val="single" w:sz="4" w:space="0" w:color="000000"/>
            </w:tcBorders>
          </w:tcPr>
          <w:p w14:paraId="0BD4CB38"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i/>
                <w:iCs/>
                <w:color w:val="000000"/>
                <w:kern w:val="0"/>
                <w:lang w:val="en"/>
                <w14:ligatures w14:val="none"/>
              </w:rPr>
            </w:pPr>
            <w:r w:rsidRPr="00FE2EE3">
              <w:rPr>
                <w:rFonts w:ascii="Calibri" w:eastAsia="Times New Roman" w:hAnsi="Calibri" w:cs="Calibri"/>
                <w:i/>
                <w:iCs/>
                <w:color w:val="000000"/>
                <w:kern w:val="0"/>
                <w:lang w:val="en"/>
                <w14:ligatures w14:val="none"/>
              </w:rPr>
              <w:t>Participants</w:t>
            </w:r>
          </w:p>
        </w:tc>
        <w:tc>
          <w:tcPr>
            <w:tcW w:w="294" w:type="pct"/>
            <w:tcBorders>
              <w:top w:val="single" w:sz="4" w:space="0" w:color="000000"/>
              <w:left w:val="single" w:sz="4" w:space="0" w:color="000000"/>
              <w:bottom w:val="dotted" w:sz="4" w:space="0" w:color="000000"/>
              <w:right w:val="single" w:sz="4" w:space="0" w:color="000000"/>
            </w:tcBorders>
          </w:tcPr>
          <w:p w14:paraId="7D84D29F"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6a</w:t>
            </w:r>
          </w:p>
        </w:tc>
        <w:tc>
          <w:tcPr>
            <w:tcW w:w="639" w:type="pct"/>
            <w:tcBorders>
              <w:top w:val="single" w:sz="4" w:space="0" w:color="000000"/>
              <w:left w:val="single" w:sz="4" w:space="0" w:color="000000"/>
              <w:bottom w:val="dotted" w:sz="4" w:space="0" w:color="000000"/>
              <w:right w:val="single" w:sz="4" w:space="0" w:color="000000"/>
            </w:tcBorders>
          </w:tcPr>
          <w:p w14:paraId="6B910F33"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D;E</w:t>
            </w:r>
          </w:p>
        </w:tc>
        <w:tc>
          <w:tcPr>
            <w:tcW w:w="2777" w:type="pct"/>
            <w:tcBorders>
              <w:top w:val="single" w:sz="4" w:space="0" w:color="000000"/>
              <w:left w:val="single" w:sz="4" w:space="0" w:color="000000"/>
              <w:bottom w:val="dotted" w:sz="4" w:space="0" w:color="000000"/>
            </w:tcBorders>
          </w:tcPr>
          <w:p w14:paraId="37011808"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Specify key elements of the study setting (e.g., primary care, secondary care, general population) including the number and location of centres</w:t>
            </w:r>
          </w:p>
        </w:tc>
        <w:tc>
          <w:tcPr>
            <w:tcW w:w="586" w:type="pct"/>
            <w:tcBorders>
              <w:top w:val="single" w:sz="4" w:space="0" w:color="000000"/>
              <w:bottom w:val="dotted" w:sz="4" w:space="0" w:color="000000"/>
            </w:tcBorders>
          </w:tcPr>
          <w:p w14:paraId="4003B22A"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Page 4</w:t>
            </w:r>
          </w:p>
        </w:tc>
      </w:tr>
      <w:tr w:rsidR="00FE2EE3" w:rsidRPr="00FE2EE3" w14:paraId="718D272F" w14:textId="77777777" w:rsidTr="000D14C0">
        <w:trPr>
          <w:trHeight w:val="182"/>
        </w:trPr>
        <w:tc>
          <w:tcPr>
            <w:tcW w:w="690" w:type="pct"/>
            <w:vMerge/>
            <w:tcBorders>
              <w:top w:val="single" w:sz="4" w:space="0" w:color="000000"/>
              <w:bottom w:val="single" w:sz="4" w:space="0" w:color="000000"/>
              <w:right w:val="single" w:sz="4" w:space="0" w:color="000000"/>
            </w:tcBorders>
          </w:tcPr>
          <w:p w14:paraId="125574F5"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p>
        </w:tc>
        <w:tc>
          <w:tcPr>
            <w:tcW w:w="294" w:type="pct"/>
            <w:tcBorders>
              <w:top w:val="dotted" w:sz="4" w:space="0" w:color="000000"/>
              <w:left w:val="single" w:sz="4" w:space="0" w:color="000000"/>
              <w:bottom w:val="dotted" w:sz="4" w:space="0" w:color="000000"/>
              <w:right w:val="single" w:sz="4" w:space="0" w:color="000000"/>
            </w:tcBorders>
          </w:tcPr>
          <w:p w14:paraId="7374990B"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6b</w:t>
            </w:r>
          </w:p>
        </w:tc>
        <w:tc>
          <w:tcPr>
            <w:tcW w:w="639" w:type="pct"/>
            <w:tcBorders>
              <w:top w:val="dotted" w:sz="4" w:space="0" w:color="000000"/>
              <w:left w:val="single" w:sz="4" w:space="0" w:color="000000"/>
              <w:bottom w:val="dotted" w:sz="4" w:space="0" w:color="000000"/>
              <w:right w:val="single" w:sz="4" w:space="0" w:color="000000"/>
            </w:tcBorders>
          </w:tcPr>
          <w:p w14:paraId="5B20241F"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D;E</w:t>
            </w:r>
          </w:p>
        </w:tc>
        <w:tc>
          <w:tcPr>
            <w:tcW w:w="2777" w:type="pct"/>
            <w:tcBorders>
              <w:top w:val="dotted" w:sz="4" w:space="0" w:color="000000"/>
              <w:left w:val="single" w:sz="4" w:space="0" w:color="000000"/>
              <w:bottom w:val="dotted" w:sz="4" w:space="0" w:color="000000"/>
            </w:tcBorders>
          </w:tcPr>
          <w:p w14:paraId="7B168D1A"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Describe the eligibility criteria for study participants</w:t>
            </w:r>
          </w:p>
        </w:tc>
        <w:tc>
          <w:tcPr>
            <w:tcW w:w="586" w:type="pct"/>
            <w:tcBorders>
              <w:top w:val="dotted" w:sz="4" w:space="0" w:color="000000"/>
              <w:bottom w:val="dotted" w:sz="4" w:space="0" w:color="000000"/>
            </w:tcBorders>
          </w:tcPr>
          <w:p w14:paraId="2B302877"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Page 5</w:t>
            </w:r>
          </w:p>
        </w:tc>
      </w:tr>
      <w:tr w:rsidR="00FE2EE3" w:rsidRPr="00FE2EE3" w14:paraId="13C89700" w14:textId="77777777" w:rsidTr="000D14C0">
        <w:trPr>
          <w:trHeight w:val="369"/>
        </w:trPr>
        <w:tc>
          <w:tcPr>
            <w:tcW w:w="690" w:type="pct"/>
            <w:vMerge/>
            <w:tcBorders>
              <w:top w:val="single" w:sz="4" w:space="0" w:color="000000"/>
              <w:bottom w:val="single" w:sz="4" w:space="0" w:color="000000"/>
              <w:right w:val="single" w:sz="4" w:space="0" w:color="000000"/>
            </w:tcBorders>
          </w:tcPr>
          <w:p w14:paraId="4F251AA1"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p>
        </w:tc>
        <w:tc>
          <w:tcPr>
            <w:tcW w:w="294" w:type="pct"/>
            <w:tcBorders>
              <w:top w:val="dotted" w:sz="4" w:space="0" w:color="000000"/>
              <w:left w:val="single" w:sz="4" w:space="0" w:color="000000"/>
              <w:bottom w:val="single" w:sz="4" w:space="0" w:color="000000"/>
              <w:right w:val="single" w:sz="4" w:space="0" w:color="000000"/>
            </w:tcBorders>
          </w:tcPr>
          <w:p w14:paraId="5D7B6356"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6c</w:t>
            </w:r>
          </w:p>
        </w:tc>
        <w:tc>
          <w:tcPr>
            <w:tcW w:w="639" w:type="pct"/>
            <w:tcBorders>
              <w:top w:val="dotted" w:sz="4" w:space="0" w:color="000000"/>
              <w:left w:val="single" w:sz="4" w:space="0" w:color="000000"/>
              <w:bottom w:val="single" w:sz="4" w:space="0" w:color="000000"/>
              <w:right w:val="single" w:sz="4" w:space="0" w:color="000000"/>
            </w:tcBorders>
          </w:tcPr>
          <w:p w14:paraId="619EB3B4"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D;E</w:t>
            </w:r>
          </w:p>
        </w:tc>
        <w:tc>
          <w:tcPr>
            <w:tcW w:w="2777" w:type="pct"/>
            <w:tcBorders>
              <w:top w:val="dotted" w:sz="4" w:space="0" w:color="000000"/>
              <w:left w:val="single" w:sz="4" w:space="0" w:color="000000"/>
              <w:bottom w:val="single" w:sz="4" w:space="0" w:color="000000"/>
            </w:tcBorders>
          </w:tcPr>
          <w:p w14:paraId="2060FBF3"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highlight w:val="green"/>
                <w:lang w:val="en"/>
                <w14:ligatures w14:val="none"/>
              </w:rPr>
            </w:pPr>
            <w:r w:rsidRPr="00FE2EE3">
              <w:rPr>
                <w:rFonts w:ascii="Calibri" w:eastAsia="Times New Roman" w:hAnsi="Calibri" w:cs="Calibri"/>
                <w:color w:val="000000"/>
                <w:kern w:val="0"/>
                <w:lang w:val="en"/>
                <w14:ligatures w14:val="none"/>
              </w:rPr>
              <w:t>Give details of any treatments received, and how they were handled during model development or evaluation, if relevant</w:t>
            </w:r>
          </w:p>
        </w:tc>
        <w:tc>
          <w:tcPr>
            <w:tcW w:w="586" w:type="pct"/>
            <w:tcBorders>
              <w:top w:val="dotted" w:sz="4" w:space="0" w:color="000000"/>
              <w:bottom w:val="single" w:sz="4" w:space="0" w:color="000000"/>
            </w:tcBorders>
          </w:tcPr>
          <w:p w14:paraId="43AE60E9"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NA</w:t>
            </w:r>
          </w:p>
        </w:tc>
      </w:tr>
      <w:tr w:rsidR="00FE2EE3" w:rsidRPr="00FE2EE3" w14:paraId="3722596C" w14:textId="77777777" w:rsidTr="000D14C0">
        <w:trPr>
          <w:trHeight w:val="369"/>
        </w:trPr>
        <w:tc>
          <w:tcPr>
            <w:tcW w:w="690" w:type="pct"/>
            <w:tcBorders>
              <w:top w:val="single" w:sz="4" w:space="0" w:color="000000"/>
              <w:bottom w:val="single" w:sz="4" w:space="0" w:color="000000"/>
              <w:right w:val="single" w:sz="4" w:space="0" w:color="000000"/>
            </w:tcBorders>
          </w:tcPr>
          <w:p w14:paraId="11559200"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i/>
                <w:iCs/>
                <w:color w:val="000000"/>
                <w:kern w:val="0"/>
                <w:lang w:val="en"/>
                <w14:ligatures w14:val="none"/>
              </w:rPr>
            </w:pPr>
            <w:r w:rsidRPr="00FE2EE3">
              <w:rPr>
                <w:rFonts w:ascii="Calibri" w:eastAsia="Times New Roman" w:hAnsi="Calibri" w:cs="Calibri"/>
                <w:i/>
                <w:iCs/>
                <w:color w:val="000000"/>
                <w:kern w:val="0"/>
                <w:lang w:val="en"/>
                <w14:ligatures w14:val="none"/>
              </w:rPr>
              <w:t>Data preparation</w:t>
            </w:r>
          </w:p>
        </w:tc>
        <w:tc>
          <w:tcPr>
            <w:tcW w:w="294" w:type="pct"/>
            <w:tcBorders>
              <w:top w:val="single" w:sz="4" w:space="0" w:color="000000"/>
              <w:left w:val="single" w:sz="4" w:space="0" w:color="000000"/>
              <w:bottom w:val="single" w:sz="4" w:space="0" w:color="000000"/>
              <w:right w:val="single" w:sz="4" w:space="0" w:color="000000"/>
            </w:tcBorders>
          </w:tcPr>
          <w:p w14:paraId="1ACEC9EB"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7</w:t>
            </w:r>
          </w:p>
        </w:tc>
        <w:tc>
          <w:tcPr>
            <w:tcW w:w="639" w:type="pct"/>
            <w:tcBorders>
              <w:top w:val="single" w:sz="4" w:space="0" w:color="000000"/>
              <w:left w:val="single" w:sz="4" w:space="0" w:color="000000"/>
              <w:bottom w:val="single" w:sz="4" w:space="0" w:color="000000"/>
              <w:right w:val="single" w:sz="4" w:space="0" w:color="000000"/>
            </w:tcBorders>
          </w:tcPr>
          <w:p w14:paraId="0A24ED87"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D;E</w:t>
            </w:r>
          </w:p>
        </w:tc>
        <w:tc>
          <w:tcPr>
            <w:tcW w:w="2777" w:type="pct"/>
            <w:tcBorders>
              <w:top w:val="single" w:sz="4" w:space="0" w:color="000000"/>
              <w:left w:val="single" w:sz="4" w:space="0" w:color="000000"/>
              <w:bottom w:val="single" w:sz="4" w:space="0" w:color="000000"/>
            </w:tcBorders>
          </w:tcPr>
          <w:p w14:paraId="45B90D83"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Describe any data pre-processing and quality checking, including whether this was similar across</w:t>
            </w:r>
            <w:r w:rsidRPr="00FE2EE3">
              <w:rPr>
                <w:rFonts w:ascii="Calibri" w:eastAsia="PMingLiU" w:hAnsi="Calibri" w:cs="Calibri"/>
                <w:color w:val="000000"/>
                <w:kern w:val="0"/>
                <w:lang w:val="en" w:eastAsia="zh-TW"/>
                <w14:ligatures w14:val="none"/>
              </w:rPr>
              <w:t xml:space="preserve"> </w:t>
            </w:r>
            <w:r w:rsidRPr="00FE2EE3">
              <w:rPr>
                <w:rFonts w:ascii="Calibri" w:eastAsia="Times New Roman" w:hAnsi="Calibri" w:cs="Calibri"/>
                <w:color w:val="000000"/>
                <w:kern w:val="0"/>
                <w:lang w:val="en"/>
                <w14:ligatures w14:val="none"/>
              </w:rPr>
              <w:t>relevant sociodemographic groups</w:t>
            </w:r>
          </w:p>
        </w:tc>
        <w:tc>
          <w:tcPr>
            <w:tcW w:w="586" w:type="pct"/>
            <w:tcBorders>
              <w:top w:val="single" w:sz="4" w:space="0" w:color="000000"/>
              <w:bottom w:val="single" w:sz="4" w:space="0" w:color="000000"/>
            </w:tcBorders>
          </w:tcPr>
          <w:p w14:paraId="674840A4" w14:textId="4F60DE76"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Table</w:t>
            </w:r>
            <w:ins w:id="1" w:author="Author">
              <w:r w:rsidR="00440AF0">
                <w:rPr>
                  <w:rFonts w:ascii="Calibri" w:eastAsia="Times New Roman" w:hAnsi="Calibri" w:cs="Calibri"/>
                  <w:color w:val="000000"/>
                  <w:kern w:val="0"/>
                  <w:lang w:val="en"/>
                  <w14:ligatures w14:val="none"/>
                </w:rPr>
                <w:t>s</w:t>
              </w:r>
            </w:ins>
            <w:r w:rsidRPr="00FE2EE3">
              <w:rPr>
                <w:rFonts w:ascii="Calibri" w:eastAsia="Times New Roman" w:hAnsi="Calibri" w:cs="Calibri"/>
                <w:color w:val="000000"/>
                <w:kern w:val="0"/>
                <w:lang w:val="en"/>
                <w14:ligatures w14:val="none"/>
              </w:rPr>
              <w:t xml:space="preserve"> 1</w:t>
            </w:r>
            <w:ins w:id="2" w:author="Author">
              <w:r w:rsidR="00440AF0">
                <w:rPr>
                  <w:rFonts w:ascii="Calibri" w:eastAsia="Times New Roman" w:hAnsi="Calibri" w:cs="Calibri"/>
                  <w:color w:val="000000"/>
                  <w:kern w:val="0"/>
                  <w:lang w:val="en"/>
                  <w14:ligatures w14:val="none"/>
                </w:rPr>
                <w:t xml:space="preserve"> and</w:t>
              </w:r>
            </w:ins>
            <w:del w:id="3" w:author="Author">
              <w:r w:rsidRPr="00FE2EE3" w:rsidDel="00440AF0">
                <w:rPr>
                  <w:rFonts w:ascii="Calibri" w:eastAsia="Times New Roman" w:hAnsi="Calibri" w:cs="Calibri"/>
                  <w:color w:val="000000"/>
                  <w:kern w:val="0"/>
                  <w:lang w:val="en"/>
                  <w14:ligatures w14:val="none"/>
                </w:rPr>
                <w:delText>,</w:delText>
              </w:r>
            </w:del>
            <w:r w:rsidRPr="00FE2EE3">
              <w:rPr>
                <w:rFonts w:ascii="Calibri" w:eastAsia="Times New Roman" w:hAnsi="Calibri" w:cs="Calibri"/>
                <w:color w:val="000000"/>
                <w:kern w:val="0"/>
                <w:lang w:val="en"/>
                <w14:ligatures w14:val="none"/>
              </w:rPr>
              <w:t xml:space="preserve"> 2</w:t>
            </w:r>
            <w:ins w:id="4" w:author="Author">
              <w:r w:rsidR="00440AF0">
                <w:rPr>
                  <w:rFonts w:ascii="Calibri" w:eastAsia="Times New Roman" w:hAnsi="Calibri" w:cs="Calibri"/>
                  <w:color w:val="000000"/>
                  <w:kern w:val="0"/>
                  <w:lang w:val="en"/>
                  <w14:ligatures w14:val="none"/>
                </w:rPr>
                <w:t>, and</w:t>
              </w:r>
            </w:ins>
          </w:p>
          <w:p w14:paraId="59E4BC8D"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PMingLiU" w:hAnsi="Calibri" w:cs="Calibri"/>
                <w:color w:val="000000"/>
                <w:kern w:val="0"/>
                <w:lang w:val="en" w:eastAsia="zh-TW"/>
                <w14:ligatures w14:val="none"/>
              </w:rPr>
            </w:pPr>
            <w:r w:rsidRPr="00FE2EE3">
              <w:rPr>
                <w:rFonts w:ascii="Calibri" w:eastAsia="Times New Roman" w:hAnsi="Calibri" w:cs="Calibri"/>
                <w:color w:val="000000"/>
                <w:kern w:val="0"/>
                <w:lang w:val="en"/>
                <w14:ligatures w14:val="none"/>
              </w:rPr>
              <w:t xml:space="preserve">Multimedia Appendix </w:t>
            </w:r>
            <w:r w:rsidRPr="00FE2EE3">
              <w:rPr>
                <w:rFonts w:ascii="Calibri" w:eastAsia="PMingLiU" w:hAnsi="Calibri" w:cs="Calibri"/>
                <w:color w:val="000000"/>
                <w:kern w:val="0"/>
                <w:lang w:val="en" w:eastAsia="zh-TW"/>
                <w14:ligatures w14:val="none"/>
              </w:rPr>
              <w:t>7</w:t>
            </w:r>
          </w:p>
        </w:tc>
      </w:tr>
      <w:tr w:rsidR="00FE2EE3" w:rsidRPr="00FE2EE3" w14:paraId="61AE6FE0" w14:textId="77777777" w:rsidTr="000D14C0">
        <w:trPr>
          <w:trHeight w:val="551"/>
        </w:trPr>
        <w:tc>
          <w:tcPr>
            <w:tcW w:w="690" w:type="pct"/>
            <w:vMerge w:val="restart"/>
            <w:tcBorders>
              <w:top w:val="single" w:sz="4" w:space="0" w:color="000000"/>
              <w:bottom w:val="single" w:sz="4" w:space="0" w:color="000000"/>
              <w:right w:val="single" w:sz="4" w:space="0" w:color="000000"/>
            </w:tcBorders>
          </w:tcPr>
          <w:p w14:paraId="3BCD42CD"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i/>
                <w:iCs/>
                <w:color w:val="000000"/>
                <w:kern w:val="0"/>
                <w:lang w:val="en"/>
                <w14:ligatures w14:val="none"/>
              </w:rPr>
            </w:pPr>
            <w:r w:rsidRPr="00FE2EE3">
              <w:rPr>
                <w:rFonts w:ascii="Calibri" w:eastAsia="Times New Roman" w:hAnsi="Calibri" w:cs="Calibri"/>
                <w:i/>
                <w:iCs/>
                <w:color w:val="000000"/>
                <w:kern w:val="0"/>
                <w:lang w:val="en"/>
                <w14:ligatures w14:val="none"/>
              </w:rPr>
              <w:t>Outcome</w:t>
            </w:r>
          </w:p>
        </w:tc>
        <w:tc>
          <w:tcPr>
            <w:tcW w:w="294" w:type="pct"/>
            <w:tcBorders>
              <w:top w:val="single" w:sz="4" w:space="0" w:color="000000"/>
              <w:left w:val="single" w:sz="4" w:space="0" w:color="000000"/>
              <w:bottom w:val="dotted" w:sz="4" w:space="0" w:color="000000"/>
              <w:right w:val="single" w:sz="4" w:space="0" w:color="000000"/>
            </w:tcBorders>
          </w:tcPr>
          <w:p w14:paraId="4C887FA6"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8a</w:t>
            </w:r>
          </w:p>
        </w:tc>
        <w:tc>
          <w:tcPr>
            <w:tcW w:w="639" w:type="pct"/>
            <w:tcBorders>
              <w:top w:val="single" w:sz="4" w:space="0" w:color="000000"/>
              <w:left w:val="single" w:sz="4" w:space="0" w:color="000000"/>
              <w:bottom w:val="dotted" w:sz="4" w:space="0" w:color="000000"/>
              <w:right w:val="single" w:sz="4" w:space="0" w:color="000000"/>
            </w:tcBorders>
          </w:tcPr>
          <w:p w14:paraId="2B95E098"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D;E</w:t>
            </w:r>
          </w:p>
        </w:tc>
        <w:tc>
          <w:tcPr>
            <w:tcW w:w="2777" w:type="pct"/>
            <w:tcBorders>
              <w:top w:val="single" w:sz="4" w:space="0" w:color="000000"/>
              <w:left w:val="single" w:sz="4" w:space="0" w:color="000000"/>
              <w:bottom w:val="dotted" w:sz="4" w:space="0" w:color="000000"/>
            </w:tcBorders>
          </w:tcPr>
          <w:p w14:paraId="2FD5E02A"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3" w:right="68"/>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Clearly define the outcome that is being predicted and the time horizon, including how and when assessed, the rationale for choosing this outcome, and whether the method of outcome assessment is consistent across sociodemographic groups</w:t>
            </w:r>
          </w:p>
        </w:tc>
        <w:tc>
          <w:tcPr>
            <w:tcW w:w="586" w:type="pct"/>
            <w:tcBorders>
              <w:top w:val="single" w:sz="4" w:space="0" w:color="000000"/>
              <w:bottom w:val="dotted" w:sz="4" w:space="0" w:color="000000"/>
            </w:tcBorders>
          </w:tcPr>
          <w:p w14:paraId="3B0586E5" w14:textId="051A29E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Page 4</w:t>
            </w:r>
            <w:ins w:id="5" w:author="Author">
              <w:r w:rsidR="00440AF0">
                <w:rPr>
                  <w:rFonts w:ascii="Calibri" w:eastAsia="Times New Roman" w:hAnsi="Calibri" w:cs="Calibri"/>
                  <w:color w:val="000000"/>
                  <w:kern w:val="0"/>
                  <w:lang w:val="en"/>
                  <w14:ligatures w14:val="none"/>
                </w:rPr>
                <w:t>,</w:t>
              </w:r>
            </w:ins>
          </w:p>
          <w:p w14:paraId="5E14DEA6"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Multimedia Appendix 2</w:t>
            </w:r>
          </w:p>
        </w:tc>
      </w:tr>
      <w:tr w:rsidR="00FE2EE3" w:rsidRPr="00FE2EE3" w14:paraId="45E62CA9" w14:textId="77777777" w:rsidTr="000D14C0">
        <w:trPr>
          <w:trHeight w:val="369"/>
        </w:trPr>
        <w:tc>
          <w:tcPr>
            <w:tcW w:w="690" w:type="pct"/>
            <w:vMerge/>
            <w:tcBorders>
              <w:top w:val="single" w:sz="4" w:space="0" w:color="000000"/>
              <w:bottom w:val="single" w:sz="4" w:space="0" w:color="000000"/>
              <w:right w:val="single" w:sz="4" w:space="0" w:color="000000"/>
            </w:tcBorders>
          </w:tcPr>
          <w:p w14:paraId="7C06E1F4"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p>
        </w:tc>
        <w:tc>
          <w:tcPr>
            <w:tcW w:w="294" w:type="pct"/>
            <w:tcBorders>
              <w:top w:val="dotted" w:sz="4" w:space="0" w:color="000000"/>
              <w:left w:val="single" w:sz="4" w:space="0" w:color="000000"/>
              <w:bottom w:val="dotted" w:sz="4" w:space="0" w:color="000000"/>
              <w:right w:val="single" w:sz="4" w:space="0" w:color="000000"/>
            </w:tcBorders>
          </w:tcPr>
          <w:p w14:paraId="2F1737F7"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8b</w:t>
            </w:r>
          </w:p>
        </w:tc>
        <w:tc>
          <w:tcPr>
            <w:tcW w:w="639" w:type="pct"/>
            <w:tcBorders>
              <w:top w:val="dotted" w:sz="4" w:space="0" w:color="000000"/>
              <w:left w:val="single" w:sz="4" w:space="0" w:color="000000"/>
              <w:bottom w:val="dotted" w:sz="4" w:space="0" w:color="000000"/>
              <w:right w:val="single" w:sz="4" w:space="0" w:color="000000"/>
            </w:tcBorders>
          </w:tcPr>
          <w:p w14:paraId="28CACEFB"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D;E</w:t>
            </w:r>
          </w:p>
        </w:tc>
        <w:tc>
          <w:tcPr>
            <w:tcW w:w="2777" w:type="pct"/>
            <w:tcBorders>
              <w:top w:val="dotted" w:sz="4" w:space="0" w:color="000000"/>
              <w:left w:val="single" w:sz="4" w:space="0" w:color="000000"/>
              <w:bottom w:val="dotted" w:sz="4" w:space="0" w:color="000000"/>
            </w:tcBorders>
          </w:tcPr>
          <w:p w14:paraId="07733B45"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If outcome assessment requires subjective interpretation, describe the qualifications and demographic characteristics of the outcome assessors</w:t>
            </w:r>
          </w:p>
        </w:tc>
        <w:tc>
          <w:tcPr>
            <w:tcW w:w="586" w:type="pct"/>
            <w:tcBorders>
              <w:top w:val="dotted" w:sz="4" w:space="0" w:color="000000"/>
              <w:bottom w:val="dotted" w:sz="4" w:space="0" w:color="000000"/>
            </w:tcBorders>
          </w:tcPr>
          <w:p w14:paraId="6AB56F80"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NA</w:t>
            </w:r>
          </w:p>
          <w:p w14:paraId="4D836C7F"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p>
        </w:tc>
      </w:tr>
      <w:tr w:rsidR="00FE2EE3" w:rsidRPr="00FE2EE3" w14:paraId="7E6F13CD" w14:textId="77777777" w:rsidTr="000D14C0">
        <w:trPr>
          <w:trHeight w:val="181"/>
        </w:trPr>
        <w:tc>
          <w:tcPr>
            <w:tcW w:w="690" w:type="pct"/>
            <w:vMerge/>
            <w:tcBorders>
              <w:top w:val="single" w:sz="4" w:space="0" w:color="000000"/>
              <w:bottom w:val="single" w:sz="4" w:space="0" w:color="000000"/>
              <w:right w:val="single" w:sz="4" w:space="0" w:color="000000"/>
            </w:tcBorders>
          </w:tcPr>
          <w:p w14:paraId="2A4C3825"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p>
        </w:tc>
        <w:tc>
          <w:tcPr>
            <w:tcW w:w="294" w:type="pct"/>
            <w:tcBorders>
              <w:top w:val="dotted" w:sz="4" w:space="0" w:color="000000"/>
              <w:left w:val="single" w:sz="4" w:space="0" w:color="000000"/>
              <w:bottom w:val="single" w:sz="4" w:space="0" w:color="000000"/>
              <w:right w:val="single" w:sz="4" w:space="0" w:color="000000"/>
            </w:tcBorders>
          </w:tcPr>
          <w:p w14:paraId="4912BABC"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8c</w:t>
            </w:r>
          </w:p>
        </w:tc>
        <w:tc>
          <w:tcPr>
            <w:tcW w:w="639" w:type="pct"/>
            <w:tcBorders>
              <w:top w:val="dotted" w:sz="4" w:space="0" w:color="000000"/>
              <w:left w:val="single" w:sz="4" w:space="0" w:color="000000"/>
              <w:bottom w:val="single" w:sz="4" w:space="0" w:color="000000"/>
              <w:right w:val="single" w:sz="4" w:space="0" w:color="000000"/>
            </w:tcBorders>
          </w:tcPr>
          <w:p w14:paraId="6E928939"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D;E</w:t>
            </w:r>
          </w:p>
        </w:tc>
        <w:tc>
          <w:tcPr>
            <w:tcW w:w="2777" w:type="pct"/>
            <w:tcBorders>
              <w:top w:val="dotted" w:sz="4" w:space="0" w:color="000000"/>
              <w:left w:val="single" w:sz="4" w:space="0" w:color="000000"/>
              <w:bottom w:val="single" w:sz="4" w:space="0" w:color="000000"/>
            </w:tcBorders>
          </w:tcPr>
          <w:p w14:paraId="06A74220"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Report any actions to blind assessment of the outcome to be predicted</w:t>
            </w:r>
          </w:p>
        </w:tc>
        <w:tc>
          <w:tcPr>
            <w:tcW w:w="586" w:type="pct"/>
            <w:tcBorders>
              <w:top w:val="dotted" w:sz="4" w:space="0" w:color="000000"/>
              <w:bottom w:val="single" w:sz="4" w:space="0" w:color="000000"/>
            </w:tcBorders>
          </w:tcPr>
          <w:p w14:paraId="59A08730"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Page 4</w:t>
            </w:r>
          </w:p>
        </w:tc>
      </w:tr>
      <w:tr w:rsidR="00FE2EE3" w:rsidRPr="00FE2EE3" w14:paraId="169CF774" w14:textId="77777777" w:rsidTr="000D14C0">
        <w:trPr>
          <w:trHeight w:val="369"/>
        </w:trPr>
        <w:tc>
          <w:tcPr>
            <w:tcW w:w="690" w:type="pct"/>
            <w:vMerge w:val="restart"/>
            <w:tcBorders>
              <w:top w:val="single" w:sz="4" w:space="0" w:color="000000"/>
              <w:bottom w:val="single" w:sz="4" w:space="0" w:color="000000"/>
              <w:right w:val="single" w:sz="4" w:space="0" w:color="000000"/>
            </w:tcBorders>
          </w:tcPr>
          <w:p w14:paraId="065797BD"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i/>
                <w:iCs/>
                <w:color w:val="000000"/>
                <w:kern w:val="0"/>
                <w:lang w:val="en"/>
                <w14:ligatures w14:val="none"/>
              </w:rPr>
            </w:pPr>
            <w:r w:rsidRPr="00FE2EE3">
              <w:rPr>
                <w:rFonts w:ascii="Calibri" w:eastAsia="Times New Roman" w:hAnsi="Calibri" w:cs="Calibri"/>
                <w:i/>
                <w:iCs/>
                <w:color w:val="000000"/>
                <w:kern w:val="0"/>
                <w:lang w:val="en"/>
                <w14:ligatures w14:val="none"/>
              </w:rPr>
              <w:t>Predictors</w:t>
            </w:r>
          </w:p>
        </w:tc>
        <w:tc>
          <w:tcPr>
            <w:tcW w:w="294" w:type="pct"/>
            <w:tcBorders>
              <w:top w:val="single" w:sz="4" w:space="0" w:color="000000"/>
              <w:left w:val="single" w:sz="4" w:space="0" w:color="000000"/>
              <w:bottom w:val="dotted" w:sz="4" w:space="0" w:color="000000"/>
              <w:right w:val="single" w:sz="4" w:space="0" w:color="000000"/>
            </w:tcBorders>
          </w:tcPr>
          <w:p w14:paraId="6964CF4D"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9a</w:t>
            </w:r>
          </w:p>
        </w:tc>
        <w:tc>
          <w:tcPr>
            <w:tcW w:w="639" w:type="pct"/>
            <w:tcBorders>
              <w:top w:val="single" w:sz="4" w:space="0" w:color="000000"/>
              <w:left w:val="single" w:sz="4" w:space="0" w:color="000000"/>
              <w:bottom w:val="dotted" w:sz="4" w:space="0" w:color="000000"/>
              <w:right w:val="single" w:sz="4" w:space="0" w:color="000000"/>
            </w:tcBorders>
          </w:tcPr>
          <w:p w14:paraId="5B71AC2A"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right="1"/>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D</w:t>
            </w:r>
          </w:p>
        </w:tc>
        <w:tc>
          <w:tcPr>
            <w:tcW w:w="2777" w:type="pct"/>
            <w:tcBorders>
              <w:top w:val="single" w:sz="4" w:space="0" w:color="000000"/>
              <w:left w:val="single" w:sz="4" w:space="0" w:color="000000"/>
              <w:bottom w:val="dotted" w:sz="4" w:space="0" w:color="000000"/>
            </w:tcBorders>
          </w:tcPr>
          <w:p w14:paraId="32E6B661"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 xml:space="preserve">Describe the choice of initial predictors (e.g., literature, previous models, all available </w:t>
            </w:r>
            <w:r w:rsidRPr="00FE2EE3">
              <w:rPr>
                <w:rFonts w:ascii="Calibri" w:eastAsia="Times New Roman" w:hAnsi="Calibri" w:cs="Calibri"/>
                <w:color w:val="000000"/>
                <w:kern w:val="0"/>
                <w:lang w:val="en"/>
                <w14:ligatures w14:val="none"/>
              </w:rPr>
              <w:lastRenderedPageBreak/>
              <w:t>predictors) and any pre-selection of predictors before model building</w:t>
            </w:r>
          </w:p>
        </w:tc>
        <w:tc>
          <w:tcPr>
            <w:tcW w:w="586" w:type="pct"/>
            <w:tcBorders>
              <w:top w:val="single" w:sz="4" w:space="0" w:color="000000"/>
              <w:bottom w:val="dotted" w:sz="4" w:space="0" w:color="000000"/>
            </w:tcBorders>
          </w:tcPr>
          <w:p w14:paraId="57EF6906" w14:textId="462452F2"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lastRenderedPageBreak/>
              <w:t>Pages 5</w:t>
            </w:r>
            <w:ins w:id="6" w:author="Author">
              <w:r w:rsidR="00440AF0">
                <w:rPr>
                  <w:rFonts w:ascii="Calibri" w:eastAsia="Times New Roman" w:hAnsi="Calibri" w:cs="Calibri"/>
                  <w:color w:val="000000"/>
                  <w:kern w:val="0"/>
                  <w:lang w:val="en"/>
                  <w14:ligatures w14:val="none"/>
                </w:rPr>
                <w:t xml:space="preserve"> and</w:t>
              </w:r>
            </w:ins>
            <w:del w:id="7" w:author="Author">
              <w:r w:rsidRPr="00FE2EE3" w:rsidDel="00440AF0">
                <w:rPr>
                  <w:rFonts w:ascii="Calibri" w:eastAsia="Times New Roman" w:hAnsi="Calibri" w:cs="Calibri"/>
                  <w:color w:val="000000"/>
                  <w:kern w:val="0"/>
                  <w:lang w:val="en"/>
                  <w14:ligatures w14:val="none"/>
                </w:rPr>
                <w:delText>,</w:delText>
              </w:r>
            </w:del>
            <w:r w:rsidRPr="00FE2EE3">
              <w:rPr>
                <w:rFonts w:ascii="Calibri" w:eastAsia="Times New Roman" w:hAnsi="Calibri" w:cs="Calibri"/>
                <w:color w:val="000000"/>
                <w:kern w:val="0"/>
                <w:lang w:val="en"/>
                <w14:ligatures w14:val="none"/>
              </w:rPr>
              <w:t xml:space="preserve"> 6</w:t>
            </w:r>
          </w:p>
        </w:tc>
      </w:tr>
      <w:tr w:rsidR="00FE2EE3" w:rsidRPr="00FE2EE3" w14:paraId="100BACE7" w14:textId="77777777" w:rsidTr="000D14C0">
        <w:trPr>
          <w:trHeight w:val="369"/>
        </w:trPr>
        <w:tc>
          <w:tcPr>
            <w:tcW w:w="690" w:type="pct"/>
            <w:vMerge/>
            <w:tcBorders>
              <w:top w:val="single" w:sz="4" w:space="0" w:color="000000"/>
              <w:bottom w:val="single" w:sz="4" w:space="0" w:color="000000"/>
              <w:right w:val="single" w:sz="4" w:space="0" w:color="000000"/>
            </w:tcBorders>
          </w:tcPr>
          <w:p w14:paraId="1ECDE2AD"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p>
        </w:tc>
        <w:tc>
          <w:tcPr>
            <w:tcW w:w="294" w:type="pct"/>
            <w:tcBorders>
              <w:top w:val="dotted" w:sz="4" w:space="0" w:color="000000"/>
              <w:left w:val="single" w:sz="4" w:space="0" w:color="000000"/>
              <w:bottom w:val="dotted" w:sz="4" w:space="0" w:color="000000"/>
              <w:right w:val="single" w:sz="4" w:space="0" w:color="000000"/>
            </w:tcBorders>
          </w:tcPr>
          <w:p w14:paraId="5B7DCFE7"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9b</w:t>
            </w:r>
          </w:p>
        </w:tc>
        <w:tc>
          <w:tcPr>
            <w:tcW w:w="639" w:type="pct"/>
            <w:tcBorders>
              <w:top w:val="dotted" w:sz="4" w:space="0" w:color="000000"/>
              <w:left w:val="single" w:sz="4" w:space="0" w:color="000000"/>
              <w:bottom w:val="dotted" w:sz="4" w:space="0" w:color="000000"/>
              <w:right w:val="single" w:sz="4" w:space="0" w:color="000000"/>
            </w:tcBorders>
          </w:tcPr>
          <w:p w14:paraId="049DAE95"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D;E</w:t>
            </w:r>
          </w:p>
        </w:tc>
        <w:tc>
          <w:tcPr>
            <w:tcW w:w="2777" w:type="pct"/>
            <w:tcBorders>
              <w:top w:val="dotted" w:sz="4" w:space="0" w:color="000000"/>
              <w:left w:val="single" w:sz="4" w:space="0" w:color="000000"/>
              <w:bottom w:val="dotted" w:sz="4" w:space="0" w:color="000000"/>
            </w:tcBorders>
          </w:tcPr>
          <w:p w14:paraId="303F3F8E"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Clearly define all predictors, including how and when they were measured (and any actions to blind assessment of predictors for the outcome and other predictors)</w:t>
            </w:r>
          </w:p>
        </w:tc>
        <w:tc>
          <w:tcPr>
            <w:tcW w:w="586" w:type="pct"/>
            <w:tcBorders>
              <w:top w:val="dotted" w:sz="4" w:space="0" w:color="000000"/>
              <w:bottom w:val="dotted" w:sz="4" w:space="0" w:color="000000"/>
            </w:tcBorders>
          </w:tcPr>
          <w:p w14:paraId="0575F19F" w14:textId="61FEFD38"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Pages 5</w:t>
            </w:r>
            <w:ins w:id="8" w:author="Author">
              <w:r w:rsidR="00440AF0">
                <w:rPr>
                  <w:rFonts w:ascii="Calibri" w:eastAsia="Times New Roman" w:hAnsi="Calibri" w:cs="Calibri"/>
                  <w:color w:val="000000"/>
                  <w:kern w:val="0"/>
                  <w:lang w:val="en"/>
                  <w14:ligatures w14:val="none"/>
                </w:rPr>
                <w:t xml:space="preserve"> and</w:t>
              </w:r>
            </w:ins>
            <w:del w:id="9" w:author="Author">
              <w:r w:rsidRPr="00FE2EE3" w:rsidDel="00440AF0">
                <w:rPr>
                  <w:rFonts w:ascii="Calibri" w:eastAsia="Times New Roman" w:hAnsi="Calibri" w:cs="Calibri"/>
                  <w:color w:val="000000"/>
                  <w:kern w:val="0"/>
                  <w:lang w:val="en"/>
                  <w14:ligatures w14:val="none"/>
                </w:rPr>
                <w:delText>,</w:delText>
              </w:r>
            </w:del>
            <w:r w:rsidRPr="00FE2EE3">
              <w:rPr>
                <w:rFonts w:ascii="Calibri" w:eastAsia="Times New Roman" w:hAnsi="Calibri" w:cs="Calibri"/>
                <w:color w:val="000000"/>
                <w:kern w:val="0"/>
                <w:lang w:val="en"/>
                <w14:ligatures w14:val="none"/>
              </w:rPr>
              <w:t xml:space="preserve"> 6</w:t>
            </w:r>
            <w:ins w:id="10" w:author="Author">
              <w:r w:rsidR="00440AF0">
                <w:rPr>
                  <w:rFonts w:ascii="Calibri" w:eastAsia="Times New Roman" w:hAnsi="Calibri" w:cs="Calibri"/>
                  <w:color w:val="000000"/>
                  <w:kern w:val="0"/>
                  <w:lang w:val="en"/>
                  <w14:ligatures w14:val="none"/>
                </w:rPr>
                <w:t>, and</w:t>
              </w:r>
            </w:ins>
          </w:p>
          <w:p w14:paraId="18C31BBC"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PMingLiU" w:hAnsi="Calibri" w:cs="Calibri"/>
                <w:color w:val="EE0000"/>
                <w:kern w:val="0"/>
                <w:lang w:val="en" w:eastAsia="zh-TW"/>
                <w14:ligatures w14:val="none"/>
              </w:rPr>
            </w:pPr>
            <w:r w:rsidRPr="00FE2EE3">
              <w:rPr>
                <w:rFonts w:ascii="Calibri" w:eastAsia="Times New Roman" w:hAnsi="Calibri" w:cs="Calibri"/>
                <w:color w:val="000000"/>
                <w:kern w:val="0"/>
                <w:lang w:val="en"/>
                <w14:ligatures w14:val="none"/>
              </w:rPr>
              <w:t xml:space="preserve">Multimedia Appendix </w:t>
            </w:r>
            <w:r w:rsidRPr="00FE2EE3">
              <w:rPr>
                <w:rFonts w:ascii="Calibri" w:eastAsia="PMingLiU" w:hAnsi="Calibri" w:cs="Calibri"/>
                <w:color w:val="000000"/>
                <w:kern w:val="0"/>
                <w:lang w:val="en" w:eastAsia="zh-TW"/>
                <w14:ligatures w14:val="none"/>
              </w:rPr>
              <w:t>3</w:t>
            </w:r>
          </w:p>
        </w:tc>
      </w:tr>
      <w:tr w:rsidR="00FE2EE3" w:rsidRPr="00FE2EE3" w14:paraId="4ACF35B8" w14:textId="77777777" w:rsidTr="000D14C0">
        <w:trPr>
          <w:trHeight w:val="364"/>
        </w:trPr>
        <w:tc>
          <w:tcPr>
            <w:tcW w:w="690" w:type="pct"/>
            <w:vMerge/>
            <w:tcBorders>
              <w:top w:val="single" w:sz="4" w:space="0" w:color="000000"/>
              <w:bottom w:val="single" w:sz="4" w:space="0" w:color="000000"/>
              <w:right w:val="single" w:sz="4" w:space="0" w:color="000000"/>
            </w:tcBorders>
          </w:tcPr>
          <w:p w14:paraId="2AF4D6D6"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EE0000"/>
                <w:kern w:val="0"/>
                <w:lang w:val="en"/>
                <w14:ligatures w14:val="none"/>
              </w:rPr>
            </w:pPr>
          </w:p>
        </w:tc>
        <w:tc>
          <w:tcPr>
            <w:tcW w:w="294" w:type="pct"/>
            <w:tcBorders>
              <w:top w:val="dotted" w:sz="4" w:space="0" w:color="000000"/>
              <w:left w:val="single" w:sz="4" w:space="0" w:color="000000"/>
              <w:bottom w:val="single" w:sz="4" w:space="0" w:color="000000"/>
              <w:right w:val="single" w:sz="4" w:space="0" w:color="000000"/>
            </w:tcBorders>
          </w:tcPr>
          <w:p w14:paraId="0DE29D12"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9c</w:t>
            </w:r>
          </w:p>
        </w:tc>
        <w:tc>
          <w:tcPr>
            <w:tcW w:w="639" w:type="pct"/>
            <w:tcBorders>
              <w:top w:val="dotted" w:sz="4" w:space="0" w:color="000000"/>
              <w:left w:val="single" w:sz="4" w:space="0" w:color="000000"/>
              <w:bottom w:val="single" w:sz="4" w:space="0" w:color="000000"/>
              <w:right w:val="single" w:sz="4" w:space="0" w:color="000000"/>
            </w:tcBorders>
          </w:tcPr>
          <w:p w14:paraId="49B08066"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D;E</w:t>
            </w:r>
          </w:p>
        </w:tc>
        <w:tc>
          <w:tcPr>
            <w:tcW w:w="2777" w:type="pct"/>
            <w:tcBorders>
              <w:top w:val="dotted" w:sz="4" w:space="0" w:color="000000"/>
              <w:left w:val="single" w:sz="4" w:space="0" w:color="000000"/>
              <w:bottom w:val="single" w:sz="4" w:space="0" w:color="000000"/>
            </w:tcBorders>
          </w:tcPr>
          <w:p w14:paraId="133AA020"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If predictor measurement requires subjective interpretation, describe the qualifications and demographic characteristics of the predictor assessors</w:t>
            </w:r>
          </w:p>
        </w:tc>
        <w:tc>
          <w:tcPr>
            <w:tcW w:w="586" w:type="pct"/>
            <w:tcBorders>
              <w:top w:val="dotted" w:sz="4" w:space="0" w:color="000000"/>
              <w:bottom w:val="single" w:sz="4" w:space="0" w:color="000000"/>
            </w:tcBorders>
          </w:tcPr>
          <w:p w14:paraId="4B1DA1A6"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NA</w:t>
            </w:r>
          </w:p>
        </w:tc>
      </w:tr>
      <w:tr w:rsidR="00FE2EE3" w:rsidRPr="00FE2EE3" w14:paraId="28DB9C89" w14:textId="77777777" w:rsidTr="000D14C0">
        <w:trPr>
          <w:trHeight w:val="551"/>
        </w:trPr>
        <w:tc>
          <w:tcPr>
            <w:tcW w:w="690" w:type="pct"/>
            <w:tcBorders>
              <w:top w:val="single" w:sz="4" w:space="0" w:color="000000"/>
              <w:bottom w:val="single" w:sz="4" w:space="0" w:color="000000"/>
              <w:right w:val="single" w:sz="4" w:space="0" w:color="000000"/>
            </w:tcBorders>
          </w:tcPr>
          <w:p w14:paraId="0A4CBA93"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i/>
                <w:iCs/>
                <w:color w:val="000000"/>
                <w:kern w:val="0"/>
                <w:lang w:val="en"/>
                <w14:ligatures w14:val="none"/>
              </w:rPr>
            </w:pPr>
            <w:r w:rsidRPr="00FE2EE3">
              <w:rPr>
                <w:rFonts w:ascii="Calibri" w:eastAsia="Times New Roman" w:hAnsi="Calibri" w:cs="Calibri"/>
                <w:i/>
                <w:iCs/>
                <w:color w:val="000000"/>
                <w:kern w:val="0"/>
                <w:lang w:val="en"/>
                <w14:ligatures w14:val="none"/>
              </w:rPr>
              <w:t>Sample size</w:t>
            </w:r>
          </w:p>
        </w:tc>
        <w:tc>
          <w:tcPr>
            <w:tcW w:w="294" w:type="pct"/>
            <w:tcBorders>
              <w:top w:val="single" w:sz="4" w:space="0" w:color="000000"/>
              <w:left w:val="single" w:sz="4" w:space="0" w:color="000000"/>
              <w:bottom w:val="single" w:sz="4" w:space="0" w:color="000000"/>
              <w:right w:val="single" w:sz="4" w:space="0" w:color="000000"/>
            </w:tcBorders>
          </w:tcPr>
          <w:p w14:paraId="3C9E4E01"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rightChars="-26" w:right="-62"/>
              <w:rPr>
                <w:rFonts w:ascii="Calibri" w:eastAsia="Times New Roman" w:hAnsi="Calibri" w:cs="Calibri"/>
                <w:color w:val="000000"/>
                <w:kern w:val="0"/>
                <w:lang w:val="en"/>
                <w14:ligatures w14:val="none"/>
              </w:rPr>
            </w:pPr>
          </w:p>
          <w:p w14:paraId="20234379"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10</w:t>
            </w:r>
          </w:p>
        </w:tc>
        <w:tc>
          <w:tcPr>
            <w:tcW w:w="639" w:type="pct"/>
            <w:tcBorders>
              <w:top w:val="single" w:sz="4" w:space="0" w:color="000000"/>
              <w:left w:val="single" w:sz="4" w:space="0" w:color="000000"/>
              <w:bottom w:val="single" w:sz="4" w:space="0" w:color="000000"/>
              <w:right w:val="single" w:sz="4" w:space="0" w:color="000000"/>
            </w:tcBorders>
          </w:tcPr>
          <w:p w14:paraId="03E03AE6"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p>
          <w:p w14:paraId="4C403709"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D;E</w:t>
            </w:r>
          </w:p>
        </w:tc>
        <w:tc>
          <w:tcPr>
            <w:tcW w:w="2777" w:type="pct"/>
            <w:tcBorders>
              <w:top w:val="single" w:sz="4" w:space="0" w:color="000000"/>
              <w:left w:val="single" w:sz="4" w:space="0" w:color="000000"/>
              <w:bottom w:val="single" w:sz="4" w:space="0" w:color="000000"/>
            </w:tcBorders>
          </w:tcPr>
          <w:p w14:paraId="568C37EC"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Explain how the study size was arrived at (separately for development and evaluation), and justify that the study size was sufficient to answer the research question. Include details of any sample size calculation</w:t>
            </w:r>
          </w:p>
        </w:tc>
        <w:tc>
          <w:tcPr>
            <w:tcW w:w="586" w:type="pct"/>
            <w:tcBorders>
              <w:top w:val="single" w:sz="4" w:space="0" w:color="000000"/>
              <w:bottom w:val="single" w:sz="4" w:space="0" w:color="000000"/>
            </w:tcBorders>
          </w:tcPr>
          <w:p w14:paraId="5C4A48E7"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Multimedia Appendix 2</w:t>
            </w:r>
          </w:p>
        </w:tc>
      </w:tr>
      <w:tr w:rsidR="00FE2EE3" w:rsidRPr="00FE2EE3" w14:paraId="519F1AA0" w14:textId="77777777" w:rsidTr="000D14C0">
        <w:trPr>
          <w:trHeight w:val="206"/>
        </w:trPr>
        <w:tc>
          <w:tcPr>
            <w:tcW w:w="690" w:type="pct"/>
            <w:tcBorders>
              <w:top w:val="single" w:sz="4" w:space="0" w:color="000000"/>
              <w:bottom w:val="single" w:sz="4" w:space="0" w:color="000000"/>
              <w:right w:val="single" w:sz="4" w:space="0" w:color="000000"/>
            </w:tcBorders>
          </w:tcPr>
          <w:p w14:paraId="0C110CB7"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i/>
                <w:iCs/>
                <w:color w:val="000000"/>
                <w:kern w:val="0"/>
                <w:lang w:val="en"/>
                <w14:ligatures w14:val="none"/>
              </w:rPr>
            </w:pPr>
            <w:r w:rsidRPr="00FE2EE3">
              <w:rPr>
                <w:rFonts w:ascii="Calibri" w:eastAsia="Times New Roman" w:hAnsi="Calibri" w:cs="Calibri"/>
                <w:i/>
                <w:iCs/>
                <w:color w:val="000000"/>
                <w:kern w:val="0"/>
                <w:lang w:val="en"/>
                <w14:ligatures w14:val="none"/>
              </w:rPr>
              <w:t>Missing data</w:t>
            </w:r>
          </w:p>
        </w:tc>
        <w:tc>
          <w:tcPr>
            <w:tcW w:w="294" w:type="pct"/>
            <w:tcBorders>
              <w:top w:val="single" w:sz="4" w:space="0" w:color="000000"/>
              <w:left w:val="single" w:sz="4" w:space="0" w:color="000000"/>
              <w:bottom w:val="single" w:sz="4" w:space="0" w:color="000000"/>
              <w:right w:val="single" w:sz="4" w:space="0" w:color="000000"/>
            </w:tcBorders>
          </w:tcPr>
          <w:p w14:paraId="05216CE6"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11</w:t>
            </w:r>
          </w:p>
        </w:tc>
        <w:tc>
          <w:tcPr>
            <w:tcW w:w="639" w:type="pct"/>
            <w:tcBorders>
              <w:top w:val="single" w:sz="4" w:space="0" w:color="000000"/>
              <w:left w:val="single" w:sz="4" w:space="0" w:color="000000"/>
              <w:bottom w:val="single" w:sz="4" w:space="0" w:color="000000"/>
              <w:right w:val="single" w:sz="4" w:space="0" w:color="000000"/>
            </w:tcBorders>
          </w:tcPr>
          <w:p w14:paraId="6E5B71AB"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D;E</w:t>
            </w:r>
          </w:p>
        </w:tc>
        <w:tc>
          <w:tcPr>
            <w:tcW w:w="2777" w:type="pct"/>
            <w:tcBorders>
              <w:top w:val="single" w:sz="4" w:space="0" w:color="000000"/>
              <w:left w:val="single" w:sz="4" w:space="0" w:color="000000"/>
              <w:bottom w:val="single" w:sz="4" w:space="0" w:color="000000"/>
            </w:tcBorders>
          </w:tcPr>
          <w:p w14:paraId="45249D37"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Describe how missing data were handled. Provide reasons for omitting any data</w:t>
            </w:r>
          </w:p>
        </w:tc>
        <w:tc>
          <w:tcPr>
            <w:tcW w:w="586" w:type="pct"/>
            <w:tcBorders>
              <w:top w:val="single" w:sz="4" w:space="0" w:color="000000"/>
              <w:bottom w:val="single" w:sz="4" w:space="0" w:color="000000"/>
            </w:tcBorders>
          </w:tcPr>
          <w:p w14:paraId="28B016A2" w14:textId="09BFF474"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Page 6</w:t>
            </w:r>
            <w:ins w:id="11" w:author="Author">
              <w:r w:rsidR="00440AF0">
                <w:rPr>
                  <w:rFonts w:ascii="Calibri" w:eastAsia="Times New Roman" w:hAnsi="Calibri" w:cs="Calibri"/>
                  <w:color w:val="000000"/>
                  <w:kern w:val="0"/>
                  <w:lang w:val="en"/>
                  <w14:ligatures w14:val="none"/>
                </w:rPr>
                <w:t xml:space="preserve"> and</w:t>
              </w:r>
            </w:ins>
          </w:p>
          <w:p w14:paraId="0660FB8E"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PMingLiU" w:hAnsi="Calibri" w:cs="Calibri"/>
                <w:color w:val="000000"/>
                <w:kern w:val="0"/>
                <w:lang w:val="en" w:eastAsia="zh-TW"/>
                <w14:ligatures w14:val="none"/>
              </w:rPr>
            </w:pPr>
            <w:r w:rsidRPr="00FE2EE3">
              <w:rPr>
                <w:rFonts w:ascii="Calibri" w:eastAsia="Times New Roman" w:hAnsi="Calibri" w:cs="Calibri"/>
                <w:color w:val="000000"/>
                <w:kern w:val="0"/>
                <w:lang w:val="en"/>
                <w14:ligatures w14:val="none"/>
              </w:rPr>
              <w:t xml:space="preserve">Multimedia Appendix </w:t>
            </w:r>
            <w:r w:rsidRPr="00FE2EE3">
              <w:rPr>
                <w:rFonts w:ascii="Calibri" w:eastAsia="PMingLiU" w:hAnsi="Calibri" w:cs="Calibri"/>
                <w:color w:val="000000"/>
                <w:kern w:val="0"/>
                <w:lang w:val="en" w:eastAsia="zh-TW"/>
                <w14:ligatures w14:val="none"/>
              </w:rPr>
              <w:t>4</w:t>
            </w:r>
          </w:p>
        </w:tc>
      </w:tr>
      <w:tr w:rsidR="00FE2EE3" w:rsidRPr="00FE2EE3" w14:paraId="062883FE" w14:textId="77777777" w:rsidTr="000D14C0">
        <w:trPr>
          <w:trHeight w:val="364"/>
        </w:trPr>
        <w:tc>
          <w:tcPr>
            <w:tcW w:w="690" w:type="pct"/>
            <w:vMerge w:val="restart"/>
            <w:tcBorders>
              <w:top w:val="single" w:sz="4" w:space="0" w:color="000000"/>
              <w:bottom w:val="single" w:sz="4" w:space="0" w:color="000000"/>
              <w:right w:val="single" w:sz="4" w:space="0" w:color="000000"/>
            </w:tcBorders>
          </w:tcPr>
          <w:p w14:paraId="5FCD5420"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i/>
                <w:iCs/>
                <w:color w:val="000000"/>
                <w:kern w:val="0"/>
                <w:lang w:val="en"/>
                <w14:ligatures w14:val="none"/>
              </w:rPr>
            </w:pPr>
            <w:r w:rsidRPr="00FE2EE3">
              <w:rPr>
                <w:rFonts w:ascii="Calibri" w:eastAsia="Times New Roman" w:hAnsi="Calibri" w:cs="Calibri"/>
                <w:i/>
                <w:iCs/>
                <w:color w:val="000000"/>
                <w:kern w:val="0"/>
                <w:lang w:val="en"/>
                <w14:ligatures w14:val="none"/>
              </w:rPr>
              <w:t>Analytical methods</w:t>
            </w:r>
          </w:p>
        </w:tc>
        <w:tc>
          <w:tcPr>
            <w:tcW w:w="294" w:type="pct"/>
            <w:tcBorders>
              <w:top w:val="single" w:sz="4" w:space="0" w:color="000000"/>
              <w:left w:val="single" w:sz="4" w:space="0" w:color="000000"/>
              <w:bottom w:val="dotted" w:sz="4" w:space="0" w:color="000000"/>
              <w:right w:val="single" w:sz="4" w:space="0" w:color="000000"/>
            </w:tcBorders>
          </w:tcPr>
          <w:p w14:paraId="63212DF5"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12a</w:t>
            </w:r>
          </w:p>
        </w:tc>
        <w:tc>
          <w:tcPr>
            <w:tcW w:w="639" w:type="pct"/>
            <w:tcBorders>
              <w:top w:val="single" w:sz="4" w:space="0" w:color="000000"/>
              <w:left w:val="single" w:sz="4" w:space="0" w:color="000000"/>
              <w:bottom w:val="dotted" w:sz="4" w:space="0" w:color="000000"/>
              <w:right w:val="single" w:sz="4" w:space="0" w:color="000000"/>
            </w:tcBorders>
          </w:tcPr>
          <w:p w14:paraId="0AED0425"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right="1"/>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D</w:t>
            </w:r>
          </w:p>
        </w:tc>
        <w:tc>
          <w:tcPr>
            <w:tcW w:w="2777" w:type="pct"/>
            <w:tcBorders>
              <w:top w:val="single" w:sz="4" w:space="0" w:color="000000"/>
              <w:left w:val="single" w:sz="4" w:space="0" w:color="000000"/>
              <w:bottom w:val="dotted" w:sz="4" w:space="0" w:color="000000"/>
            </w:tcBorders>
          </w:tcPr>
          <w:p w14:paraId="41C4C7BF"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Describe how the data were used (e.g., for development and evaluation of model performance) in the analysis, including whether the data were partitioned, considering any sample size requirements</w:t>
            </w:r>
          </w:p>
        </w:tc>
        <w:tc>
          <w:tcPr>
            <w:tcW w:w="586" w:type="pct"/>
            <w:tcBorders>
              <w:top w:val="single" w:sz="4" w:space="0" w:color="000000"/>
              <w:bottom w:val="dotted" w:sz="4" w:space="0" w:color="000000"/>
            </w:tcBorders>
          </w:tcPr>
          <w:p w14:paraId="352FCF17" w14:textId="066722FF"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FF"/>
                <w:kern w:val="0"/>
                <w:lang w:val="en"/>
                <w14:ligatures w14:val="none"/>
              </w:rPr>
            </w:pPr>
            <w:r w:rsidRPr="00FE2EE3">
              <w:rPr>
                <w:rFonts w:ascii="Calibri" w:eastAsia="Times New Roman" w:hAnsi="Calibri" w:cs="Calibri"/>
                <w:color w:val="000000"/>
                <w:kern w:val="0"/>
                <w:lang w:val="en"/>
                <w14:ligatures w14:val="none"/>
              </w:rPr>
              <w:t>Pages 6</w:t>
            </w:r>
            <w:ins w:id="12" w:author="Author">
              <w:r w:rsidR="00440AF0">
                <w:rPr>
                  <w:rFonts w:ascii="Calibri" w:eastAsia="Times New Roman" w:hAnsi="Calibri" w:cs="Calibri"/>
                  <w:color w:val="000000"/>
                  <w:kern w:val="0"/>
                  <w:lang w:val="en"/>
                  <w14:ligatures w14:val="none"/>
                </w:rPr>
                <w:t xml:space="preserve"> and</w:t>
              </w:r>
            </w:ins>
            <w:del w:id="13" w:author="Author">
              <w:r w:rsidRPr="00FE2EE3" w:rsidDel="00440AF0">
                <w:rPr>
                  <w:rFonts w:ascii="Calibri" w:eastAsia="Times New Roman" w:hAnsi="Calibri" w:cs="Calibri"/>
                  <w:color w:val="000000"/>
                  <w:kern w:val="0"/>
                  <w:lang w:val="en"/>
                  <w14:ligatures w14:val="none"/>
                </w:rPr>
                <w:delText>,</w:delText>
              </w:r>
            </w:del>
            <w:r w:rsidRPr="00FE2EE3">
              <w:rPr>
                <w:rFonts w:ascii="Calibri" w:eastAsia="Times New Roman" w:hAnsi="Calibri" w:cs="Calibri"/>
                <w:color w:val="000000"/>
                <w:kern w:val="0"/>
                <w:lang w:val="en"/>
                <w14:ligatures w14:val="none"/>
              </w:rPr>
              <w:t xml:space="preserve"> 7</w:t>
            </w:r>
          </w:p>
        </w:tc>
      </w:tr>
      <w:tr w:rsidR="00FE2EE3" w:rsidRPr="00FE2EE3" w14:paraId="5F4A1E03" w14:textId="77777777" w:rsidTr="000D14C0">
        <w:trPr>
          <w:trHeight w:val="369"/>
        </w:trPr>
        <w:tc>
          <w:tcPr>
            <w:tcW w:w="690" w:type="pct"/>
            <w:vMerge/>
            <w:tcBorders>
              <w:top w:val="single" w:sz="4" w:space="0" w:color="000000"/>
              <w:bottom w:val="single" w:sz="4" w:space="0" w:color="000000"/>
              <w:right w:val="single" w:sz="4" w:space="0" w:color="000000"/>
            </w:tcBorders>
          </w:tcPr>
          <w:p w14:paraId="5B5C6A8F"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FF"/>
                <w:kern w:val="0"/>
                <w:lang w:val="en"/>
                <w14:ligatures w14:val="none"/>
              </w:rPr>
            </w:pPr>
          </w:p>
        </w:tc>
        <w:tc>
          <w:tcPr>
            <w:tcW w:w="294" w:type="pct"/>
            <w:tcBorders>
              <w:top w:val="dotted" w:sz="4" w:space="0" w:color="000000"/>
              <w:left w:val="single" w:sz="4" w:space="0" w:color="000000"/>
              <w:bottom w:val="dotted" w:sz="4" w:space="0" w:color="000000"/>
              <w:right w:val="single" w:sz="4" w:space="0" w:color="000000"/>
            </w:tcBorders>
          </w:tcPr>
          <w:p w14:paraId="0370CE23"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12b</w:t>
            </w:r>
          </w:p>
        </w:tc>
        <w:tc>
          <w:tcPr>
            <w:tcW w:w="639" w:type="pct"/>
            <w:tcBorders>
              <w:top w:val="dotted" w:sz="4" w:space="0" w:color="000000"/>
              <w:left w:val="single" w:sz="4" w:space="0" w:color="000000"/>
              <w:bottom w:val="dotted" w:sz="4" w:space="0" w:color="000000"/>
              <w:right w:val="single" w:sz="4" w:space="0" w:color="000000"/>
            </w:tcBorders>
          </w:tcPr>
          <w:p w14:paraId="19A0D48E"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right="1"/>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D</w:t>
            </w:r>
          </w:p>
        </w:tc>
        <w:tc>
          <w:tcPr>
            <w:tcW w:w="2777" w:type="pct"/>
            <w:tcBorders>
              <w:top w:val="dotted" w:sz="4" w:space="0" w:color="000000"/>
              <w:left w:val="single" w:sz="4" w:space="0" w:color="000000"/>
              <w:bottom w:val="dotted" w:sz="4" w:space="0" w:color="000000"/>
            </w:tcBorders>
          </w:tcPr>
          <w:p w14:paraId="4A071C22"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Depending on the type of model, describe how predictors were handled in the analyses (functional form, rescaling, transformation, or any standardisation).</w:t>
            </w:r>
          </w:p>
        </w:tc>
        <w:tc>
          <w:tcPr>
            <w:tcW w:w="586" w:type="pct"/>
            <w:tcBorders>
              <w:top w:val="dotted" w:sz="4" w:space="0" w:color="000000"/>
              <w:bottom w:val="dotted" w:sz="4" w:space="0" w:color="000000"/>
            </w:tcBorders>
          </w:tcPr>
          <w:p w14:paraId="0DCF284F"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FF"/>
                <w:kern w:val="0"/>
                <w:lang w:val="en"/>
                <w14:ligatures w14:val="none"/>
              </w:rPr>
            </w:pPr>
            <w:r w:rsidRPr="00FE2EE3">
              <w:rPr>
                <w:rFonts w:ascii="Calibri" w:eastAsia="Times New Roman" w:hAnsi="Calibri" w:cs="Calibri"/>
                <w:color w:val="000000"/>
                <w:kern w:val="0"/>
                <w:lang w:val="en"/>
                <w14:ligatures w14:val="none"/>
              </w:rPr>
              <w:t>Page 7</w:t>
            </w:r>
          </w:p>
        </w:tc>
      </w:tr>
      <w:tr w:rsidR="00FE2EE3" w:rsidRPr="00FE2EE3" w14:paraId="25CC4806" w14:textId="77777777" w:rsidTr="000D14C0">
        <w:trPr>
          <w:trHeight w:val="369"/>
        </w:trPr>
        <w:tc>
          <w:tcPr>
            <w:tcW w:w="690" w:type="pct"/>
            <w:vMerge/>
            <w:tcBorders>
              <w:top w:val="single" w:sz="4" w:space="0" w:color="000000"/>
              <w:bottom w:val="single" w:sz="4" w:space="0" w:color="000000"/>
              <w:right w:val="single" w:sz="4" w:space="0" w:color="000000"/>
            </w:tcBorders>
          </w:tcPr>
          <w:p w14:paraId="396E4596"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FF"/>
                <w:kern w:val="0"/>
                <w:lang w:val="en"/>
                <w14:ligatures w14:val="none"/>
              </w:rPr>
            </w:pPr>
          </w:p>
        </w:tc>
        <w:tc>
          <w:tcPr>
            <w:tcW w:w="294" w:type="pct"/>
            <w:tcBorders>
              <w:top w:val="dotted" w:sz="4" w:space="0" w:color="000000"/>
              <w:left w:val="single" w:sz="4" w:space="0" w:color="000000"/>
              <w:bottom w:val="dotted" w:sz="4" w:space="0" w:color="000000"/>
              <w:right w:val="single" w:sz="4" w:space="0" w:color="000000"/>
            </w:tcBorders>
          </w:tcPr>
          <w:p w14:paraId="567065EE"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12c</w:t>
            </w:r>
          </w:p>
        </w:tc>
        <w:tc>
          <w:tcPr>
            <w:tcW w:w="639" w:type="pct"/>
            <w:tcBorders>
              <w:top w:val="dotted" w:sz="4" w:space="0" w:color="000000"/>
              <w:left w:val="single" w:sz="4" w:space="0" w:color="000000"/>
              <w:bottom w:val="dotted" w:sz="4" w:space="0" w:color="000000"/>
              <w:right w:val="single" w:sz="4" w:space="0" w:color="000000"/>
            </w:tcBorders>
          </w:tcPr>
          <w:p w14:paraId="31033E84"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right="1"/>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D</w:t>
            </w:r>
          </w:p>
        </w:tc>
        <w:tc>
          <w:tcPr>
            <w:tcW w:w="2777" w:type="pct"/>
            <w:tcBorders>
              <w:top w:val="dotted" w:sz="4" w:space="0" w:color="000000"/>
              <w:left w:val="single" w:sz="4" w:space="0" w:color="000000"/>
              <w:bottom w:val="dotted" w:sz="4" w:space="0" w:color="000000"/>
            </w:tcBorders>
          </w:tcPr>
          <w:p w14:paraId="64822CBC"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Specify the type of model, rationale</w:t>
            </w:r>
            <w:r w:rsidRPr="00FE2EE3">
              <w:rPr>
                <w:rFonts w:ascii="Calibri" w:eastAsia="Times New Roman" w:hAnsi="Calibri" w:cs="Calibri"/>
                <w:color w:val="000000"/>
                <w:kern w:val="0"/>
                <w:vertAlign w:val="superscript"/>
                <w:lang w:val="en"/>
                <w14:ligatures w14:val="none"/>
              </w:rPr>
              <w:t>2</w:t>
            </w:r>
            <w:r w:rsidRPr="00FE2EE3">
              <w:rPr>
                <w:rFonts w:ascii="Calibri" w:eastAsia="Times New Roman" w:hAnsi="Calibri" w:cs="Calibri"/>
                <w:color w:val="000000"/>
                <w:kern w:val="0"/>
                <w:lang w:val="en"/>
                <w14:ligatures w14:val="none"/>
              </w:rPr>
              <w:t>, all model-building steps, including any hyperparameter tuning, and method for internal validation</w:t>
            </w:r>
          </w:p>
        </w:tc>
        <w:tc>
          <w:tcPr>
            <w:tcW w:w="586" w:type="pct"/>
            <w:tcBorders>
              <w:top w:val="dotted" w:sz="4" w:space="0" w:color="000000"/>
              <w:bottom w:val="dotted" w:sz="4" w:space="0" w:color="000000"/>
            </w:tcBorders>
          </w:tcPr>
          <w:p w14:paraId="70FB1FE1" w14:textId="56FC289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Page 7</w:t>
            </w:r>
            <w:ins w:id="14" w:author="Author">
              <w:r w:rsidR="00440AF0">
                <w:rPr>
                  <w:rFonts w:ascii="Calibri" w:eastAsia="Times New Roman" w:hAnsi="Calibri" w:cs="Calibri"/>
                  <w:color w:val="000000"/>
                  <w:kern w:val="0"/>
                  <w:lang w:val="en"/>
                  <w14:ligatures w14:val="none"/>
                </w:rPr>
                <w:t xml:space="preserve"> and</w:t>
              </w:r>
            </w:ins>
            <w:del w:id="15" w:author="Author">
              <w:r w:rsidRPr="00FE2EE3" w:rsidDel="00440AF0">
                <w:rPr>
                  <w:rFonts w:ascii="Calibri" w:eastAsia="Times New Roman" w:hAnsi="Calibri" w:cs="Calibri"/>
                  <w:color w:val="000000"/>
                  <w:kern w:val="0"/>
                  <w:lang w:val="en"/>
                  <w14:ligatures w14:val="none"/>
                </w:rPr>
                <w:delText>,</w:delText>
              </w:r>
            </w:del>
            <w:r w:rsidRPr="00FE2EE3">
              <w:rPr>
                <w:rFonts w:ascii="Calibri" w:eastAsia="Times New Roman" w:hAnsi="Calibri" w:cs="Calibri"/>
                <w:color w:val="000000"/>
                <w:kern w:val="0"/>
                <w:lang w:val="en"/>
                <w14:ligatures w14:val="none"/>
              </w:rPr>
              <w:t xml:space="preserve"> 8</w:t>
            </w:r>
            <w:ins w:id="16" w:author="Author">
              <w:r w:rsidR="00440AF0">
                <w:rPr>
                  <w:rFonts w:ascii="Calibri" w:eastAsia="Times New Roman" w:hAnsi="Calibri" w:cs="Calibri"/>
                  <w:color w:val="000000"/>
                  <w:kern w:val="0"/>
                  <w:lang w:val="en"/>
                  <w14:ligatures w14:val="none"/>
                </w:rPr>
                <w:t>, and</w:t>
              </w:r>
            </w:ins>
          </w:p>
          <w:p w14:paraId="6D02F70B" w14:textId="29FAE77F"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PMingLiU" w:hAnsi="Calibri" w:cs="Calibri"/>
                <w:color w:val="000000"/>
                <w:kern w:val="0"/>
                <w:lang w:val="en" w:eastAsia="zh-TW"/>
                <w14:ligatures w14:val="none"/>
              </w:rPr>
            </w:pPr>
            <w:r w:rsidRPr="00FE2EE3">
              <w:rPr>
                <w:rFonts w:ascii="Calibri" w:eastAsia="Times New Roman" w:hAnsi="Calibri" w:cs="Calibri"/>
                <w:color w:val="000000"/>
                <w:kern w:val="0"/>
                <w:lang w:val="en"/>
                <w14:ligatures w14:val="none"/>
              </w:rPr>
              <w:t>Multimedia Appendi</w:t>
            </w:r>
            <w:ins w:id="17" w:author="Author">
              <w:r w:rsidR="00440AF0">
                <w:rPr>
                  <w:rFonts w:ascii="Calibri" w:eastAsia="Times New Roman" w:hAnsi="Calibri" w:cs="Calibri"/>
                  <w:color w:val="000000"/>
                  <w:kern w:val="0"/>
                  <w:lang w:val="en"/>
                  <w14:ligatures w14:val="none"/>
                </w:rPr>
                <w:t>ces</w:t>
              </w:r>
            </w:ins>
            <w:del w:id="18" w:author="Author">
              <w:r w:rsidRPr="00FE2EE3" w:rsidDel="00440AF0">
                <w:rPr>
                  <w:rFonts w:ascii="Calibri" w:eastAsia="Times New Roman" w:hAnsi="Calibri" w:cs="Calibri"/>
                  <w:color w:val="000000"/>
                  <w:kern w:val="0"/>
                  <w:lang w:val="en"/>
                  <w14:ligatures w14:val="none"/>
                </w:rPr>
                <w:delText>x</w:delText>
              </w:r>
            </w:del>
            <w:r w:rsidRPr="00FE2EE3">
              <w:rPr>
                <w:rFonts w:ascii="Calibri" w:eastAsia="Times New Roman" w:hAnsi="Calibri" w:cs="Calibri"/>
                <w:color w:val="000000"/>
                <w:kern w:val="0"/>
                <w:lang w:val="en"/>
                <w14:ligatures w14:val="none"/>
              </w:rPr>
              <w:t xml:space="preserve"> </w:t>
            </w:r>
            <w:r w:rsidRPr="00FE2EE3">
              <w:rPr>
                <w:rFonts w:ascii="Calibri" w:eastAsia="PMingLiU" w:hAnsi="Calibri" w:cs="Calibri"/>
                <w:color w:val="000000"/>
                <w:kern w:val="0"/>
                <w:lang w:val="en" w:eastAsia="zh-TW"/>
                <w14:ligatures w14:val="none"/>
              </w:rPr>
              <w:t>5</w:t>
            </w:r>
            <w:del w:id="19" w:author="Author">
              <w:r w:rsidRPr="00FE2EE3" w:rsidDel="00440AF0">
                <w:rPr>
                  <w:rFonts w:ascii="Calibri" w:eastAsia="PMingLiU" w:hAnsi="Calibri" w:cs="Calibri"/>
                  <w:color w:val="000000"/>
                  <w:kern w:val="0"/>
                  <w:lang w:val="en" w:eastAsia="zh-TW"/>
                  <w14:ligatures w14:val="none"/>
                </w:rPr>
                <w:delText>,</w:delText>
              </w:r>
            </w:del>
            <w:ins w:id="20" w:author="Author">
              <w:r w:rsidR="00440AF0">
                <w:rPr>
                  <w:rFonts w:ascii="Calibri" w:eastAsia="PMingLiU" w:hAnsi="Calibri" w:cs="Calibri"/>
                  <w:color w:val="000000"/>
                  <w:kern w:val="0"/>
                  <w:lang w:val="en" w:eastAsia="zh-TW"/>
                  <w14:ligatures w14:val="none"/>
                </w:rPr>
                <w:t xml:space="preserve"> and</w:t>
              </w:r>
            </w:ins>
            <w:r w:rsidRPr="00FE2EE3">
              <w:rPr>
                <w:rFonts w:ascii="Calibri" w:eastAsia="PMingLiU" w:hAnsi="Calibri" w:cs="Calibri"/>
                <w:color w:val="000000"/>
                <w:kern w:val="0"/>
                <w:lang w:val="en" w:eastAsia="zh-TW"/>
                <w14:ligatures w14:val="none"/>
              </w:rPr>
              <w:t xml:space="preserve"> 6</w:t>
            </w:r>
          </w:p>
        </w:tc>
      </w:tr>
      <w:tr w:rsidR="00FE2EE3" w:rsidRPr="00FE2EE3" w14:paraId="4C6B053C" w14:textId="77777777" w:rsidTr="000D14C0">
        <w:trPr>
          <w:trHeight w:val="551"/>
        </w:trPr>
        <w:tc>
          <w:tcPr>
            <w:tcW w:w="690" w:type="pct"/>
            <w:vMerge/>
            <w:tcBorders>
              <w:top w:val="single" w:sz="4" w:space="0" w:color="000000"/>
              <w:bottom w:val="single" w:sz="4" w:space="0" w:color="000000"/>
              <w:right w:val="single" w:sz="4" w:space="0" w:color="000000"/>
            </w:tcBorders>
          </w:tcPr>
          <w:p w14:paraId="28F3DEBB"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p>
        </w:tc>
        <w:tc>
          <w:tcPr>
            <w:tcW w:w="294" w:type="pct"/>
            <w:tcBorders>
              <w:top w:val="dotted" w:sz="4" w:space="0" w:color="000000"/>
              <w:left w:val="single" w:sz="4" w:space="0" w:color="000000"/>
              <w:bottom w:val="dotted" w:sz="4" w:space="0" w:color="000000"/>
              <w:right w:val="single" w:sz="4" w:space="0" w:color="000000"/>
            </w:tcBorders>
          </w:tcPr>
          <w:p w14:paraId="2EB46987"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12d</w:t>
            </w:r>
          </w:p>
        </w:tc>
        <w:tc>
          <w:tcPr>
            <w:tcW w:w="639" w:type="pct"/>
            <w:tcBorders>
              <w:top w:val="dotted" w:sz="4" w:space="0" w:color="000000"/>
              <w:left w:val="single" w:sz="4" w:space="0" w:color="000000"/>
              <w:bottom w:val="dotted" w:sz="4" w:space="0" w:color="000000"/>
              <w:right w:val="single" w:sz="4" w:space="0" w:color="000000"/>
            </w:tcBorders>
          </w:tcPr>
          <w:p w14:paraId="5A411F5B"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D;E</w:t>
            </w:r>
          </w:p>
        </w:tc>
        <w:tc>
          <w:tcPr>
            <w:tcW w:w="2777" w:type="pct"/>
            <w:tcBorders>
              <w:top w:val="dotted" w:sz="4" w:space="0" w:color="000000"/>
              <w:left w:val="single" w:sz="4" w:space="0" w:color="000000"/>
              <w:bottom w:val="dotted" w:sz="4" w:space="0" w:color="000000"/>
            </w:tcBorders>
          </w:tcPr>
          <w:p w14:paraId="0F5CD28F"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ight="70"/>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Describe if and how any heterogeneity in estimates of model parameter values and model performance was handled and quantified across clusters (e.g., hospitals, countries). See TRIPOD-Cluster for additional considerations</w:t>
            </w:r>
            <w:r w:rsidRPr="00FE2EE3">
              <w:rPr>
                <w:rFonts w:ascii="Calibri" w:eastAsia="Times New Roman" w:hAnsi="Calibri" w:cs="Calibri"/>
                <w:color w:val="000000"/>
                <w:kern w:val="0"/>
                <w:vertAlign w:val="superscript"/>
                <w:lang w:val="en"/>
                <w14:ligatures w14:val="none"/>
              </w:rPr>
              <w:t>3</w:t>
            </w:r>
          </w:p>
        </w:tc>
        <w:tc>
          <w:tcPr>
            <w:tcW w:w="586" w:type="pct"/>
            <w:tcBorders>
              <w:top w:val="dotted" w:sz="4" w:space="0" w:color="000000"/>
              <w:bottom w:val="dotted" w:sz="4" w:space="0" w:color="000000"/>
            </w:tcBorders>
          </w:tcPr>
          <w:p w14:paraId="77066C05" w14:textId="1D9F641D"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b/>
                <w:bCs/>
                <w:color w:val="000000"/>
                <w:kern w:val="0"/>
                <w:lang w:val="en"/>
                <w14:ligatures w14:val="none"/>
              </w:rPr>
            </w:pPr>
            <w:r w:rsidRPr="00FE2EE3">
              <w:rPr>
                <w:rFonts w:ascii="Calibri" w:eastAsia="Times New Roman" w:hAnsi="Calibri" w:cs="Calibri"/>
                <w:color w:val="000000"/>
                <w:kern w:val="0"/>
                <w:lang w:val="en"/>
                <w14:ligatures w14:val="none"/>
              </w:rPr>
              <w:t>Page</w:t>
            </w:r>
            <w:ins w:id="21" w:author="Author">
              <w:r w:rsidR="00440AF0">
                <w:rPr>
                  <w:rFonts w:ascii="Calibri" w:eastAsia="Times New Roman" w:hAnsi="Calibri" w:cs="Calibri"/>
                  <w:color w:val="000000"/>
                  <w:kern w:val="0"/>
                  <w:lang w:val="en"/>
                  <w14:ligatures w14:val="none"/>
                </w:rPr>
                <w:t xml:space="preserve">s </w:t>
              </w:r>
            </w:ins>
            <w:del w:id="22" w:author="Author">
              <w:r w:rsidRPr="00FE2EE3" w:rsidDel="00440AF0">
                <w:rPr>
                  <w:rFonts w:ascii="Calibri" w:eastAsia="Times New Roman" w:hAnsi="Calibri" w:cs="Calibri"/>
                  <w:color w:val="000000"/>
                  <w:kern w:val="0"/>
                  <w:lang w:val="en"/>
                  <w14:ligatures w14:val="none"/>
                </w:rPr>
                <w:delText>-</w:delText>
              </w:r>
            </w:del>
            <w:r w:rsidRPr="00FE2EE3">
              <w:rPr>
                <w:rFonts w:ascii="Calibri" w:eastAsia="Times New Roman" w:hAnsi="Calibri" w:cs="Calibri"/>
                <w:color w:val="000000"/>
                <w:kern w:val="0"/>
                <w:lang w:val="en"/>
                <w14:ligatures w14:val="none"/>
              </w:rPr>
              <w:t>7</w:t>
            </w:r>
            <w:del w:id="23" w:author="Author">
              <w:r w:rsidRPr="00FE2EE3" w:rsidDel="00440AF0">
                <w:rPr>
                  <w:rFonts w:ascii="Calibri" w:eastAsia="Times New Roman" w:hAnsi="Calibri" w:cs="Calibri"/>
                  <w:color w:val="000000"/>
                  <w:kern w:val="0"/>
                  <w:lang w:val="en"/>
                  <w14:ligatures w14:val="none"/>
                </w:rPr>
                <w:delText>,</w:delText>
              </w:r>
            </w:del>
            <w:ins w:id="24" w:author="Author">
              <w:r w:rsidR="00440AF0">
                <w:rPr>
                  <w:rFonts w:ascii="Calibri" w:eastAsia="Times New Roman" w:hAnsi="Calibri" w:cs="Calibri"/>
                  <w:color w:val="000000"/>
                  <w:kern w:val="0"/>
                  <w:lang w:val="en"/>
                  <w14:ligatures w14:val="none"/>
                </w:rPr>
                <w:t xml:space="preserve"> and</w:t>
              </w:r>
            </w:ins>
            <w:r w:rsidRPr="00FE2EE3">
              <w:rPr>
                <w:rFonts w:ascii="Calibri" w:eastAsia="Times New Roman" w:hAnsi="Calibri" w:cs="Calibri"/>
                <w:color w:val="000000"/>
                <w:kern w:val="0"/>
                <w:lang w:val="en"/>
                <w14:ligatures w14:val="none"/>
              </w:rPr>
              <w:t xml:space="preserve"> 8</w:t>
            </w:r>
          </w:p>
        </w:tc>
      </w:tr>
      <w:tr w:rsidR="00FE2EE3" w:rsidRPr="00FE2EE3" w14:paraId="7BFA4ADE" w14:textId="77777777" w:rsidTr="000D14C0">
        <w:trPr>
          <w:trHeight w:val="369"/>
        </w:trPr>
        <w:tc>
          <w:tcPr>
            <w:tcW w:w="690" w:type="pct"/>
            <w:vMerge/>
            <w:tcBorders>
              <w:top w:val="single" w:sz="4" w:space="0" w:color="000000"/>
              <w:bottom w:val="single" w:sz="4" w:space="0" w:color="000000"/>
              <w:right w:val="single" w:sz="4" w:space="0" w:color="000000"/>
            </w:tcBorders>
          </w:tcPr>
          <w:p w14:paraId="40B4ADBB"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b/>
                <w:bCs/>
                <w:color w:val="000000"/>
                <w:kern w:val="0"/>
                <w:lang w:val="en"/>
                <w14:ligatures w14:val="none"/>
              </w:rPr>
            </w:pPr>
          </w:p>
        </w:tc>
        <w:tc>
          <w:tcPr>
            <w:tcW w:w="294" w:type="pct"/>
            <w:tcBorders>
              <w:top w:val="dotted" w:sz="4" w:space="0" w:color="000000"/>
              <w:left w:val="single" w:sz="4" w:space="0" w:color="000000"/>
              <w:bottom w:val="dotted" w:sz="4" w:space="0" w:color="000000"/>
              <w:right w:val="single" w:sz="4" w:space="0" w:color="000000"/>
            </w:tcBorders>
          </w:tcPr>
          <w:p w14:paraId="6E79BE17"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12e</w:t>
            </w:r>
          </w:p>
        </w:tc>
        <w:tc>
          <w:tcPr>
            <w:tcW w:w="639" w:type="pct"/>
            <w:tcBorders>
              <w:top w:val="dotted" w:sz="4" w:space="0" w:color="000000"/>
              <w:left w:val="single" w:sz="4" w:space="0" w:color="000000"/>
              <w:bottom w:val="dotted" w:sz="4" w:space="0" w:color="000000"/>
              <w:right w:val="single" w:sz="4" w:space="0" w:color="000000"/>
            </w:tcBorders>
          </w:tcPr>
          <w:p w14:paraId="4F7E6C6B"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D;E</w:t>
            </w:r>
          </w:p>
        </w:tc>
        <w:tc>
          <w:tcPr>
            <w:tcW w:w="2777" w:type="pct"/>
            <w:tcBorders>
              <w:top w:val="dotted" w:sz="4" w:space="0" w:color="000000"/>
              <w:left w:val="single" w:sz="4" w:space="0" w:color="000000"/>
              <w:bottom w:val="dotted" w:sz="4" w:space="0" w:color="000000"/>
            </w:tcBorders>
          </w:tcPr>
          <w:p w14:paraId="40122CA6"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Specify all measures and plots used (and their rationale) to evaluate model performance (e.g., discrimination, calibration, clinical utility) and, if relevant, to compare multiple models</w:t>
            </w:r>
          </w:p>
        </w:tc>
        <w:tc>
          <w:tcPr>
            <w:tcW w:w="586" w:type="pct"/>
            <w:tcBorders>
              <w:top w:val="dotted" w:sz="4" w:space="0" w:color="000000"/>
              <w:bottom w:val="dotted" w:sz="4" w:space="0" w:color="000000"/>
            </w:tcBorders>
          </w:tcPr>
          <w:p w14:paraId="1447A5BD" w14:textId="557DA792"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Page</w:t>
            </w:r>
            <w:ins w:id="25" w:author="Author">
              <w:r w:rsidR="00440AF0">
                <w:rPr>
                  <w:rFonts w:ascii="Calibri" w:eastAsia="Times New Roman" w:hAnsi="Calibri" w:cs="Calibri"/>
                  <w:color w:val="000000"/>
                  <w:kern w:val="0"/>
                  <w:lang w:val="en"/>
                  <w14:ligatures w14:val="none"/>
                </w:rPr>
                <w:t>s</w:t>
              </w:r>
            </w:ins>
            <w:r w:rsidRPr="00FE2EE3">
              <w:rPr>
                <w:rFonts w:ascii="Calibri" w:eastAsia="Times New Roman" w:hAnsi="Calibri" w:cs="Calibri"/>
                <w:color w:val="000000"/>
                <w:kern w:val="0"/>
                <w:lang w:val="en"/>
                <w14:ligatures w14:val="none"/>
              </w:rPr>
              <w:t xml:space="preserve"> 7, 8,</w:t>
            </w:r>
            <w:ins w:id="26" w:author="Author">
              <w:r w:rsidR="00440AF0">
                <w:rPr>
                  <w:rFonts w:ascii="Calibri" w:eastAsia="Times New Roman" w:hAnsi="Calibri" w:cs="Calibri"/>
                  <w:color w:val="000000"/>
                  <w:kern w:val="0"/>
                  <w:lang w:val="en"/>
                  <w14:ligatures w14:val="none"/>
                </w:rPr>
                <w:t xml:space="preserve"> and</w:t>
              </w:r>
            </w:ins>
            <w:r w:rsidRPr="00FE2EE3">
              <w:rPr>
                <w:rFonts w:ascii="Calibri" w:eastAsia="Times New Roman" w:hAnsi="Calibri" w:cs="Calibri"/>
                <w:color w:val="000000"/>
                <w:kern w:val="0"/>
                <w:lang w:val="en"/>
                <w14:ligatures w14:val="none"/>
              </w:rPr>
              <w:t xml:space="preserve"> 9</w:t>
            </w:r>
            <w:ins w:id="27" w:author="Author">
              <w:r w:rsidR="00440AF0">
                <w:rPr>
                  <w:rFonts w:ascii="Calibri" w:eastAsia="Times New Roman" w:hAnsi="Calibri" w:cs="Calibri"/>
                  <w:color w:val="000000"/>
                  <w:kern w:val="0"/>
                  <w:lang w:val="en"/>
                  <w14:ligatures w14:val="none"/>
                </w:rPr>
                <w:t>, and</w:t>
              </w:r>
            </w:ins>
          </w:p>
          <w:p w14:paraId="1BADF770"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PMingLiU" w:hAnsi="Calibri" w:cs="Calibri"/>
                <w:color w:val="000000"/>
                <w:kern w:val="0"/>
                <w:lang w:val="en" w:eastAsia="zh-TW"/>
                <w14:ligatures w14:val="none"/>
              </w:rPr>
            </w:pPr>
            <w:r w:rsidRPr="00FE2EE3">
              <w:rPr>
                <w:rFonts w:ascii="Calibri" w:eastAsia="Times New Roman" w:hAnsi="Calibri" w:cs="Calibri"/>
                <w:color w:val="000000"/>
                <w:kern w:val="0"/>
                <w:lang w:val="en"/>
                <w14:ligatures w14:val="none"/>
              </w:rPr>
              <w:t xml:space="preserve">Multimedia Appendix </w:t>
            </w:r>
            <w:r w:rsidRPr="00FE2EE3">
              <w:rPr>
                <w:rFonts w:ascii="Calibri" w:eastAsia="PMingLiU" w:hAnsi="Calibri" w:cs="Calibri"/>
                <w:color w:val="000000"/>
                <w:kern w:val="0"/>
                <w:lang w:val="en" w:eastAsia="zh-TW"/>
                <w14:ligatures w14:val="none"/>
              </w:rPr>
              <w:t>6</w:t>
            </w:r>
          </w:p>
        </w:tc>
      </w:tr>
      <w:tr w:rsidR="00FE2EE3" w:rsidRPr="00FE2EE3" w14:paraId="2DD8CB57" w14:textId="77777777" w:rsidTr="000D14C0">
        <w:trPr>
          <w:trHeight w:val="364"/>
        </w:trPr>
        <w:tc>
          <w:tcPr>
            <w:tcW w:w="690" w:type="pct"/>
            <w:vMerge/>
            <w:tcBorders>
              <w:top w:val="single" w:sz="4" w:space="0" w:color="000000"/>
              <w:bottom w:val="single" w:sz="4" w:space="0" w:color="000000"/>
              <w:right w:val="single" w:sz="4" w:space="0" w:color="000000"/>
            </w:tcBorders>
          </w:tcPr>
          <w:p w14:paraId="4C1715EB"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p>
        </w:tc>
        <w:tc>
          <w:tcPr>
            <w:tcW w:w="294" w:type="pct"/>
            <w:tcBorders>
              <w:top w:val="dotted" w:sz="4" w:space="0" w:color="000000"/>
              <w:left w:val="single" w:sz="4" w:space="0" w:color="000000"/>
              <w:bottom w:val="dotted" w:sz="4" w:space="0" w:color="000000"/>
              <w:right w:val="single" w:sz="4" w:space="0" w:color="000000"/>
            </w:tcBorders>
          </w:tcPr>
          <w:p w14:paraId="2CB0A82C"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12f</w:t>
            </w:r>
          </w:p>
        </w:tc>
        <w:tc>
          <w:tcPr>
            <w:tcW w:w="639" w:type="pct"/>
            <w:tcBorders>
              <w:top w:val="dotted" w:sz="4" w:space="0" w:color="000000"/>
              <w:left w:val="single" w:sz="4" w:space="0" w:color="000000"/>
              <w:bottom w:val="dotted" w:sz="4" w:space="0" w:color="000000"/>
              <w:right w:val="single" w:sz="4" w:space="0" w:color="000000"/>
            </w:tcBorders>
          </w:tcPr>
          <w:p w14:paraId="1030649F"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E</w:t>
            </w:r>
          </w:p>
        </w:tc>
        <w:tc>
          <w:tcPr>
            <w:tcW w:w="2777" w:type="pct"/>
            <w:tcBorders>
              <w:top w:val="dotted" w:sz="4" w:space="0" w:color="000000"/>
              <w:left w:val="single" w:sz="4" w:space="0" w:color="000000"/>
              <w:bottom w:val="dotted" w:sz="4" w:space="0" w:color="000000"/>
            </w:tcBorders>
          </w:tcPr>
          <w:p w14:paraId="2B90E9ED"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Describe any model updating (e.g., recalibration) arising from the model evaluation, either overall or for particular sociodemographic groups or settings</w:t>
            </w:r>
          </w:p>
        </w:tc>
        <w:tc>
          <w:tcPr>
            <w:tcW w:w="586" w:type="pct"/>
            <w:tcBorders>
              <w:top w:val="dotted" w:sz="4" w:space="0" w:color="000000"/>
              <w:bottom w:val="dotted" w:sz="4" w:space="0" w:color="000000"/>
            </w:tcBorders>
          </w:tcPr>
          <w:p w14:paraId="716AEB7B"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NA</w:t>
            </w:r>
          </w:p>
        </w:tc>
      </w:tr>
      <w:tr w:rsidR="00FE2EE3" w:rsidRPr="00FE2EE3" w14:paraId="304EBA95" w14:textId="77777777" w:rsidTr="000D14C0">
        <w:trPr>
          <w:trHeight w:val="369"/>
        </w:trPr>
        <w:tc>
          <w:tcPr>
            <w:tcW w:w="690" w:type="pct"/>
            <w:vMerge/>
            <w:tcBorders>
              <w:top w:val="single" w:sz="4" w:space="0" w:color="000000"/>
              <w:bottom w:val="single" w:sz="4" w:space="0" w:color="000000"/>
              <w:right w:val="single" w:sz="4" w:space="0" w:color="000000"/>
            </w:tcBorders>
          </w:tcPr>
          <w:p w14:paraId="70FD939B"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p>
        </w:tc>
        <w:tc>
          <w:tcPr>
            <w:tcW w:w="294" w:type="pct"/>
            <w:tcBorders>
              <w:top w:val="dotted" w:sz="4" w:space="0" w:color="000000"/>
              <w:left w:val="single" w:sz="4" w:space="0" w:color="000000"/>
              <w:bottom w:val="single" w:sz="4" w:space="0" w:color="000000"/>
              <w:right w:val="single" w:sz="4" w:space="0" w:color="000000"/>
            </w:tcBorders>
          </w:tcPr>
          <w:p w14:paraId="4B149AB1"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12g</w:t>
            </w:r>
          </w:p>
        </w:tc>
        <w:tc>
          <w:tcPr>
            <w:tcW w:w="639" w:type="pct"/>
            <w:tcBorders>
              <w:top w:val="dotted" w:sz="4" w:space="0" w:color="000000"/>
              <w:left w:val="single" w:sz="4" w:space="0" w:color="000000"/>
              <w:bottom w:val="single" w:sz="4" w:space="0" w:color="000000"/>
              <w:right w:val="single" w:sz="4" w:space="0" w:color="000000"/>
            </w:tcBorders>
          </w:tcPr>
          <w:p w14:paraId="707F5C07"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E</w:t>
            </w:r>
          </w:p>
        </w:tc>
        <w:tc>
          <w:tcPr>
            <w:tcW w:w="2777" w:type="pct"/>
            <w:tcBorders>
              <w:top w:val="dotted" w:sz="4" w:space="0" w:color="000000"/>
              <w:left w:val="single" w:sz="4" w:space="0" w:color="000000"/>
              <w:bottom w:val="single" w:sz="4" w:space="0" w:color="000000"/>
            </w:tcBorders>
          </w:tcPr>
          <w:p w14:paraId="60FA6FAD"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For model evaluation, describe how the model predictions were calculated (e.g., formula, code, object, application programming interface)</w:t>
            </w:r>
          </w:p>
        </w:tc>
        <w:tc>
          <w:tcPr>
            <w:tcW w:w="586" w:type="pct"/>
            <w:tcBorders>
              <w:top w:val="dotted" w:sz="4" w:space="0" w:color="000000"/>
              <w:bottom w:val="single" w:sz="4" w:space="0" w:color="000000"/>
            </w:tcBorders>
          </w:tcPr>
          <w:p w14:paraId="029B38DC" w14:textId="415ECDED"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Page 7</w:t>
            </w:r>
            <w:ins w:id="28" w:author="Author">
              <w:r w:rsidR="00440AF0">
                <w:rPr>
                  <w:rFonts w:ascii="Calibri" w:eastAsia="Times New Roman" w:hAnsi="Calibri" w:cs="Calibri"/>
                  <w:color w:val="000000"/>
                  <w:kern w:val="0"/>
                  <w:lang w:val="en"/>
                  <w14:ligatures w14:val="none"/>
                </w:rPr>
                <w:t xml:space="preserve"> and</w:t>
              </w:r>
            </w:ins>
          </w:p>
          <w:p w14:paraId="17E110D0"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PMingLiU" w:hAnsi="Calibri" w:cs="Calibri"/>
                <w:color w:val="000000"/>
                <w:kern w:val="0"/>
                <w:lang w:val="en" w:eastAsia="zh-TW"/>
                <w14:ligatures w14:val="none"/>
              </w:rPr>
            </w:pPr>
            <w:r w:rsidRPr="00FE2EE3">
              <w:rPr>
                <w:rFonts w:ascii="Calibri" w:eastAsia="Times New Roman" w:hAnsi="Calibri" w:cs="Calibri"/>
                <w:color w:val="000000"/>
                <w:kern w:val="0"/>
                <w:lang w:val="en"/>
                <w14:ligatures w14:val="none"/>
              </w:rPr>
              <w:t xml:space="preserve">Multimedia Appendix </w:t>
            </w:r>
            <w:r w:rsidRPr="00FE2EE3">
              <w:rPr>
                <w:rFonts w:ascii="Calibri" w:eastAsia="PMingLiU" w:hAnsi="Calibri" w:cs="Calibri"/>
                <w:color w:val="000000"/>
                <w:kern w:val="0"/>
                <w:lang w:val="en" w:eastAsia="zh-TW"/>
                <w14:ligatures w14:val="none"/>
              </w:rPr>
              <w:t>5</w:t>
            </w:r>
          </w:p>
        </w:tc>
      </w:tr>
      <w:tr w:rsidR="00FE2EE3" w:rsidRPr="00FE2EE3" w14:paraId="05507E2E" w14:textId="77777777" w:rsidTr="000D14C0">
        <w:trPr>
          <w:trHeight w:val="369"/>
        </w:trPr>
        <w:tc>
          <w:tcPr>
            <w:tcW w:w="690" w:type="pct"/>
            <w:tcBorders>
              <w:top w:val="single" w:sz="4" w:space="0" w:color="000000"/>
              <w:bottom w:val="single" w:sz="4" w:space="0" w:color="000000"/>
              <w:right w:val="single" w:sz="4" w:space="0" w:color="000000"/>
            </w:tcBorders>
          </w:tcPr>
          <w:p w14:paraId="5758A764"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i/>
                <w:iCs/>
                <w:color w:val="000000"/>
                <w:kern w:val="0"/>
                <w:lang w:val="en"/>
                <w14:ligatures w14:val="none"/>
              </w:rPr>
            </w:pPr>
            <w:r w:rsidRPr="00FE2EE3">
              <w:rPr>
                <w:rFonts w:ascii="Calibri" w:eastAsia="Times New Roman" w:hAnsi="Calibri" w:cs="Calibri"/>
                <w:i/>
                <w:iCs/>
                <w:color w:val="000000"/>
                <w:kern w:val="0"/>
                <w:lang w:val="en"/>
                <w14:ligatures w14:val="none"/>
              </w:rPr>
              <w:t>Class imbalance</w:t>
            </w:r>
          </w:p>
        </w:tc>
        <w:tc>
          <w:tcPr>
            <w:tcW w:w="294" w:type="pct"/>
            <w:tcBorders>
              <w:top w:val="single" w:sz="4" w:space="0" w:color="000000"/>
              <w:left w:val="single" w:sz="4" w:space="0" w:color="000000"/>
              <w:bottom w:val="single" w:sz="4" w:space="0" w:color="000000"/>
              <w:right w:val="single" w:sz="4" w:space="0" w:color="000000"/>
            </w:tcBorders>
          </w:tcPr>
          <w:p w14:paraId="7F1A892E"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13</w:t>
            </w:r>
          </w:p>
        </w:tc>
        <w:tc>
          <w:tcPr>
            <w:tcW w:w="639" w:type="pct"/>
            <w:tcBorders>
              <w:top w:val="single" w:sz="4" w:space="0" w:color="000000"/>
              <w:left w:val="single" w:sz="4" w:space="0" w:color="000000"/>
              <w:bottom w:val="single" w:sz="4" w:space="0" w:color="000000"/>
              <w:right w:val="single" w:sz="4" w:space="0" w:color="000000"/>
            </w:tcBorders>
          </w:tcPr>
          <w:p w14:paraId="380DB275"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D;E</w:t>
            </w:r>
          </w:p>
        </w:tc>
        <w:tc>
          <w:tcPr>
            <w:tcW w:w="2777" w:type="pct"/>
            <w:tcBorders>
              <w:top w:val="single" w:sz="4" w:space="0" w:color="000000"/>
              <w:left w:val="single" w:sz="4" w:space="0" w:color="000000"/>
              <w:bottom w:val="single" w:sz="4" w:space="0" w:color="000000"/>
            </w:tcBorders>
          </w:tcPr>
          <w:p w14:paraId="0083F904"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If class imbalance methods were used, state why and how this was done, and any subsequent methods to recalibrate the model or the model predictions</w:t>
            </w:r>
          </w:p>
        </w:tc>
        <w:tc>
          <w:tcPr>
            <w:tcW w:w="586" w:type="pct"/>
            <w:tcBorders>
              <w:top w:val="single" w:sz="4" w:space="0" w:color="000000"/>
              <w:bottom w:val="single" w:sz="4" w:space="0" w:color="000000"/>
            </w:tcBorders>
          </w:tcPr>
          <w:p w14:paraId="61F4BF01"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NA</w:t>
            </w:r>
          </w:p>
        </w:tc>
      </w:tr>
      <w:tr w:rsidR="00FE2EE3" w:rsidRPr="00FE2EE3" w14:paraId="4A7916DB" w14:textId="77777777" w:rsidTr="000D14C0">
        <w:trPr>
          <w:trHeight w:val="181"/>
        </w:trPr>
        <w:tc>
          <w:tcPr>
            <w:tcW w:w="690" w:type="pct"/>
            <w:tcBorders>
              <w:top w:val="single" w:sz="4" w:space="0" w:color="000000"/>
              <w:bottom w:val="single" w:sz="4" w:space="0" w:color="000000"/>
              <w:right w:val="single" w:sz="4" w:space="0" w:color="000000"/>
            </w:tcBorders>
          </w:tcPr>
          <w:p w14:paraId="7C057077"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i/>
                <w:iCs/>
                <w:color w:val="000000"/>
                <w:kern w:val="0"/>
                <w:lang w:val="en"/>
                <w14:ligatures w14:val="none"/>
              </w:rPr>
            </w:pPr>
            <w:r w:rsidRPr="00FE2EE3">
              <w:rPr>
                <w:rFonts w:ascii="Calibri" w:eastAsia="Times New Roman" w:hAnsi="Calibri" w:cs="Calibri"/>
                <w:i/>
                <w:iCs/>
                <w:color w:val="000000"/>
                <w:kern w:val="0"/>
                <w:lang w:val="en"/>
                <w14:ligatures w14:val="none"/>
              </w:rPr>
              <w:t>Fairness</w:t>
            </w:r>
          </w:p>
        </w:tc>
        <w:tc>
          <w:tcPr>
            <w:tcW w:w="294" w:type="pct"/>
            <w:tcBorders>
              <w:top w:val="single" w:sz="4" w:space="0" w:color="000000"/>
              <w:left w:val="single" w:sz="4" w:space="0" w:color="000000"/>
              <w:bottom w:val="single" w:sz="4" w:space="0" w:color="000000"/>
              <w:right w:val="single" w:sz="4" w:space="0" w:color="000000"/>
            </w:tcBorders>
          </w:tcPr>
          <w:p w14:paraId="77B8898D"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14</w:t>
            </w:r>
          </w:p>
        </w:tc>
        <w:tc>
          <w:tcPr>
            <w:tcW w:w="639" w:type="pct"/>
            <w:tcBorders>
              <w:top w:val="single" w:sz="4" w:space="0" w:color="000000"/>
              <w:left w:val="single" w:sz="4" w:space="0" w:color="000000"/>
              <w:bottom w:val="single" w:sz="4" w:space="0" w:color="000000"/>
              <w:right w:val="single" w:sz="4" w:space="0" w:color="000000"/>
            </w:tcBorders>
          </w:tcPr>
          <w:p w14:paraId="7D81DE08"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D;E</w:t>
            </w:r>
          </w:p>
        </w:tc>
        <w:tc>
          <w:tcPr>
            <w:tcW w:w="2777" w:type="pct"/>
            <w:tcBorders>
              <w:top w:val="single" w:sz="4" w:space="0" w:color="000000"/>
              <w:left w:val="single" w:sz="4" w:space="0" w:color="000000"/>
              <w:bottom w:val="single" w:sz="4" w:space="0" w:color="000000"/>
            </w:tcBorders>
          </w:tcPr>
          <w:p w14:paraId="7A2FC3D3"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Describe any approaches that were used to address model fairness and their rationale</w:t>
            </w:r>
          </w:p>
        </w:tc>
        <w:tc>
          <w:tcPr>
            <w:tcW w:w="586" w:type="pct"/>
            <w:tcBorders>
              <w:top w:val="single" w:sz="4" w:space="0" w:color="000000"/>
              <w:bottom w:val="single" w:sz="4" w:space="0" w:color="000000"/>
            </w:tcBorders>
          </w:tcPr>
          <w:p w14:paraId="15787DA6"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NA</w:t>
            </w:r>
          </w:p>
        </w:tc>
      </w:tr>
      <w:tr w:rsidR="00FE2EE3" w:rsidRPr="00FE2EE3" w14:paraId="43236D87" w14:textId="77777777" w:rsidTr="000D14C0">
        <w:trPr>
          <w:trHeight w:val="369"/>
        </w:trPr>
        <w:tc>
          <w:tcPr>
            <w:tcW w:w="690" w:type="pct"/>
            <w:tcBorders>
              <w:top w:val="single" w:sz="4" w:space="0" w:color="000000"/>
              <w:bottom w:val="single" w:sz="4" w:space="0" w:color="000000"/>
              <w:right w:val="single" w:sz="4" w:space="0" w:color="000000"/>
            </w:tcBorders>
          </w:tcPr>
          <w:p w14:paraId="226EA953"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i/>
                <w:iCs/>
                <w:color w:val="000000"/>
                <w:kern w:val="0"/>
                <w:lang w:val="en"/>
                <w14:ligatures w14:val="none"/>
              </w:rPr>
            </w:pPr>
            <w:r w:rsidRPr="00FE2EE3">
              <w:rPr>
                <w:rFonts w:ascii="Calibri" w:eastAsia="Times New Roman" w:hAnsi="Calibri" w:cs="Calibri"/>
                <w:i/>
                <w:iCs/>
                <w:color w:val="000000"/>
                <w:kern w:val="0"/>
                <w:lang w:val="en"/>
                <w14:ligatures w14:val="none"/>
              </w:rPr>
              <w:t>Model output</w:t>
            </w:r>
          </w:p>
        </w:tc>
        <w:tc>
          <w:tcPr>
            <w:tcW w:w="294" w:type="pct"/>
            <w:tcBorders>
              <w:top w:val="single" w:sz="4" w:space="0" w:color="000000"/>
              <w:left w:val="single" w:sz="4" w:space="0" w:color="000000"/>
              <w:bottom w:val="single" w:sz="4" w:space="0" w:color="000000"/>
              <w:right w:val="single" w:sz="4" w:space="0" w:color="000000"/>
            </w:tcBorders>
          </w:tcPr>
          <w:p w14:paraId="0A629FDC"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15</w:t>
            </w:r>
          </w:p>
        </w:tc>
        <w:tc>
          <w:tcPr>
            <w:tcW w:w="639" w:type="pct"/>
            <w:tcBorders>
              <w:top w:val="single" w:sz="4" w:space="0" w:color="000000"/>
              <w:left w:val="single" w:sz="4" w:space="0" w:color="000000"/>
              <w:bottom w:val="single" w:sz="4" w:space="0" w:color="000000"/>
              <w:right w:val="single" w:sz="4" w:space="0" w:color="000000"/>
            </w:tcBorders>
          </w:tcPr>
          <w:p w14:paraId="049B7213"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right="1"/>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D</w:t>
            </w:r>
          </w:p>
        </w:tc>
        <w:tc>
          <w:tcPr>
            <w:tcW w:w="2777" w:type="pct"/>
            <w:tcBorders>
              <w:top w:val="single" w:sz="4" w:space="0" w:color="000000"/>
              <w:left w:val="single" w:sz="4" w:space="0" w:color="000000"/>
              <w:bottom w:val="single" w:sz="4" w:space="0" w:color="000000"/>
            </w:tcBorders>
          </w:tcPr>
          <w:p w14:paraId="5A73EA63"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Specify the output of the prediction model (e.g., probabilities, classification). Provide details and rationale for any classification and how the thresholds were identified</w:t>
            </w:r>
          </w:p>
        </w:tc>
        <w:tc>
          <w:tcPr>
            <w:tcW w:w="586" w:type="pct"/>
            <w:tcBorders>
              <w:top w:val="single" w:sz="4" w:space="0" w:color="000000"/>
              <w:bottom w:val="single" w:sz="4" w:space="0" w:color="000000"/>
            </w:tcBorders>
          </w:tcPr>
          <w:p w14:paraId="2BF3CD9B" w14:textId="67E91ECA"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 xml:space="preserve">Pages 5, 7, 8, </w:t>
            </w:r>
            <w:ins w:id="29" w:author="Author">
              <w:r w:rsidR="00440AF0">
                <w:rPr>
                  <w:rFonts w:ascii="Calibri" w:eastAsia="Times New Roman" w:hAnsi="Calibri" w:cs="Calibri"/>
                  <w:color w:val="000000"/>
                  <w:kern w:val="0"/>
                  <w:lang w:val="en"/>
                  <w14:ligatures w14:val="none"/>
                </w:rPr>
                <w:t xml:space="preserve">and </w:t>
              </w:r>
            </w:ins>
            <w:r w:rsidRPr="00FE2EE3">
              <w:rPr>
                <w:rFonts w:ascii="Calibri" w:eastAsia="Times New Roman" w:hAnsi="Calibri" w:cs="Calibri"/>
                <w:color w:val="000000"/>
                <w:kern w:val="0"/>
                <w:lang w:val="en"/>
                <w14:ligatures w14:val="none"/>
              </w:rPr>
              <w:t>9</w:t>
            </w:r>
          </w:p>
        </w:tc>
      </w:tr>
      <w:tr w:rsidR="00FE2EE3" w:rsidRPr="00FE2EE3" w14:paraId="2991CAA4" w14:textId="77777777" w:rsidTr="000D14C0">
        <w:trPr>
          <w:trHeight w:val="369"/>
        </w:trPr>
        <w:tc>
          <w:tcPr>
            <w:tcW w:w="690" w:type="pct"/>
            <w:tcBorders>
              <w:top w:val="single" w:sz="4" w:space="0" w:color="000000"/>
              <w:bottom w:val="single" w:sz="4" w:space="0" w:color="000000"/>
              <w:right w:val="single" w:sz="4" w:space="0" w:color="000000"/>
            </w:tcBorders>
          </w:tcPr>
          <w:p w14:paraId="412DB30D"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i/>
                <w:iCs/>
                <w:color w:val="000000"/>
                <w:kern w:val="0"/>
                <w:lang w:val="en"/>
                <w14:ligatures w14:val="none"/>
              </w:rPr>
            </w:pPr>
            <w:r w:rsidRPr="00FE2EE3">
              <w:rPr>
                <w:rFonts w:ascii="Calibri" w:eastAsia="Times New Roman" w:hAnsi="Calibri" w:cs="Calibri"/>
                <w:i/>
                <w:iCs/>
                <w:color w:val="000000"/>
                <w:kern w:val="0"/>
                <w:lang w:val="en"/>
                <w14:ligatures w14:val="none"/>
              </w:rPr>
              <w:t>Training versus</w:t>
            </w:r>
          </w:p>
          <w:p w14:paraId="113ADFDA"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i/>
                <w:iCs/>
                <w:color w:val="000000"/>
                <w:kern w:val="0"/>
                <w:lang w:val="en"/>
                <w14:ligatures w14:val="none"/>
              </w:rPr>
            </w:pPr>
            <w:r w:rsidRPr="00FE2EE3">
              <w:rPr>
                <w:rFonts w:ascii="Calibri" w:eastAsia="Times New Roman" w:hAnsi="Calibri" w:cs="Calibri"/>
                <w:i/>
                <w:iCs/>
                <w:color w:val="000000"/>
                <w:kern w:val="0"/>
                <w:lang w:val="en"/>
                <w14:ligatures w14:val="none"/>
              </w:rPr>
              <w:t>evaluation</w:t>
            </w:r>
          </w:p>
        </w:tc>
        <w:tc>
          <w:tcPr>
            <w:tcW w:w="294" w:type="pct"/>
            <w:tcBorders>
              <w:top w:val="single" w:sz="4" w:space="0" w:color="000000"/>
              <w:left w:val="single" w:sz="4" w:space="0" w:color="000000"/>
              <w:bottom w:val="single" w:sz="4" w:space="0" w:color="000000"/>
              <w:right w:val="single" w:sz="4" w:space="0" w:color="000000"/>
            </w:tcBorders>
          </w:tcPr>
          <w:p w14:paraId="1AAA77C7"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16</w:t>
            </w:r>
          </w:p>
        </w:tc>
        <w:tc>
          <w:tcPr>
            <w:tcW w:w="639" w:type="pct"/>
            <w:tcBorders>
              <w:top w:val="single" w:sz="4" w:space="0" w:color="000000"/>
              <w:left w:val="single" w:sz="4" w:space="0" w:color="000000"/>
              <w:bottom w:val="single" w:sz="4" w:space="0" w:color="000000"/>
              <w:right w:val="single" w:sz="4" w:space="0" w:color="000000"/>
            </w:tcBorders>
          </w:tcPr>
          <w:p w14:paraId="18C1CF02"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right="1"/>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D;E</w:t>
            </w:r>
          </w:p>
        </w:tc>
        <w:tc>
          <w:tcPr>
            <w:tcW w:w="2777" w:type="pct"/>
            <w:tcBorders>
              <w:top w:val="single" w:sz="4" w:space="0" w:color="000000"/>
              <w:left w:val="single" w:sz="4" w:space="0" w:color="000000"/>
              <w:bottom w:val="single" w:sz="4" w:space="0" w:color="000000"/>
            </w:tcBorders>
          </w:tcPr>
          <w:p w14:paraId="5E2F3EAA"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Identify any differences between the development and evaluation data in healthcare setting, eligibility</w:t>
            </w:r>
          </w:p>
          <w:p w14:paraId="5583EFC6"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criteria, outcome, and predictors</w:t>
            </w:r>
          </w:p>
        </w:tc>
        <w:tc>
          <w:tcPr>
            <w:tcW w:w="586" w:type="pct"/>
            <w:tcBorders>
              <w:top w:val="single" w:sz="4" w:space="0" w:color="000000"/>
              <w:bottom w:val="single" w:sz="4" w:space="0" w:color="000000"/>
            </w:tcBorders>
          </w:tcPr>
          <w:p w14:paraId="41926DF9" w14:textId="3BDEBB82"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Table</w:t>
            </w:r>
            <w:ins w:id="30" w:author="Author">
              <w:r w:rsidR="00440AF0">
                <w:rPr>
                  <w:rFonts w:ascii="Calibri" w:eastAsia="Times New Roman" w:hAnsi="Calibri" w:cs="Calibri"/>
                  <w:color w:val="000000"/>
                  <w:kern w:val="0"/>
                  <w:lang w:val="en"/>
                  <w14:ligatures w14:val="none"/>
                </w:rPr>
                <w:t>s</w:t>
              </w:r>
            </w:ins>
            <w:r w:rsidRPr="00FE2EE3">
              <w:rPr>
                <w:rFonts w:ascii="Calibri" w:eastAsia="Times New Roman" w:hAnsi="Calibri" w:cs="Calibri"/>
                <w:color w:val="000000"/>
                <w:kern w:val="0"/>
                <w:lang w:val="en"/>
                <w14:ligatures w14:val="none"/>
              </w:rPr>
              <w:t xml:space="preserve"> 1</w:t>
            </w:r>
            <w:ins w:id="31" w:author="Author">
              <w:r w:rsidR="00440AF0">
                <w:rPr>
                  <w:rFonts w:ascii="Calibri" w:eastAsia="Times New Roman" w:hAnsi="Calibri" w:cs="Calibri"/>
                  <w:color w:val="000000"/>
                  <w:kern w:val="0"/>
                  <w:lang w:val="en"/>
                  <w14:ligatures w14:val="none"/>
                </w:rPr>
                <w:t xml:space="preserve"> and</w:t>
              </w:r>
            </w:ins>
            <w:del w:id="32" w:author="Author">
              <w:r w:rsidRPr="00FE2EE3" w:rsidDel="00440AF0">
                <w:rPr>
                  <w:rFonts w:ascii="Calibri" w:eastAsia="Times New Roman" w:hAnsi="Calibri" w:cs="Calibri"/>
                  <w:color w:val="000000"/>
                  <w:kern w:val="0"/>
                  <w:lang w:val="en"/>
                  <w14:ligatures w14:val="none"/>
                </w:rPr>
                <w:delText>,</w:delText>
              </w:r>
            </w:del>
            <w:r w:rsidRPr="00FE2EE3">
              <w:rPr>
                <w:rFonts w:ascii="Calibri" w:eastAsia="Times New Roman" w:hAnsi="Calibri" w:cs="Calibri"/>
                <w:color w:val="000000"/>
                <w:kern w:val="0"/>
                <w:lang w:val="en"/>
                <w14:ligatures w14:val="none"/>
              </w:rPr>
              <w:t xml:space="preserve"> 2</w:t>
            </w:r>
          </w:p>
        </w:tc>
      </w:tr>
      <w:tr w:rsidR="00FE2EE3" w:rsidRPr="00FE2EE3" w14:paraId="2AB73DBD" w14:textId="77777777" w:rsidTr="000D14C0">
        <w:trPr>
          <w:trHeight w:val="369"/>
        </w:trPr>
        <w:tc>
          <w:tcPr>
            <w:tcW w:w="690" w:type="pct"/>
            <w:tcBorders>
              <w:top w:val="single" w:sz="4" w:space="0" w:color="000000"/>
              <w:bottom w:val="single" w:sz="4" w:space="0" w:color="000000"/>
              <w:right w:val="single" w:sz="4" w:space="0" w:color="000000"/>
            </w:tcBorders>
          </w:tcPr>
          <w:p w14:paraId="5917BF9B"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i/>
                <w:iCs/>
                <w:color w:val="000000"/>
                <w:kern w:val="0"/>
                <w:lang w:val="en"/>
                <w14:ligatures w14:val="none"/>
              </w:rPr>
            </w:pPr>
            <w:r w:rsidRPr="00FE2EE3">
              <w:rPr>
                <w:rFonts w:ascii="Calibri" w:eastAsia="Times New Roman" w:hAnsi="Calibri" w:cs="Calibri"/>
                <w:i/>
                <w:iCs/>
                <w:color w:val="000000"/>
                <w:kern w:val="0"/>
                <w:lang w:val="en"/>
                <w14:ligatures w14:val="none"/>
              </w:rPr>
              <w:lastRenderedPageBreak/>
              <w:t>Ethical approval</w:t>
            </w:r>
          </w:p>
        </w:tc>
        <w:tc>
          <w:tcPr>
            <w:tcW w:w="294" w:type="pct"/>
            <w:tcBorders>
              <w:top w:val="single" w:sz="4" w:space="0" w:color="000000"/>
              <w:left w:val="single" w:sz="4" w:space="0" w:color="000000"/>
              <w:bottom w:val="single" w:sz="4" w:space="0" w:color="000000"/>
              <w:right w:val="single" w:sz="4" w:space="0" w:color="000000"/>
            </w:tcBorders>
          </w:tcPr>
          <w:p w14:paraId="7F1E88D4"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17</w:t>
            </w:r>
          </w:p>
        </w:tc>
        <w:tc>
          <w:tcPr>
            <w:tcW w:w="639" w:type="pct"/>
            <w:tcBorders>
              <w:top w:val="single" w:sz="4" w:space="0" w:color="000000"/>
              <w:left w:val="single" w:sz="4" w:space="0" w:color="000000"/>
              <w:bottom w:val="single" w:sz="4" w:space="0" w:color="000000"/>
              <w:right w:val="single" w:sz="4" w:space="0" w:color="000000"/>
            </w:tcBorders>
          </w:tcPr>
          <w:p w14:paraId="51741FF4"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right="1"/>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D;E</w:t>
            </w:r>
          </w:p>
        </w:tc>
        <w:tc>
          <w:tcPr>
            <w:tcW w:w="2777" w:type="pct"/>
            <w:tcBorders>
              <w:top w:val="single" w:sz="4" w:space="0" w:color="000000"/>
              <w:left w:val="single" w:sz="4" w:space="0" w:color="000000"/>
              <w:bottom w:val="single" w:sz="4" w:space="0" w:color="000000"/>
            </w:tcBorders>
          </w:tcPr>
          <w:p w14:paraId="6EFAC60E"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Name the institutional research board or ethics committee that approved the study and describe the participant-informed consent or the ethics committee waiver of informed consent</w:t>
            </w:r>
          </w:p>
        </w:tc>
        <w:tc>
          <w:tcPr>
            <w:tcW w:w="586" w:type="pct"/>
            <w:tcBorders>
              <w:top w:val="single" w:sz="4" w:space="0" w:color="000000"/>
              <w:bottom w:val="single" w:sz="4" w:space="0" w:color="000000"/>
            </w:tcBorders>
          </w:tcPr>
          <w:p w14:paraId="258CEEF0" w14:textId="2CC7DD03"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Page</w:t>
            </w:r>
            <w:ins w:id="33" w:author="Author">
              <w:r w:rsidR="00440AF0">
                <w:rPr>
                  <w:rFonts w:ascii="Calibri" w:eastAsia="Times New Roman" w:hAnsi="Calibri" w:cs="Calibri"/>
                  <w:color w:val="000000"/>
                  <w:kern w:val="0"/>
                  <w:lang w:val="en"/>
                  <w14:ligatures w14:val="none"/>
                </w:rPr>
                <w:t xml:space="preserve"> </w:t>
              </w:r>
            </w:ins>
            <w:del w:id="34" w:author="Author">
              <w:r w:rsidRPr="00FE2EE3" w:rsidDel="00440AF0">
                <w:rPr>
                  <w:rFonts w:ascii="Calibri" w:eastAsia="Times New Roman" w:hAnsi="Calibri" w:cs="Calibri"/>
                  <w:color w:val="000000"/>
                  <w:kern w:val="0"/>
                  <w:lang w:val="en"/>
                  <w14:ligatures w14:val="none"/>
                </w:rPr>
                <w:delText>-</w:delText>
              </w:r>
            </w:del>
            <w:r w:rsidRPr="00FE2EE3">
              <w:rPr>
                <w:rFonts w:ascii="Calibri" w:eastAsia="Times New Roman" w:hAnsi="Calibri" w:cs="Calibri"/>
                <w:color w:val="000000"/>
                <w:kern w:val="0"/>
                <w:lang w:val="en"/>
                <w14:ligatures w14:val="none"/>
              </w:rPr>
              <w:t>4</w:t>
            </w:r>
          </w:p>
        </w:tc>
      </w:tr>
      <w:tr w:rsidR="00FE2EE3" w:rsidRPr="00FE2EE3" w14:paraId="664931ED" w14:textId="77777777" w:rsidTr="000D14C0">
        <w:trPr>
          <w:trHeight w:val="369"/>
        </w:trPr>
        <w:tc>
          <w:tcPr>
            <w:tcW w:w="5000" w:type="pct"/>
            <w:gridSpan w:val="5"/>
            <w:tcBorders>
              <w:top w:val="single" w:sz="4" w:space="0" w:color="000000"/>
              <w:bottom w:val="single" w:sz="4" w:space="0" w:color="000000"/>
            </w:tcBorders>
            <w:shd w:val="clear" w:color="auto" w:fill="FFF2CC"/>
          </w:tcPr>
          <w:p w14:paraId="52C83940"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rightChars="-26" w:right="-62"/>
              <w:rPr>
                <w:rFonts w:ascii="Calibri" w:eastAsia="Times New Roman" w:hAnsi="Calibri" w:cs="Calibri"/>
                <w:color w:val="000000"/>
                <w:kern w:val="0"/>
                <w:lang w:val="en"/>
                <w14:ligatures w14:val="none"/>
              </w:rPr>
            </w:pPr>
            <w:r w:rsidRPr="00FE2EE3">
              <w:rPr>
                <w:rFonts w:ascii="Calibri" w:eastAsia="Times New Roman" w:hAnsi="Calibri" w:cs="Calibri"/>
                <w:b/>
                <w:bCs/>
                <w:color w:val="000000"/>
                <w:kern w:val="0"/>
                <w:lang w:val="en"/>
                <w14:ligatures w14:val="none"/>
              </w:rPr>
              <w:t>OPEN SCIENCE</w:t>
            </w:r>
          </w:p>
        </w:tc>
      </w:tr>
      <w:tr w:rsidR="00FE2EE3" w:rsidRPr="00FE2EE3" w14:paraId="2CAEE8C5" w14:textId="77777777" w:rsidTr="000D14C0">
        <w:trPr>
          <w:trHeight w:val="369"/>
        </w:trPr>
        <w:tc>
          <w:tcPr>
            <w:tcW w:w="690" w:type="pct"/>
            <w:tcBorders>
              <w:top w:val="single" w:sz="4" w:space="0" w:color="000000"/>
              <w:bottom w:val="single" w:sz="4" w:space="0" w:color="000000"/>
              <w:right w:val="single" w:sz="4" w:space="0" w:color="000000"/>
            </w:tcBorders>
          </w:tcPr>
          <w:p w14:paraId="210D3D99"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i/>
                <w:iCs/>
                <w:color w:val="000000"/>
                <w:kern w:val="0"/>
                <w:lang w:val="en"/>
                <w14:ligatures w14:val="none"/>
              </w:rPr>
            </w:pPr>
            <w:r w:rsidRPr="00FE2EE3">
              <w:rPr>
                <w:rFonts w:ascii="Calibri" w:eastAsia="Times New Roman" w:hAnsi="Calibri" w:cs="Calibri"/>
                <w:i/>
                <w:iCs/>
                <w:color w:val="000000"/>
                <w:kern w:val="0"/>
                <w:lang w:val="en"/>
                <w14:ligatures w14:val="none"/>
              </w:rPr>
              <w:t>Funding</w:t>
            </w:r>
          </w:p>
        </w:tc>
        <w:tc>
          <w:tcPr>
            <w:tcW w:w="294" w:type="pct"/>
            <w:tcBorders>
              <w:top w:val="single" w:sz="4" w:space="0" w:color="000000"/>
              <w:left w:val="single" w:sz="4" w:space="0" w:color="000000"/>
              <w:bottom w:val="single" w:sz="4" w:space="0" w:color="000000"/>
              <w:right w:val="single" w:sz="4" w:space="0" w:color="000000"/>
            </w:tcBorders>
          </w:tcPr>
          <w:p w14:paraId="1400CAA9"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18a</w:t>
            </w:r>
          </w:p>
        </w:tc>
        <w:tc>
          <w:tcPr>
            <w:tcW w:w="639" w:type="pct"/>
            <w:tcBorders>
              <w:top w:val="single" w:sz="4" w:space="0" w:color="000000"/>
              <w:left w:val="single" w:sz="4" w:space="0" w:color="000000"/>
              <w:bottom w:val="single" w:sz="4" w:space="0" w:color="000000"/>
              <w:right w:val="single" w:sz="4" w:space="0" w:color="000000"/>
            </w:tcBorders>
          </w:tcPr>
          <w:p w14:paraId="7D6B7215"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right="1"/>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D;E</w:t>
            </w:r>
          </w:p>
        </w:tc>
        <w:tc>
          <w:tcPr>
            <w:tcW w:w="2777" w:type="pct"/>
            <w:tcBorders>
              <w:top w:val="single" w:sz="4" w:space="0" w:color="000000"/>
              <w:left w:val="single" w:sz="4" w:space="0" w:color="000000"/>
              <w:bottom w:val="single" w:sz="4" w:space="0" w:color="000000"/>
            </w:tcBorders>
          </w:tcPr>
          <w:p w14:paraId="1E0494C7"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Give the source of funding and the role of the funders for the present study</w:t>
            </w:r>
          </w:p>
        </w:tc>
        <w:tc>
          <w:tcPr>
            <w:tcW w:w="586" w:type="pct"/>
            <w:tcBorders>
              <w:top w:val="single" w:sz="4" w:space="0" w:color="000000"/>
              <w:bottom w:val="single" w:sz="4" w:space="0" w:color="000000"/>
            </w:tcBorders>
          </w:tcPr>
          <w:p w14:paraId="30CC6797"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Page 18</w:t>
            </w:r>
          </w:p>
        </w:tc>
      </w:tr>
      <w:tr w:rsidR="00FE2EE3" w:rsidRPr="00FE2EE3" w14:paraId="0754DCF7" w14:textId="77777777" w:rsidTr="000D14C0">
        <w:trPr>
          <w:trHeight w:val="369"/>
        </w:trPr>
        <w:tc>
          <w:tcPr>
            <w:tcW w:w="690" w:type="pct"/>
            <w:tcBorders>
              <w:top w:val="single" w:sz="4" w:space="0" w:color="000000"/>
              <w:bottom w:val="single" w:sz="4" w:space="0" w:color="000000"/>
              <w:right w:val="single" w:sz="4" w:space="0" w:color="000000"/>
            </w:tcBorders>
          </w:tcPr>
          <w:p w14:paraId="4D248A08"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i/>
                <w:iCs/>
                <w:color w:val="000000"/>
                <w:kern w:val="0"/>
                <w:lang w:val="en"/>
                <w14:ligatures w14:val="none"/>
              </w:rPr>
            </w:pPr>
            <w:r w:rsidRPr="00FE2EE3">
              <w:rPr>
                <w:rFonts w:ascii="Calibri" w:eastAsia="Times New Roman" w:hAnsi="Calibri" w:cs="Calibri"/>
                <w:i/>
                <w:iCs/>
                <w:color w:val="000000"/>
                <w:kern w:val="0"/>
                <w:lang w:val="en"/>
                <w14:ligatures w14:val="none"/>
              </w:rPr>
              <w:t>Conflicts of interest</w:t>
            </w:r>
          </w:p>
        </w:tc>
        <w:tc>
          <w:tcPr>
            <w:tcW w:w="294" w:type="pct"/>
            <w:tcBorders>
              <w:top w:val="single" w:sz="4" w:space="0" w:color="000000"/>
              <w:left w:val="single" w:sz="4" w:space="0" w:color="000000"/>
              <w:bottom w:val="single" w:sz="4" w:space="0" w:color="000000"/>
              <w:right w:val="single" w:sz="4" w:space="0" w:color="000000"/>
            </w:tcBorders>
          </w:tcPr>
          <w:p w14:paraId="0DD04527"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18b</w:t>
            </w:r>
          </w:p>
        </w:tc>
        <w:tc>
          <w:tcPr>
            <w:tcW w:w="639" w:type="pct"/>
            <w:tcBorders>
              <w:top w:val="single" w:sz="4" w:space="0" w:color="000000"/>
              <w:left w:val="single" w:sz="4" w:space="0" w:color="000000"/>
              <w:bottom w:val="single" w:sz="4" w:space="0" w:color="000000"/>
              <w:right w:val="single" w:sz="4" w:space="0" w:color="000000"/>
            </w:tcBorders>
          </w:tcPr>
          <w:p w14:paraId="09F9A065"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right="1"/>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D;E</w:t>
            </w:r>
          </w:p>
        </w:tc>
        <w:tc>
          <w:tcPr>
            <w:tcW w:w="2777" w:type="pct"/>
            <w:tcBorders>
              <w:top w:val="single" w:sz="4" w:space="0" w:color="000000"/>
              <w:left w:val="single" w:sz="4" w:space="0" w:color="000000"/>
              <w:bottom w:val="single" w:sz="4" w:space="0" w:color="000000"/>
            </w:tcBorders>
          </w:tcPr>
          <w:p w14:paraId="488AF126"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Declare any conflicts of interest and financial disclosures for all authors</w:t>
            </w:r>
          </w:p>
        </w:tc>
        <w:tc>
          <w:tcPr>
            <w:tcW w:w="586" w:type="pct"/>
            <w:tcBorders>
              <w:top w:val="single" w:sz="4" w:space="0" w:color="000000"/>
              <w:bottom w:val="single" w:sz="4" w:space="0" w:color="000000"/>
            </w:tcBorders>
          </w:tcPr>
          <w:p w14:paraId="155209F6"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Page 18</w:t>
            </w:r>
          </w:p>
        </w:tc>
      </w:tr>
      <w:tr w:rsidR="00FE2EE3" w:rsidRPr="00FE2EE3" w14:paraId="36C6B903" w14:textId="77777777" w:rsidTr="000D14C0">
        <w:trPr>
          <w:trHeight w:val="369"/>
        </w:trPr>
        <w:tc>
          <w:tcPr>
            <w:tcW w:w="690" w:type="pct"/>
            <w:tcBorders>
              <w:top w:val="single" w:sz="4" w:space="0" w:color="000000"/>
              <w:bottom w:val="single" w:sz="4" w:space="0" w:color="000000"/>
              <w:right w:val="single" w:sz="4" w:space="0" w:color="000000"/>
            </w:tcBorders>
          </w:tcPr>
          <w:p w14:paraId="5DADA4DA"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i/>
                <w:iCs/>
                <w:color w:val="000000"/>
                <w:kern w:val="0"/>
                <w:lang w:val="en"/>
                <w14:ligatures w14:val="none"/>
              </w:rPr>
            </w:pPr>
            <w:r w:rsidRPr="00FE2EE3">
              <w:rPr>
                <w:rFonts w:ascii="Calibri" w:eastAsia="Times New Roman" w:hAnsi="Calibri" w:cs="Calibri"/>
                <w:i/>
                <w:iCs/>
                <w:color w:val="000000"/>
                <w:kern w:val="0"/>
                <w:lang w:val="en"/>
                <w14:ligatures w14:val="none"/>
              </w:rPr>
              <w:t>Protocol</w:t>
            </w:r>
          </w:p>
        </w:tc>
        <w:tc>
          <w:tcPr>
            <w:tcW w:w="294" w:type="pct"/>
            <w:tcBorders>
              <w:top w:val="single" w:sz="4" w:space="0" w:color="000000"/>
              <w:left w:val="single" w:sz="4" w:space="0" w:color="000000"/>
              <w:bottom w:val="single" w:sz="4" w:space="0" w:color="000000"/>
              <w:right w:val="single" w:sz="4" w:space="0" w:color="000000"/>
            </w:tcBorders>
          </w:tcPr>
          <w:p w14:paraId="699A3714"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18c</w:t>
            </w:r>
          </w:p>
        </w:tc>
        <w:tc>
          <w:tcPr>
            <w:tcW w:w="639" w:type="pct"/>
            <w:tcBorders>
              <w:top w:val="single" w:sz="4" w:space="0" w:color="000000"/>
              <w:left w:val="single" w:sz="4" w:space="0" w:color="000000"/>
              <w:bottom w:val="single" w:sz="4" w:space="0" w:color="000000"/>
              <w:right w:val="single" w:sz="4" w:space="0" w:color="000000"/>
            </w:tcBorders>
          </w:tcPr>
          <w:p w14:paraId="5C3FEC15"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right="1"/>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D;E</w:t>
            </w:r>
          </w:p>
        </w:tc>
        <w:tc>
          <w:tcPr>
            <w:tcW w:w="2777" w:type="pct"/>
            <w:tcBorders>
              <w:top w:val="single" w:sz="4" w:space="0" w:color="000000"/>
              <w:left w:val="single" w:sz="4" w:space="0" w:color="000000"/>
              <w:bottom w:val="single" w:sz="4" w:space="0" w:color="000000"/>
            </w:tcBorders>
          </w:tcPr>
          <w:p w14:paraId="1B50B819"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Indicate where the study protocol can be accessed or state that a protocol was not prepared</w:t>
            </w:r>
          </w:p>
        </w:tc>
        <w:tc>
          <w:tcPr>
            <w:tcW w:w="586" w:type="pct"/>
            <w:tcBorders>
              <w:top w:val="single" w:sz="4" w:space="0" w:color="000000"/>
              <w:bottom w:val="single" w:sz="4" w:space="0" w:color="000000"/>
            </w:tcBorders>
          </w:tcPr>
          <w:p w14:paraId="02B36217"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Page 18</w:t>
            </w:r>
          </w:p>
        </w:tc>
      </w:tr>
      <w:tr w:rsidR="00FE2EE3" w:rsidRPr="00FE2EE3" w14:paraId="387C4A7D" w14:textId="77777777" w:rsidTr="000D14C0">
        <w:trPr>
          <w:trHeight w:val="369"/>
        </w:trPr>
        <w:tc>
          <w:tcPr>
            <w:tcW w:w="690" w:type="pct"/>
            <w:tcBorders>
              <w:top w:val="single" w:sz="4" w:space="0" w:color="000000"/>
              <w:bottom w:val="single" w:sz="4" w:space="0" w:color="000000"/>
              <w:right w:val="single" w:sz="4" w:space="0" w:color="000000"/>
            </w:tcBorders>
          </w:tcPr>
          <w:p w14:paraId="00B48BD3"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i/>
                <w:iCs/>
                <w:color w:val="000000"/>
                <w:kern w:val="0"/>
                <w:lang w:val="en"/>
                <w14:ligatures w14:val="none"/>
              </w:rPr>
            </w:pPr>
            <w:r w:rsidRPr="00FE2EE3">
              <w:rPr>
                <w:rFonts w:ascii="Calibri" w:eastAsia="Times New Roman" w:hAnsi="Calibri" w:cs="Calibri"/>
                <w:i/>
                <w:iCs/>
                <w:color w:val="000000"/>
                <w:kern w:val="0"/>
                <w:lang w:val="en"/>
                <w14:ligatures w14:val="none"/>
              </w:rPr>
              <w:t>Registration</w:t>
            </w:r>
          </w:p>
        </w:tc>
        <w:tc>
          <w:tcPr>
            <w:tcW w:w="294" w:type="pct"/>
            <w:tcBorders>
              <w:top w:val="single" w:sz="4" w:space="0" w:color="000000"/>
              <w:left w:val="single" w:sz="4" w:space="0" w:color="000000"/>
              <w:bottom w:val="single" w:sz="4" w:space="0" w:color="000000"/>
              <w:right w:val="single" w:sz="4" w:space="0" w:color="000000"/>
            </w:tcBorders>
          </w:tcPr>
          <w:p w14:paraId="2964DF11"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18d</w:t>
            </w:r>
          </w:p>
        </w:tc>
        <w:tc>
          <w:tcPr>
            <w:tcW w:w="639" w:type="pct"/>
            <w:tcBorders>
              <w:top w:val="single" w:sz="4" w:space="0" w:color="000000"/>
              <w:left w:val="single" w:sz="4" w:space="0" w:color="000000"/>
              <w:bottom w:val="single" w:sz="4" w:space="0" w:color="000000"/>
              <w:right w:val="single" w:sz="4" w:space="0" w:color="000000"/>
            </w:tcBorders>
          </w:tcPr>
          <w:p w14:paraId="1DCE589C"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right="1"/>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D;E</w:t>
            </w:r>
          </w:p>
        </w:tc>
        <w:tc>
          <w:tcPr>
            <w:tcW w:w="2777" w:type="pct"/>
            <w:tcBorders>
              <w:top w:val="single" w:sz="4" w:space="0" w:color="000000"/>
              <w:left w:val="single" w:sz="4" w:space="0" w:color="000000"/>
              <w:bottom w:val="single" w:sz="4" w:space="0" w:color="000000"/>
            </w:tcBorders>
          </w:tcPr>
          <w:p w14:paraId="102A17F4"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Provide registration information for the study, including register name and registration number, or state that the study was not registered</w:t>
            </w:r>
          </w:p>
        </w:tc>
        <w:tc>
          <w:tcPr>
            <w:tcW w:w="586" w:type="pct"/>
            <w:tcBorders>
              <w:top w:val="single" w:sz="4" w:space="0" w:color="000000"/>
              <w:bottom w:val="single" w:sz="4" w:space="0" w:color="000000"/>
            </w:tcBorders>
          </w:tcPr>
          <w:p w14:paraId="39E59B1C"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NA</w:t>
            </w:r>
          </w:p>
        </w:tc>
      </w:tr>
      <w:tr w:rsidR="00FE2EE3" w:rsidRPr="00FE2EE3" w14:paraId="63D9CEDD" w14:textId="77777777" w:rsidTr="000D14C0">
        <w:trPr>
          <w:trHeight w:val="369"/>
        </w:trPr>
        <w:tc>
          <w:tcPr>
            <w:tcW w:w="690" w:type="pct"/>
            <w:tcBorders>
              <w:top w:val="single" w:sz="4" w:space="0" w:color="000000"/>
              <w:bottom w:val="single" w:sz="4" w:space="0" w:color="000000"/>
              <w:right w:val="single" w:sz="4" w:space="0" w:color="000000"/>
            </w:tcBorders>
          </w:tcPr>
          <w:p w14:paraId="13428052"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i/>
                <w:iCs/>
                <w:color w:val="000000"/>
                <w:kern w:val="0"/>
                <w:lang w:val="en"/>
                <w14:ligatures w14:val="none"/>
              </w:rPr>
            </w:pPr>
            <w:r w:rsidRPr="00FE2EE3">
              <w:rPr>
                <w:rFonts w:ascii="Calibri" w:eastAsia="Times New Roman" w:hAnsi="Calibri" w:cs="Calibri"/>
                <w:i/>
                <w:iCs/>
                <w:color w:val="000000"/>
                <w:kern w:val="0"/>
                <w:lang w:val="en"/>
                <w14:ligatures w14:val="none"/>
              </w:rPr>
              <w:t>Data sharing</w:t>
            </w:r>
          </w:p>
        </w:tc>
        <w:tc>
          <w:tcPr>
            <w:tcW w:w="294" w:type="pct"/>
            <w:tcBorders>
              <w:top w:val="single" w:sz="4" w:space="0" w:color="000000"/>
              <w:left w:val="single" w:sz="4" w:space="0" w:color="000000"/>
              <w:bottom w:val="single" w:sz="4" w:space="0" w:color="000000"/>
              <w:right w:val="single" w:sz="4" w:space="0" w:color="000000"/>
            </w:tcBorders>
          </w:tcPr>
          <w:p w14:paraId="79417445"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18e</w:t>
            </w:r>
          </w:p>
        </w:tc>
        <w:tc>
          <w:tcPr>
            <w:tcW w:w="639" w:type="pct"/>
            <w:tcBorders>
              <w:top w:val="single" w:sz="4" w:space="0" w:color="000000"/>
              <w:left w:val="single" w:sz="4" w:space="0" w:color="000000"/>
              <w:bottom w:val="single" w:sz="4" w:space="0" w:color="000000"/>
              <w:right w:val="single" w:sz="4" w:space="0" w:color="000000"/>
            </w:tcBorders>
          </w:tcPr>
          <w:p w14:paraId="5F167AE4"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right="1"/>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D;E</w:t>
            </w:r>
          </w:p>
        </w:tc>
        <w:tc>
          <w:tcPr>
            <w:tcW w:w="2777" w:type="pct"/>
            <w:tcBorders>
              <w:top w:val="single" w:sz="4" w:space="0" w:color="000000"/>
              <w:left w:val="single" w:sz="4" w:space="0" w:color="000000"/>
              <w:bottom w:val="single" w:sz="4" w:space="0" w:color="000000"/>
            </w:tcBorders>
          </w:tcPr>
          <w:p w14:paraId="7C757888"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Provide details of the availability of the study data</w:t>
            </w:r>
          </w:p>
        </w:tc>
        <w:tc>
          <w:tcPr>
            <w:tcW w:w="586" w:type="pct"/>
            <w:tcBorders>
              <w:top w:val="single" w:sz="4" w:space="0" w:color="000000"/>
              <w:bottom w:val="single" w:sz="4" w:space="0" w:color="000000"/>
            </w:tcBorders>
          </w:tcPr>
          <w:p w14:paraId="419DF556"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Page 19</w:t>
            </w:r>
          </w:p>
        </w:tc>
      </w:tr>
      <w:tr w:rsidR="00FE2EE3" w:rsidRPr="00FE2EE3" w14:paraId="059BAAC5" w14:textId="77777777" w:rsidTr="000D14C0">
        <w:trPr>
          <w:trHeight w:val="369"/>
        </w:trPr>
        <w:tc>
          <w:tcPr>
            <w:tcW w:w="690" w:type="pct"/>
            <w:tcBorders>
              <w:top w:val="single" w:sz="4" w:space="0" w:color="000000"/>
              <w:bottom w:val="single" w:sz="4" w:space="0" w:color="000000"/>
              <w:right w:val="single" w:sz="4" w:space="0" w:color="000000"/>
            </w:tcBorders>
          </w:tcPr>
          <w:p w14:paraId="35E1E055"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i/>
                <w:iCs/>
                <w:color w:val="000000"/>
                <w:kern w:val="0"/>
                <w:lang w:val="en"/>
                <w14:ligatures w14:val="none"/>
              </w:rPr>
            </w:pPr>
            <w:r w:rsidRPr="00FE2EE3">
              <w:rPr>
                <w:rFonts w:ascii="Calibri" w:eastAsia="Times New Roman" w:hAnsi="Calibri" w:cs="Calibri"/>
                <w:i/>
                <w:iCs/>
                <w:color w:val="000000"/>
                <w:kern w:val="0"/>
                <w:lang w:val="en"/>
                <w14:ligatures w14:val="none"/>
              </w:rPr>
              <w:t>Code sharing</w:t>
            </w:r>
          </w:p>
        </w:tc>
        <w:tc>
          <w:tcPr>
            <w:tcW w:w="294" w:type="pct"/>
            <w:tcBorders>
              <w:top w:val="single" w:sz="4" w:space="0" w:color="000000"/>
              <w:left w:val="single" w:sz="4" w:space="0" w:color="000000"/>
              <w:bottom w:val="single" w:sz="4" w:space="0" w:color="000000"/>
              <w:right w:val="single" w:sz="4" w:space="0" w:color="000000"/>
            </w:tcBorders>
          </w:tcPr>
          <w:p w14:paraId="3567F3DF"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18f</w:t>
            </w:r>
          </w:p>
        </w:tc>
        <w:tc>
          <w:tcPr>
            <w:tcW w:w="639" w:type="pct"/>
            <w:tcBorders>
              <w:top w:val="single" w:sz="4" w:space="0" w:color="000000"/>
              <w:left w:val="single" w:sz="4" w:space="0" w:color="000000"/>
              <w:bottom w:val="single" w:sz="4" w:space="0" w:color="000000"/>
              <w:right w:val="single" w:sz="4" w:space="0" w:color="000000"/>
            </w:tcBorders>
          </w:tcPr>
          <w:p w14:paraId="7003876D"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right="1"/>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D;E</w:t>
            </w:r>
          </w:p>
        </w:tc>
        <w:tc>
          <w:tcPr>
            <w:tcW w:w="2777" w:type="pct"/>
            <w:tcBorders>
              <w:top w:val="single" w:sz="4" w:space="0" w:color="000000"/>
              <w:left w:val="single" w:sz="4" w:space="0" w:color="000000"/>
              <w:bottom w:val="single" w:sz="4" w:space="0" w:color="000000"/>
            </w:tcBorders>
          </w:tcPr>
          <w:p w14:paraId="526F637F"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Provide details of the availability of the analytical code</w:t>
            </w:r>
            <w:r w:rsidRPr="00FE2EE3">
              <w:rPr>
                <w:rFonts w:ascii="Calibri" w:eastAsia="Times New Roman" w:hAnsi="Calibri" w:cs="Calibri"/>
                <w:color w:val="000000"/>
                <w:kern w:val="0"/>
                <w:vertAlign w:val="superscript"/>
                <w:lang w:val="en"/>
                <w14:ligatures w14:val="none"/>
              </w:rPr>
              <w:t>4</w:t>
            </w:r>
          </w:p>
        </w:tc>
        <w:tc>
          <w:tcPr>
            <w:tcW w:w="586" w:type="pct"/>
            <w:tcBorders>
              <w:top w:val="single" w:sz="4" w:space="0" w:color="000000"/>
              <w:bottom w:val="single" w:sz="4" w:space="0" w:color="000000"/>
            </w:tcBorders>
          </w:tcPr>
          <w:p w14:paraId="1648E591"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PMingLiU" w:hAnsi="Calibri" w:cs="Calibri"/>
                <w:color w:val="000000"/>
                <w:kern w:val="0"/>
                <w:lang w:val="en" w:eastAsia="zh-TW"/>
                <w14:ligatures w14:val="none"/>
              </w:rPr>
            </w:pPr>
            <w:r w:rsidRPr="00FE2EE3">
              <w:rPr>
                <w:rFonts w:ascii="Calibri" w:eastAsia="Times New Roman" w:hAnsi="Calibri" w:cs="Calibri"/>
                <w:color w:val="000000"/>
                <w:kern w:val="0"/>
                <w:lang w:val="en"/>
                <w14:ligatures w14:val="none"/>
              </w:rPr>
              <w:t xml:space="preserve">Multimedia Appendix </w:t>
            </w:r>
            <w:r w:rsidRPr="00FE2EE3">
              <w:rPr>
                <w:rFonts w:ascii="Calibri" w:eastAsia="PMingLiU" w:hAnsi="Calibri" w:cs="Calibri"/>
                <w:color w:val="000000"/>
                <w:kern w:val="0"/>
                <w:lang w:val="en" w:eastAsia="zh-TW"/>
                <w14:ligatures w14:val="none"/>
              </w:rPr>
              <w:t>3</w:t>
            </w:r>
          </w:p>
        </w:tc>
      </w:tr>
      <w:tr w:rsidR="00FE2EE3" w:rsidRPr="00FE2EE3" w14:paraId="673F6A8C" w14:textId="77777777" w:rsidTr="000D14C0">
        <w:trPr>
          <w:trHeight w:val="369"/>
        </w:trPr>
        <w:tc>
          <w:tcPr>
            <w:tcW w:w="5000" w:type="pct"/>
            <w:gridSpan w:val="5"/>
            <w:tcBorders>
              <w:top w:val="single" w:sz="4" w:space="0" w:color="000000"/>
              <w:bottom w:val="single" w:sz="4" w:space="0" w:color="000000"/>
            </w:tcBorders>
            <w:shd w:val="clear" w:color="auto" w:fill="FFF2CC"/>
          </w:tcPr>
          <w:p w14:paraId="3FF2F8CB"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rightChars="-26" w:right="-62"/>
              <w:rPr>
                <w:rFonts w:ascii="Calibri" w:eastAsia="Times New Roman" w:hAnsi="Calibri" w:cs="Calibri"/>
                <w:color w:val="000000"/>
                <w:kern w:val="0"/>
                <w:lang w:val="en"/>
                <w14:ligatures w14:val="none"/>
              </w:rPr>
            </w:pPr>
            <w:r w:rsidRPr="00FE2EE3">
              <w:rPr>
                <w:rFonts w:ascii="Calibri" w:eastAsia="Times New Roman" w:hAnsi="Calibri" w:cs="Calibri"/>
                <w:b/>
                <w:bCs/>
                <w:color w:val="000000"/>
                <w:kern w:val="0"/>
                <w:lang w:val="en"/>
                <w14:ligatures w14:val="none"/>
              </w:rPr>
              <w:t>PATIENT &amp; PUBLIC INVOLVEMENT</w:t>
            </w:r>
          </w:p>
        </w:tc>
      </w:tr>
      <w:tr w:rsidR="00FE2EE3" w:rsidRPr="00FE2EE3" w14:paraId="7F475081" w14:textId="77777777" w:rsidTr="000D14C0">
        <w:trPr>
          <w:trHeight w:val="369"/>
        </w:trPr>
        <w:tc>
          <w:tcPr>
            <w:tcW w:w="690" w:type="pct"/>
            <w:tcBorders>
              <w:top w:val="single" w:sz="4" w:space="0" w:color="000000"/>
              <w:bottom w:val="single" w:sz="4" w:space="0" w:color="000000"/>
              <w:right w:val="single" w:sz="4" w:space="0" w:color="000000"/>
            </w:tcBorders>
          </w:tcPr>
          <w:p w14:paraId="06E75ECB"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i/>
                <w:iCs/>
                <w:color w:val="000000"/>
                <w:kern w:val="0"/>
                <w:lang w:val="en"/>
                <w14:ligatures w14:val="none"/>
              </w:rPr>
            </w:pPr>
            <w:r w:rsidRPr="00FE2EE3">
              <w:rPr>
                <w:rFonts w:ascii="Calibri" w:eastAsia="Times New Roman" w:hAnsi="Calibri" w:cs="Calibri"/>
                <w:i/>
                <w:iCs/>
                <w:color w:val="000000"/>
                <w:kern w:val="0"/>
                <w:lang w:val="en"/>
                <w14:ligatures w14:val="none"/>
              </w:rPr>
              <w:t>Patient &amp; Public Involvement</w:t>
            </w:r>
          </w:p>
        </w:tc>
        <w:tc>
          <w:tcPr>
            <w:tcW w:w="294" w:type="pct"/>
            <w:tcBorders>
              <w:top w:val="single" w:sz="4" w:space="0" w:color="000000"/>
              <w:left w:val="single" w:sz="4" w:space="0" w:color="000000"/>
              <w:bottom w:val="single" w:sz="4" w:space="0" w:color="000000"/>
              <w:right w:val="single" w:sz="4" w:space="0" w:color="000000"/>
            </w:tcBorders>
          </w:tcPr>
          <w:p w14:paraId="752C54BB"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19</w:t>
            </w:r>
          </w:p>
        </w:tc>
        <w:tc>
          <w:tcPr>
            <w:tcW w:w="639" w:type="pct"/>
            <w:tcBorders>
              <w:top w:val="single" w:sz="4" w:space="0" w:color="000000"/>
              <w:left w:val="single" w:sz="4" w:space="0" w:color="000000"/>
              <w:bottom w:val="single" w:sz="4" w:space="0" w:color="000000"/>
              <w:right w:val="single" w:sz="4" w:space="0" w:color="000000"/>
            </w:tcBorders>
          </w:tcPr>
          <w:p w14:paraId="40BB729C"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right="1"/>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D;E</w:t>
            </w:r>
          </w:p>
        </w:tc>
        <w:tc>
          <w:tcPr>
            <w:tcW w:w="2777" w:type="pct"/>
            <w:tcBorders>
              <w:top w:val="single" w:sz="4" w:space="0" w:color="000000"/>
              <w:left w:val="single" w:sz="4" w:space="0" w:color="000000"/>
              <w:bottom w:val="single" w:sz="4" w:space="0" w:color="000000"/>
            </w:tcBorders>
          </w:tcPr>
          <w:p w14:paraId="72289B11"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Provide details of any patient and public involvement during the design, conduct, reporting, interpretation, or dissemination of the study or state no involvement.</w:t>
            </w:r>
          </w:p>
        </w:tc>
        <w:tc>
          <w:tcPr>
            <w:tcW w:w="586" w:type="pct"/>
            <w:tcBorders>
              <w:top w:val="single" w:sz="4" w:space="0" w:color="000000"/>
              <w:bottom w:val="single" w:sz="4" w:space="0" w:color="000000"/>
            </w:tcBorders>
          </w:tcPr>
          <w:p w14:paraId="1AD1D78F" w14:textId="38985206" w:rsidR="00FE2EE3" w:rsidRPr="00FE2EE3" w:rsidRDefault="00440AF0"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ins w:id="35" w:author="Author">
              <w:r>
                <w:rPr>
                  <w:rFonts w:ascii="Calibri" w:eastAsia="Times New Roman" w:hAnsi="Calibri" w:cs="Calibri"/>
                  <w:color w:val="000000"/>
                  <w:kern w:val="0"/>
                  <w:lang w:val="en"/>
                  <w14:ligatures w14:val="none"/>
                </w:rPr>
                <w:t>N</w:t>
              </w:r>
            </w:ins>
            <w:del w:id="36" w:author="Author">
              <w:r w:rsidR="00FE2EE3" w:rsidRPr="00FE2EE3" w:rsidDel="00440AF0">
                <w:rPr>
                  <w:rFonts w:ascii="Calibri" w:eastAsia="Times New Roman" w:hAnsi="Calibri" w:cs="Calibri"/>
                  <w:color w:val="000000"/>
                  <w:kern w:val="0"/>
                  <w:lang w:val="en"/>
                  <w14:ligatures w14:val="none"/>
                </w:rPr>
                <w:delText>n</w:delText>
              </w:r>
            </w:del>
            <w:r w:rsidR="00FE2EE3" w:rsidRPr="00FE2EE3">
              <w:rPr>
                <w:rFonts w:ascii="Calibri" w:eastAsia="Times New Roman" w:hAnsi="Calibri" w:cs="Calibri"/>
                <w:color w:val="000000"/>
                <w:kern w:val="0"/>
                <w:lang w:val="en"/>
                <w14:ligatures w14:val="none"/>
              </w:rPr>
              <w:t>o involvement</w:t>
            </w:r>
          </w:p>
        </w:tc>
      </w:tr>
      <w:tr w:rsidR="00FE2EE3" w:rsidRPr="00FE2EE3" w14:paraId="0469524F" w14:textId="77777777" w:rsidTr="000D14C0">
        <w:trPr>
          <w:trHeight w:val="369"/>
        </w:trPr>
        <w:tc>
          <w:tcPr>
            <w:tcW w:w="5000" w:type="pct"/>
            <w:gridSpan w:val="5"/>
            <w:tcBorders>
              <w:top w:val="single" w:sz="4" w:space="0" w:color="000000"/>
              <w:bottom w:val="single" w:sz="4" w:space="0" w:color="000000"/>
            </w:tcBorders>
            <w:shd w:val="clear" w:color="auto" w:fill="FFF2CC"/>
          </w:tcPr>
          <w:p w14:paraId="6DE8509C"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rightChars="-26" w:right="-62"/>
              <w:rPr>
                <w:rFonts w:ascii="Calibri" w:eastAsia="Times New Roman" w:hAnsi="Calibri" w:cs="Calibri"/>
                <w:color w:val="000000"/>
                <w:kern w:val="0"/>
                <w:lang w:val="en"/>
                <w14:ligatures w14:val="none"/>
              </w:rPr>
            </w:pPr>
            <w:r w:rsidRPr="00FE2EE3">
              <w:rPr>
                <w:rFonts w:ascii="Calibri" w:eastAsia="Times New Roman" w:hAnsi="Calibri" w:cs="Calibri"/>
                <w:b/>
                <w:bCs/>
                <w:color w:val="000000"/>
                <w:kern w:val="0"/>
                <w:lang w:val="en"/>
                <w14:ligatures w14:val="none"/>
              </w:rPr>
              <w:t>RESULTS</w:t>
            </w:r>
          </w:p>
        </w:tc>
      </w:tr>
      <w:tr w:rsidR="00FE2EE3" w:rsidRPr="00FE2EE3" w14:paraId="77CF92E6" w14:textId="77777777" w:rsidTr="000D14C0">
        <w:trPr>
          <w:trHeight w:val="369"/>
        </w:trPr>
        <w:tc>
          <w:tcPr>
            <w:tcW w:w="690" w:type="pct"/>
            <w:vMerge w:val="restart"/>
            <w:tcBorders>
              <w:top w:val="single" w:sz="4" w:space="0" w:color="000000"/>
              <w:right w:val="single" w:sz="4" w:space="0" w:color="000000"/>
            </w:tcBorders>
          </w:tcPr>
          <w:p w14:paraId="578747E3"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b/>
                <w:bCs/>
                <w:color w:val="000000"/>
                <w:kern w:val="0"/>
                <w:lang w:val="en"/>
                <w14:ligatures w14:val="none"/>
              </w:rPr>
            </w:pPr>
            <w:r w:rsidRPr="00FE2EE3">
              <w:rPr>
                <w:rFonts w:ascii="Calibri" w:eastAsia="Times New Roman" w:hAnsi="Calibri" w:cs="Calibri"/>
                <w:i/>
                <w:iCs/>
                <w:color w:val="000000"/>
                <w:kern w:val="0"/>
                <w:lang w:val="en"/>
                <w14:ligatures w14:val="none"/>
              </w:rPr>
              <w:t>Participants</w:t>
            </w:r>
          </w:p>
        </w:tc>
        <w:tc>
          <w:tcPr>
            <w:tcW w:w="294" w:type="pct"/>
            <w:tcBorders>
              <w:top w:val="single" w:sz="4" w:space="0" w:color="000000"/>
              <w:left w:val="single" w:sz="4" w:space="0" w:color="000000"/>
              <w:bottom w:val="single" w:sz="4" w:space="0" w:color="000000"/>
              <w:right w:val="single" w:sz="4" w:space="0" w:color="000000"/>
            </w:tcBorders>
          </w:tcPr>
          <w:p w14:paraId="7BDDA93A"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20a</w:t>
            </w:r>
          </w:p>
        </w:tc>
        <w:tc>
          <w:tcPr>
            <w:tcW w:w="639" w:type="pct"/>
            <w:tcBorders>
              <w:top w:val="single" w:sz="4" w:space="0" w:color="000000"/>
              <w:left w:val="single" w:sz="4" w:space="0" w:color="000000"/>
              <w:bottom w:val="single" w:sz="4" w:space="0" w:color="000000"/>
              <w:right w:val="single" w:sz="4" w:space="0" w:color="000000"/>
            </w:tcBorders>
          </w:tcPr>
          <w:p w14:paraId="01B20724"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right="1"/>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D;E</w:t>
            </w:r>
          </w:p>
        </w:tc>
        <w:tc>
          <w:tcPr>
            <w:tcW w:w="2777" w:type="pct"/>
            <w:tcBorders>
              <w:top w:val="single" w:sz="4" w:space="0" w:color="000000"/>
              <w:left w:val="single" w:sz="4" w:space="0" w:color="000000"/>
              <w:bottom w:val="single" w:sz="4" w:space="0" w:color="000000"/>
            </w:tcBorders>
          </w:tcPr>
          <w:p w14:paraId="25C8A74D"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Describe the flow of participants through the study, including the number of participants with and without the outcome and, if applicable, a summary of the follow-up time. A diagram may be helpful.</w:t>
            </w:r>
          </w:p>
        </w:tc>
        <w:tc>
          <w:tcPr>
            <w:tcW w:w="586" w:type="pct"/>
            <w:tcBorders>
              <w:top w:val="single" w:sz="4" w:space="0" w:color="000000"/>
              <w:bottom w:val="single" w:sz="4" w:space="0" w:color="000000"/>
            </w:tcBorders>
          </w:tcPr>
          <w:p w14:paraId="1DC709CC"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Multimedia Appendix 2</w:t>
            </w:r>
          </w:p>
        </w:tc>
      </w:tr>
      <w:tr w:rsidR="00FE2EE3" w:rsidRPr="00FE2EE3" w14:paraId="550A406F" w14:textId="77777777" w:rsidTr="000D14C0">
        <w:trPr>
          <w:trHeight w:val="369"/>
        </w:trPr>
        <w:tc>
          <w:tcPr>
            <w:tcW w:w="690" w:type="pct"/>
            <w:vMerge/>
            <w:tcBorders>
              <w:right w:val="single" w:sz="4" w:space="0" w:color="000000"/>
            </w:tcBorders>
          </w:tcPr>
          <w:p w14:paraId="71437FCE"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i/>
                <w:iCs/>
                <w:color w:val="000000"/>
                <w:kern w:val="0"/>
                <w:lang w:val="en"/>
                <w14:ligatures w14:val="none"/>
              </w:rPr>
            </w:pPr>
          </w:p>
        </w:tc>
        <w:tc>
          <w:tcPr>
            <w:tcW w:w="294" w:type="pct"/>
            <w:tcBorders>
              <w:top w:val="single" w:sz="4" w:space="0" w:color="000000"/>
              <w:left w:val="single" w:sz="4" w:space="0" w:color="000000"/>
              <w:bottom w:val="single" w:sz="4" w:space="0" w:color="000000"/>
              <w:right w:val="single" w:sz="4" w:space="0" w:color="000000"/>
            </w:tcBorders>
          </w:tcPr>
          <w:p w14:paraId="458B0496"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rightChars="-26" w:right="-62"/>
              <w:rPr>
                <w:rFonts w:ascii="Calibri" w:eastAsia="Times New Roman" w:hAnsi="Calibri" w:cs="Calibri"/>
                <w:color w:val="000000"/>
                <w:kern w:val="0"/>
                <w:lang w:val="en"/>
                <w14:ligatures w14:val="none"/>
              </w:rPr>
            </w:pPr>
          </w:p>
          <w:p w14:paraId="013BC6FD"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20b</w:t>
            </w:r>
          </w:p>
        </w:tc>
        <w:tc>
          <w:tcPr>
            <w:tcW w:w="639" w:type="pct"/>
            <w:tcBorders>
              <w:top w:val="single" w:sz="4" w:space="0" w:color="000000"/>
              <w:left w:val="single" w:sz="4" w:space="0" w:color="000000"/>
              <w:bottom w:val="single" w:sz="4" w:space="0" w:color="000000"/>
              <w:right w:val="single" w:sz="4" w:space="0" w:color="000000"/>
            </w:tcBorders>
          </w:tcPr>
          <w:p w14:paraId="6D4D78E0"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p>
          <w:p w14:paraId="50232695"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right="1"/>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D;E</w:t>
            </w:r>
          </w:p>
        </w:tc>
        <w:tc>
          <w:tcPr>
            <w:tcW w:w="2777" w:type="pct"/>
            <w:tcBorders>
              <w:top w:val="single" w:sz="4" w:space="0" w:color="000000"/>
              <w:left w:val="single" w:sz="4" w:space="0" w:color="000000"/>
              <w:bottom w:val="single" w:sz="4" w:space="0" w:color="000000"/>
            </w:tcBorders>
          </w:tcPr>
          <w:p w14:paraId="6F8BF539"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ight="143"/>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 xml:space="preserve">Report the characteristics overall and, where applicable, for each data source or setting, </w:t>
            </w:r>
            <w:r w:rsidRPr="00FE2EE3">
              <w:rPr>
                <w:rFonts w:ascii="Calibri" w:eastAsia="Times New Roman" w:hAnsi="Calibri" w:cs="Calibri"/>
                <w:color w:val="000000"/>
                <w:kern w:val="0"/>
                <w:lang w:val="en"/>
                <w14:ligatures w14:val="none"/>
              </w:rPr>
              <w:lastRenderedPageBreak/>
              <w:t>including the key dates, key predictors (including demographics), treatments received, sample size, number of outcome events, follow-up time, and amount of missing data. A table may be helpful. Report any</w:t>
            </w:r>
            <w:r w:rsidRPr="00FE2EE3">
              <w:rPr>
                <w:rFonts w:ascii="Calibri" w:eastAsia="PMingLiU" w:hAnsi="Calibri" w:cs="Calibri"/>
                <w:color w:val="000000"/>
                <w:kern w:val="0"/>
                <w:lang w:val="en" w:eastAsia="zh-TW"/>
                <w14:ligatures w14:val="none"/>
              </w:rPr>
              <w:t xml:space="preserve"> </w:t>
            </w:r>
            <w:r w:rsidRPr="00FE2EE3">
              <w:rPr>
                <w:rFonts w:ascii="Calibri" w:eastAsia="Times New Roman" w:hAnsi="Calibri" w:cs="Calibri"/>
                <w:color w:val="000000"/>
                <w:kern w:val="0"/>
                <w:lang w:val="en"/>
                <w14:ligatures w14:val="none"/>
              </w:rPr>
              <w:t>differences across key demographic groups.</w:t>
            </w:r>
          </w:p>
        </w:tc>
        <w:tc>
          <w:tcPr>
            <w:tcW w:w="586" w:type="pct"/>
            <w:tcBorders>
              <w:top w:val="single" w:sz="4" w:space="0" w:color="000000"/>
              <w:bottom w:val="single" w:sz="4" w:space="0" w:color="000000"/>
            </w:tcBorders>
          </w:tcPr>
          <w:p w14:paraId="674B7667" w14:textId="243792CD"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b/>
                <w:bCs/>
                <w:color w:val="000000"/>
                <w:kern w:val="0"/>
                <w:lang w:val="en"/>
                <w14:ligatures w14:val="none"/>
              </w:rPr>
            </w:pPr>
            <w:r w:rsidRPr="00FE2EE3">
              <w:rPr>
                <w:rFonts w:ascii="Calibri" w:eastAsia="Times New Roman" w:hAnsi="Calibri" w:cs="Calibri"/>
                <w:color w:val="000000"/>
                <w:kern w:val="0"/>
                <w:lang w:val="en"/>
                <w14:ligatures w14:val="none"/>
              </w:rPr>
              <w:lastRenderedPageBreak/>
              <w:t>Table</w:t>
            </w:r>
            <w:ins w:id="37" w:author="Author">
              <w:r w:rsidR="00440AF0">
                <w:rPr>
                  <w:rFonts w:ascii="Calibri" w:eastAsia="Times New Roman" w:hAnsi="Calibri" w:cs="Calibri"/>
                  <w:color w:val="000000"/>
                  <w:kern w:val="0"/>
                  <w:lang w:val="en"/>
                  <w14:ligatures w14:val="none"/>
                </w:rPr>
                <w:t>s</w:t>
              </w:r>
            </w:ins>
            <w:r w:rsidRPr="00FE2EE3">
              <w:rPr>
                <w:rFonts w:ascii="Calibri" w:eastAsia="Times New Roman" w:hAnsi="Calibri" w:cs="Calibri"/>
                <w:color w:val="000000"/>
                <w:kern w:val="0"/>
                <w:lang w:val="en"/>
                <w14:ligatures w14:val="none"/>
              </w:rPr>
              <w:t xml:space="preserve"> 1</w:t>
            </w:r>
            <w:ins w:id="38" w:author="Author">
              <w:r w:rsidR="00440AF0">
                <w:rPr>
                  <w:rFonts w:ascii="Calibri" w:eastAsia="Times New Roman" w:hAnsi="Calibri" w:cs="Calibri"/>
                  <w:color w:val="000000"/>
                  <w:kern w:val="0"/>
                  <w:lang w:val="en"/>
                  <w14:ligatures w14:val="none"/>
                </w:rPr>
                <w:t xml:space="preserve"> and</w:t>
              </w:r>
            </w:ins>
            <w:del w:id="39" w:author="Author">
              <w:r w:rsidRPr="00FE2EE3" w:rsidDel="00440AF0">
                <w:rPr>
                  <w:rFonts w:ascii="Calibri" w:eastAsia="Times New Roman" w:hAnsi="Calibri" w:cs="Calibri"/>
                  <w:color w:val="000000"/>
                  <w:kern w:val="0"/>
                  <w:lang w:val="en"/>
                  <w14:ligatures w14:val="none"/>
                </w:rPr>
                <w:delText>,</w:delText>
              </w:r>
            </w:del>
            <w:r w:rsidRPr="00FE2EE3">
              <w:rPr>
                <w:rFonts w:ascii="Calibri" w:eastAsia="Times New Roman" w:hAnsi="Calibri" w:cs="Calibri"/>
                <w:color w:val="000000"/>
                <w:kern w:val="0"/>
                <w:lang w:val="en"/>
                <w14:ligatures w14:val="none"/>
              </w:rPr>
              <w:t xml:space="preserve"> 2</w:t>
            </w:r>
          </w:p>
        </w:tc>
      </w:tr>
      <w:tr w:rsidR="00FE2EE3" w:rsidRPr="00FE2EE3" w14:paraId="423CB197" w14:textId="77777777" w:rsidTr="000D14C0">
        <w:trPr>
          <w:trHeight w:val="369"/>
        </w:trPr>
        <w:tc>
          <w:tcPr>
            <w:tcW w:w="690" w:type="pct"/>
            <w:vMerge/>
            <w:tcBorders>
              <w:bottom w:val="single" w:sz="4" w:space="0" w:color="000000"/>
              <w:right w:val="single" w:sz="4" w:space="0" w:color="000000"/>
            </w:tcBorders>
          </w:tcPr>
          <w:p w14:paraId="0556B533"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i/>
                <w:iCs/>
                <w:color w:val="000000"/>
                <w:kern w:val="0"/>
                <w:lang w:val="en"/>
                <w14:ligatures w14:val="none"/>
              </w:rPr>
            </w:pPr>
          </w:p>
        </w:tc>
        <w:tc>
          <w:tcPr>
            <w:tcW w:w="294" w:type="pct"/>
            <w:tcBorders>
              <w:top w:val="single" w:sz="4" w:space="0" w:color="000000"/>
              <w:left w:val="single" w:sz="4" w:space="0" w:color="000000"/>
              <w:bottom w:val="single" w:sz="4" w:space="0" w:color="000000"/>
              <w:right w:val="single" w:sz="4" w:space="0" w:color="000000"/>
            </w:tcBorders>
          </w:tcPr>
          <w:p w14:paraId="6A7214F4" w14:textId="77777777" w:rsidR="00FE2EE3" w:rsidRPr="00FE2EE3" w:rsidRDefault="00FE2EE3" w:rsidP="00FE2EE3">
            <w:pPr>
              <w:widowControl w:val="0"/>
              <w:autoSpaceDE w:val="0"/>
              <w:autoSpaceDN w:val="0"/>
              <w:adjustRightInd w:val="0"/>
              <w:snapToGrid w:val="0"/>
              <w:spacing w:line="240" w:lineRule="auto"/>
              <w:ind w:rightChars="-26" w:right="-62"/>
              <w:jc w:val="center"/>
              <w:rPr>
                <w:rFonts w:ascii="Calibri" w:eastAsia="Times New Roman" w:hAnsi="Calibri" w:cs="Calibri"/>
                <w:kern w:val="0"/>
                <w:lang w:val="en"/>
                <w14:ligatures w14:val="none"/>
              </w:rPr>
            </w:pPr>
            <w:r w:rsidRPr="00FE2EE3">
              <w:rPr>
                <w:rFonts w:ascii="Calibri" w:eastAsia="Times New Roman" w:hAnsi="Calibri" w:cs="Calibri"/>
                <w:kern w:val="0"/>
                <w:lang w:val="en"/>
                <w14:ligatures w14:val="none"/>
              </w:rPr>
              <w:t>20c</w:t>
            </w:r>
          </w:p>
        </w:tc>
        <w:tc>
          <w:tcPr>
            <w:tcW w:w="639" w:type="pct"/>
            <w:tcBorders>
              <w:top w:val="single" w:sz="4" w:space="0" w:color="000000"/>
              <w:left w:val="single" w:sz="4" w:space="0" w:color="000000"/>
              <w:bottom w:val="single" w:sz="4" w:space="0" w:color="000000"/>
              <w:right w:val="single" w:sz="4" w:space="0" w:color="000000"/>
            </w:tcBorders>
          </w:tcPr>
          <w:p w14:paraId="359AD405" w14:textId="77777777" w:rsidR="00FE2EE3" w:rsidRPr="00FE2EE3" w:rsidRDefault="00FE2EE3" w:rsidP="00FE2EE3">
            <w:pPr>
              <w:widowControl w:val="0"/>
              <w:autoSpaceDE w:val="0"/>
              <w:autoSpaceDN w:val="0"/>
              <w:adjustRightInd w:val="0"/>
              <w:snapToGrid w:val="0"/>
              <w:spacing w:line="240" w:lineRule="auto"/>
              <w:rPr>
                <w:rFonts w:ascii="Calibri" w:eastAsia="Times New Roman" w:hAnsi="Calibri" w:cs="Calibri"/>
                <w:kern w:val="0"/>
                <w:lang w:val="en"/>
                <w14:ligatures w14:val="none"/>
              </w:rPr>
            </w:pPr>
            <w:r w:rsidRPr="00FE2EE3">
              <w:rPr>
                <w:rFonts w:ascii="Calibri" w:eastAsia="Times New Roman" w:hAnsi="Calibri" w:cs="Calibri"/>
                <w:kern w:val="0"/>
                <w:lang w:val="en"/>
                <w14:ligatures w14:val="none"/>
              </w:rPr>
              <w:t>E</w:t>
            </w:r>
          </w:p>
        </w:tc>
        <w:tc>
          <w:tcPr>
            <w:tcW w:w="2777" w:type="pct"/>
            <w:tcBorders>
              <w:top w:val="single" w:sz="4" w:space="0" w:color="000000"/>
              <w:left w:val="single" w:sz="4" w:space="0" w:color="000000"/>
              <w:bottom w:val="single" w:sz="4" w:space="0" w:color="000000"/>
            </w:tcBorders>
          </w:tcPr>
          <w:p w14:paraId="0FC49591" w14:textId="77777777" w:rsidR="00FE2EE3" w:rsidRPr="00FE2EE3" w:rsidRDefault="00FE2EE3" w:rsidP="00FE2EE3">
            <w:pPr>
              <w:widowControl w:val="0"/>
              <w:autoSpaceDE w:val="0"/>
              <w:autoSpaceDN w:val="0"/>
              <w:adjustRightInd w:val="0"/>
              <w:snapToGrid w:val="0"/>
              <w:spacing w:line="240" w:lineRule="auto"/>
              <w:ind w:left="116" w:right="143"/>
              <w:rPr>
                <w:rFonts w:ascii="Calibri" w:eastAsia="Times New Roman" w:hAnsi="Calibri" w:cs="Calibri"/>
                <w:kern w:val="0"/>
                <w:lang w:val="en"/>
                <w14:ligatures w14:val="none"/>
              </w:rPr>
            </w:pPr>
            <w:r w:rsidRPr="00FE2EE3">
              <w:rPr>
                <w:rFonts w:ascii="Calibri" w:eastAsia="Times New Roman" w:hAnsi="Calibri" w:cs="Calibri"/>
                <w:kern w:val="0"/>
                <w:lang w:val="en"/>
                <w14:ligatures w14:val="none"/>
              </w:rPr>
              <w:t>For model evaluation, show a comparison with the development data of the distribution of important predictors (demographics, predictors, and outcome).</w:t>
            </w:r>
          </w:p>
        </w:tc>
        <w:tc>
          <w:tcPr>
            <w:tcW w:w="586" w:type="pct"/>
            <w:tcBorders>
              <w:top w:val="single" w:sz="4" w:space="0" w:color="000000"/>
              <w:bottom w:val="single" w:sz="4" w:space="0" w:color="000000"/>
            </w:tcBorders>
          </w:tcPr>
          <w:p w14:paraId="03AA95AD" w14:textId="3F362C9A"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b/>
                <w:bCs/>
                <w:color w:val="000000"/>
                <w:kern w:val="0"/>
                <w:lang w:val="en"/>
                <w14:ligatures w14:val="none"/>
              </w:rPr>
            </w:pPr>
            <w:r w:rsidRPr="00FE2EE3">
              <w:rPr>
                <w:rFonts w:ascii="Calibri" w:eastAsia="Times New Roman" w:hAnsi="Calibri" w:cs="Calibri"/>
                <w:color w:val="000000"/>
                <w:kern w:val="0"/>
                <w:lang w:val="en"/>
                <w14:ligatures w14:val="none"/>
              </w:rPr>
              <w:t>Table</w:t>
            </w:r>
            <w:ins w:id="40" w:author="Author">
              <w:r w:rsidR="00440AF0">
                <w:rPr>
                  <w:rFonts w:ascii="Calibri" w:eastAsia="Times New Roman" w:hAnsi="Calibri" w:cs="Calibri"/>
                  <w:color w:val="000000"/>
                  <w:kern w:val="0"/>
                  <w:lang w:val="en"/>
                  <w14:ligatures w14:val="none"/>
                </w:rPr>
                <w:t>s</w:t>
              </w:r>
            </w:ins>
            <w:r w:rsidRPr="00FE2EE3">
              <w:rPr>
                <w:rFonts w:ascii="Calibri" w:eastAsia="Times New Roman" w:hAnsi="Calibri" w:cs="Calibri"/>
                <w:color w:val="000000"/>
                <w:kern w:val="0"/>
                <w:lang w:val="en"/>
                <w14:ligatures w14:val="none"/>
              </w:rPr>
              <w:t xml:space="preserve"> 1</w:t>
            </w:r>
            <w:del w:id="41" w:author="Author">
              <w:r w:rsidRPr="00FE2EE3" w:rsidDel="00440AF0">
                <w:rPr>
                  <w:rFonts w:ascii="Calibri" w:eastAsia="Times New Roman" w:hAnsi="Calibri" w:cs="Calibri"/>
                  <w:color w:val="000000"/>
                  <w:kern w:val="0"/>
                  <w:lang w:val="en"/>
                  <w14:ligatures w14:val="none"/>
                </w:rPr>
                <w:delText>,</w:delText>
              </w:r>
            </w:del>
            <w:ins w:id="42" w:author="Author">
              <w:r w:rsidR="00440AF0">
                <w:rPr>
                  <w:rFonts w:ascii="Calibri" w:eastAsia="Times New Roman" w:hAnsi="Calibri" w:cs="Calibri"/>
                  <w:color w:val="000000"/>
                  <w:kern w:val="0"/>
                  <w:lang w:val="en"/>
                  <w14:ligatures w14:val="none"/>
                </w:rPr>
                <w:t xml:space="preserve"> and</w:t>
              </w:r>
            </w:ins>
            <w:r w:rsidRPr="00FE2EE3">
              <w:rPr>
                <w:rFonts w:ascii="Calibri" w:eastAsia="Times New Roman" w:hAnsi="Calibri" w:cs="Calibri"/>
                <w:color w:val="000000"/>
                <w:kern w:val="0"/>
                <w:lang w:val="en"/>
                <w14:ligatures w14:val="none"/>
              </w:rPr>
              <w:t xml:space="preserve"> 2</w:t>
            </w:r>
            <w:r w:rsidRPr="00FE2EE3">
              <w:rPr>
                <w:rFonts w:ascii="Calibri" w:eastAsia="Times New Roman" w:hAnsi="Calibri" w:cs="Calibri"/>
                <w:b/>
                <w:bCs/>
                <w:color w:val="000000"/>
                <w:kern w:val="0"/>
                <w:lang w:val="en"/>
                <w14:ligatures w14:val="none"/>
              </w:rPr>
              <w:t xml:space="preserve"> </w:t>
            </w:r>
          </w:p>
        </w:tc>
      </w:tr>
      <w:tr w:rsidR="00FE2EE3" w:rsidRPr="00FE2EE3" w14:paraId="1DEEB8EB" w14:textId="77777777" w:rsidTr="000D14C0">
        <w:trPr>
          <w:trHeight w:val="369"/>
        </w:trPr>
        <w:tc>
          <w:tcPr>
            <w:tcW w:w="690" w:type="pct"/>
            <w:tcBorders>
              <w:top w:val="single" w:sz="4" w:space="0" w:color="000000"/>
              <w:bottom w:val="single" w:sz="4" w:space="0" w:color="000000"/>
              <w:right w:val="single" w:sz="4" w:space="0" w:color="000000"/>
            </w:tcBorders>
          </w:tcPr>
          <w:p w14:paraId="2D75B9FC"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i/>
                <w:iCs/>
                <w:color w:val="000000"/>
                <w:kern w:val="0"/>
                <w:lang w:val="en"/>
                <w14:ligatures w14:val="none"/>
              </w:rPr>
            </w:pPr>
            <w:r w:rsidRPr="00FE2EE3">
              <w:rPr>
                <w:rFonts w:ascii="Calibri" w:eastAsia="Times New Roman" w:hAnsi="Calibri" w:cs="Calibri"/>
                <w:i/>
                <w:iCs/>
                <w:color w:val="000000"/>
                <w:kern w:val="0"/>
                <w:lang w:val="en"/>
                <w14:ligatures w14:val="none"/>
              </w:rPr>
              <w:t>Model development</w:t>
            </w:r>
          </w:p>
        </w:tc>
        <w:tc>
          <w:tcPr>
            <w:tcW w:w="294" w:type="pct"/>
            <w:tcBorders>
              <w:top w:val="single" w:sz="4" w:space="0" w:color="000000"/>
              <w:left w:val="single" w:sz="4" w:space="0" w:color="000000"/>
              <w:bottom w:val="single" w:sz="4" w:space="0" w:color="000000"/>
              <w:right w:val="single" w:sz="4" w:space="0" w:color="000000"/>
            </w:tcBorders>
          </w:tcPr>
          <w:p w14:paraId="186CC101" w14:textId="77777777" w:rsidR="00FE2EE3" w:rsidRPr="00FE2EE3" w:rsidRDefault="00FE2EE3" w:rsidP="00FE2EE3">
            <w:pPr>
              <w:widowControl w:val="0"/>
              <w:autoSpaceDE w:val="0"/>
              <w:autoSpaceDN w:val="0"/>
              <w:adjustRightInd w:val="0"/>
              <w:snapToGrid w:val="0"/>
              <w:spacing w:line="240" w:lineRule="auto"/>
              <w:ind w:rightChars="-26" w:right="-62"/>
              <w:jc w:val="center"/>
              <w:rPr>
                <w:rFonts w:ascii="Calibri" w:eastAsia="Times New Roman" w:hAnsi="Calibri" w:cs="Calibri"/>
                <w:kern w:val="0"/>
                <w:lang w:val="en"/>
                <w14:ligatures w14:val="none"/>
              </w:rPr>
            </w:pPr>
            <w:r w:rsidRPr="00FE2EE3">
              <w:rPr>
                <w:rFonts w:ascii="Calibri" w:eastAsia="Times New Roman" w:hAnsi="Calibri" w:cs="Calibri"/>
                <w:kern w:val="0"/>
                <w:lang w:val="en"/>
                <w14:ligatures w14:val="none"/>
              </w:rPr>
              <w:t>21</w:t>
            </w:r>
          </w:p>
        </w:tc>
        <w:tc>
          <w:tcPr>
            <w:tcW w:w="639" w:type="pct"/>
            <w:tcBorders>
              <w:top w:val="single" w:sz="4" w:space="0" w:color="000000"/>
              <w:left w:val="single" w:sz="4" w:space="0" w:color="000000"/>
              <w:bottom w:val="single" w:sz="4" w:space="0" w:color="000000"/>
              <w:right w:val="single" w:sz="4" w:space="0" w:color="000000"/>
            </w:tcBorders>
          </w:tcPr>
          <w:p w14:paraId="1F350FA5" w14:textId="77777777" w:rsidR="00FE2EE3" w:rsidRPr="00FE2EE3" w:rsidRDefault="00FE2EE3" w:rsidP="00FE2EE3">
            <w:pPr>
              <w:widowControl w:val="0"/>
              <w:autoSpaceDE w:val="0"/>
              <w:autoSpaceDN w:val="0"/>
              <w:adjustRightInd w:val="0"/>
              <w:snapToGrid w:val="0"/>
              <w:spacing w:line="240" w:lineRule="auto"/>
              <w:rPr>
                <w:rFonts w:ascii="Calibri" w:eastAsia="Times New Roman" w:hAnsi="Calibri" w:cs="Calibri"/>
                <w:kern w:val="0"/>
                <w:lang w:val="en"/>
                <w14:ligatures w14:val="none"/>
              </w:rPr>
            </w:pPr>
            <w:r w:rsidRPr="00FE2EE3">
              <w:rPr>
                <w:rFonts w:ascii="Calibri" w:eastAsia="Times New Roman" w:hAnsi="Calibri" w:cs="Calibri"/>
                <w:kern w:val="0"/>
                <w:lang w:val="en"/>
                <w14:ligatures w14:val="none"/>
              </w:rPr>
              <w:t>D;E</w:t>
            </w:r>
          </w:p>
        </w:tc>
        <w:tc>
          <w:tcPr>
            <w:tcW w:w="2777" w:type="pct"/>
            <w:tcBorders>
              <w:top w:val="single" w:sz="4" w:space="0" w:color="000000"/>
              <w:left w:val="single" w:sz="4" w:space="0" w:color="000000"/>
              <w:bottom w:val="single" w:sz="4" w:space="0" w:color="000000"/>
            </w:tcBorders>
          </w:tcPr>
          <w:p w14:paraId="51A5DCF8" w14:textId="77777777" w:rsidR="00FE2EE3" w:rsidRPr="00FE2EE3" w:rsidRDefault="00FE2EE3" w:rsidP="00FE2EE3">
            <w:pPr>
              <w:widowControl w:val="0"/>
              <w:autoSpaceDE w:val="0"/>
              <w:autoSpaceDN w:val="0"/>
              <w:adjustRightInd w:val="0"/>
              <w:snapToGrid w:val="0"/>
              <w:spacing w:line="240" w:lineRule="auto"/>
              <w:ind w:left="116" w:right="143"/>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Specify the number of participants and outcome events in each analysis (e.g., for model development, hyperparameter tuning, model evaluation)</w:t>
            </w:r>
          </w:p>
        </w:tc>
        <w:tc>
          <w:tcPr>
            <w:tcW w:w="586" w:type="pct"/>
            <w:tcBorders>
              <w:top w:val="single" w:sz="4" w:space="0" w:color="000000"/>
              <w:bottom w:val="single" w:sz="4" w:space="0" w:color="000000"/>
            </w:tcBorders>
          </w:tcPr>
          <w:p w14:paraId="631B007D" w14:textId="51A84B0A"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b/>
                <w:bCs/>
                <w:color w:val="000000"/>
                <w:kern w:val="0"/>
                <w:lang w:val="en"/>
                <w14:ligatures w14:val="none"/>
              </w:rPr>
            </w:pPr>
            <w:r w:rsidRPr="00FE2EE3">
              <w:rPr>
                <w:rFonts w:ascii="Calibri" w:eastAsia="Times New Roman" w:hAnsi="Calibri" w:cs="Calibri"/>
                <w:color w:val="000000"/>
                <w:kern w:val="0"/>
                <w:lang w:val="en"/>
                <w14:ligatures w14:val="none"/>
              </w:rPr>
              <w:t>Page</w:t>
            </w:r>
            <w:ins w:id="43" w:author="Author">
              <w:r w:rsidR="000B08D7">
                <w:rPr>
                  <w:rFonts w:ascii="Calibri" w:eastAsia="Times New Roman" w:hAnsi="Calibri" w:cs="Calibri"/>
                  <w:color w:val="000000"/>
                  <w:kern w:val="0"/>
                  <w:lang w:val="en"/>
                  <w14:ligatures w14:val="none"/>
                </w:rPr>
                <w:t>s</w:t>
              </w:r>
            </w:ins>
            <w:r w:rsidRPr="00FE2EE3">
              <w:rPr>
                <w:rFonts w:ascii="Calibri" w:eastAsia="Times New Roman" w:hAnsi="Calibri" w:cs="Calibri"/>
                <w:color w:val="000000"/>
                <w:kern w:val="0"/>
                <w:lang w:val="en"/>
                <w14:ligatures w14:val="none"/>
              </w:rPr>
              <w:t xml:space="preserve"> 4</w:t>
            </w:r>
            <w:ins w:id="44" w:author="Author">
              <w:r w:rsidR="000B08D7">
                <w:rPr>
                  <w:rFonts w:ascii="Calibri" w:eastAsia="Times New Roman" w:hAnsi="Calibri" w:cs="Calibri"/>
                  <w:color w:val="000000"/>
                  <w:kern w:val="0"/>
                  <w:lang w:val="en"/>
                  <w14:ligatures w14:val="none"/>
                </w:rPr>
                <w:t xml:space="preserve"> and</w:t>
              </w:r>
            </w:ins>
            <w:del w:id="45" w:author="Author">
              <w:r w:rsidRPr="00FE2EE3" w:rsidDel="000B08D7">
                <w:rPr>
                  <w:rFonts w:ascii="Calibri" w:eastAsia="Times New Roman" w:hAnsi="Calibri" w:cs="Calibri"/>
                  <w:color w:val="000000"/>
                  <w:kern w:val="0"/>
                  <w:lang w:val="en"/>
                  <w14:ligatures w14:val="none"/>
                </w:rPr>
                <w:delText>,</w:delText>
              </w:r>
            </w:del>
            <w:r w:rsidRPr="00FE2EE3">
              <w:rPr>
                <w:rFonts w:ascii="Calibri" w:eastAsia="Times New Roman" w:hAnsi="Calibri" w:cs="Calibri"/>
                <w:color w:val="000000"/>
                <w:kern w:val="0"/>
                <w:lang w:val="en"/>
                <w14:ligatures w14:val="none"/>
              </w:rPr>
              <w:t xml:space="preserve"> 5</w:t>
            </w:r>
          </w:p>
        </w:tc>
      </w:tr>
      <w:tr w:rsidR="00FE2EE3" w:rsidRPr="00FE2EE3" w14:paraId="414C3E97" w14:textId="77777777" w:rsidTr="000D14C0">
        <w:trPr>
          <w:trHeight w:val="369"/>
        </w:trPr>
        <w:tc>
          <w:tcPr>
            <w:tcW w:w="690" w:type="pct"/>
            <w:tcBorders>
              <w:top w:val="single" w:sz="4" w:space="0" w:color="000000"/>
              <w:bottom w:val="single" w:sz="4" w:space="0" w:color="000000"/>
              <w:right w:val="single" w:sz="4" w:space="0" w:color="000000"/>
            </w:tcBorders>
          </w:tcPr>
          <w:p w14:paraId="6A38CC5C"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i/>
                <w:iCs/>
                <w:color w:val="000000"/>
                <w:kern w:val="0"/>
                <w:lang w:val="en"/>
                <w14:ligatures w14:val="none"/>
              </w:rPr>
            </w:pPr>
            <w:r w:rsidRPr="00FE2EE3">
              <w:rPr>
                <w:rFonts w:ascii="Calibri" w:eastAsia="Times New Roman" w:hAnsi="Calibri" w:cs="Calibri"/>
                <w:i/>
                <w:iCs/>
                <w:color w:val="000000"/>
                <w:kern w:val="0"/>
                <w:lang w:val="en"/>
                <w14:ligatures w14:val="none"/>
              </w:rPr>
              <w:t>Model specification</w:t>
            </w:r>
          </w:p>
        </w:tc>
        <w:tc>
          <w:tcPr>
            <w:tcW w:w="294" w:type="pct"/>
            <w:tcBorders>
              <w:top w:val="single" w:sz="4" w:space="0" w:color="000000"/>
              <w:left w:val="single" w:sz="4" w:space="0" w:color="000000"/>
              <w:bottom w:val="single" w:sz="4" w:space="0" w:color="000000"/>
              <w:right w:val="single" w:sz="4" w:space="0" w:color="000000"/>
            </w:tcBorders>
          </w:tcPr>
          <w:p w14:paraId="2004E015"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rightChars="-26" w:right="-62"/>
              <w:jc w:val="center"/>
              <w:rPr>
                <w:rFonts w:ascii="Calibri" w:eastAsia="Times New Roman" w:hAnsi="Calibri" w:cs="Calibri"/>
                <w:color w:val="000000"/>
                <w:kern w:val="0"/>
                <w:lang w:val="en"/>
                <w14:ligatures w14:val="none"/>
              </w:rPr>
            </w:pPr>
          </w:p>
          <w:p w14:paraId="7615465D" w14:textId="77777777" w:rsidR="00FE2EE3" w:rsidRPr="00FE2EE3" w:rsidRDefault="00FE2EE3" w:rsidP="00FE2EE3">
            <w:pPr>
              <w:widowControl w:val="0"/>
              <w:autoSpaceDE w:val="0"/>
              <w:autoSpaceDN w:val="0"/>
              <w:adjustRightInd w:val="0"/>
              <w:snapToGrid w:val="0"/>
              <w:spacing w:line="240" w:lineRule="auto"/>
              <w:ind w:rightChars="-26" w:right="-62"/>
              <w:jc w:val="center"/>
              <w:rPr>
                <w:rFonts w:ascii="Calibri" w:eastAsia="Times New Roman" w:hAnsi="Calibri" w:cs="Calibri"/>
                <w:kern w:val="0"/>
                <w:lang w:val="en"/>
                <w14:ligatures w14:val="none"/>
              </w:rPr>
            </w:pPr>
            <w:r w:rsidRPr="00FE2EE3">
              <w:rPr>
                <w:rFonts w:ascii="Calibri" w:eastAsia="Times New Roman" w:hAnsi="Calibri" w:cs="Calibri"/>
                <w:kern w:val="0"/>
                <w:lang w:val="en"/>
                <w14:ligatures w14:val="none"/>
              </w:rPr>
              <w:t>22</w:t>
            </w:r>
          </w:p>
        </w:tc>
        <w:tc>
          <w:tcPr>
            <w:tcW w:w="639" w:type="pct"/>
            <w:tcBorders>
              <w:top w:val="single" w:sz="4" w:space="0" w:color="000000"/>
              <w:left w:val="single" w:sz="4" w:space="0" w:color="000000"/>
              <w:bottom w:val="single" w:sz="4" w:space="0" w:color="000000"/>
              <w:right w:val="single" w:sz="4" w:space="0" w:color="000000"/>
            </w:tcBorders>
          </w:tcPr>
          <w:p w14:paraId="29395B97"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p>
          <w:p w14:paraId="187B88CC" w14:textId="77777777" w:rsidR="00FE2EE3" w:rsidRPr="00FE2EE3" w:rsidRDefault="00FE2EE3" w:rsidP="00FE2EE3">
            <w:pPr>
              <w:widowControl w:val="0"/>
              <w:autoSpaceDE w:val="0"/>
              <w:autoSpaceDN w:val="0"/>
              <w:adjustRightInd w:val="0"/>
              <w:snapToGrid w:val="0"/>
              <w:spacing w:line="240" w:lineRule="auto"/>
              <w:rPr>
                <w:rFonts w:ascii="Calibri" w:eastAsia="Times New Roman" w:hAnsi="Calibri" w:cs="Calibri"/>
                <w:kern w:val="0"/>
                <w:lang w:val="en"/>
                <w14:ligatures w14:val="none"/>
              </w:rPr>
            </w:pPr>
            <w:r w:rsidRPr="00FE2EE3">
              <w:rPr>
                <w:rFonts w:ascii="Calibri" w:eastAsia="Times New Roman" w:hAnsi="Calibri" w:cs="Calibri"/>
                <w:kern w:val="0"/>
                <w:lang w:val="en"/>
                <w14:ligatures w14:val="none"/>
              </w:rPr>
              <w:t>D</w:t>
            </w:r>
          </w:p>
        </w:tc>
        <w:tc>
          <w:tcPr>
            <w:tcW w:w="2777" w:type="pct"/>
            <w:tcBorders>
              <w:top w:val="single" w:sz="4" w:space="0" w:color="000000"/>
              <w:left w:val="single" w:sz="4" w:space="0" w:color="000000"/>
              <w:bottom w:val="single" w:sz="4" w:space="0" w:color="000000"/>
            </w:tcBorders>
          </w:tcPr>
          <w:p w14:paraId="563BC4E3" w14:textId="77777777" w:rsidR="00FE2EE3" w:rsidRPr="00FE2EE3" w:rsidRDefault="00FE2EE3" w:rsidP="00FE2EE3">
            <w:pPr>
              <w:widowControl w:val="0"/>
              <w:autoSpaceDE w:val="0"/>
              <w:autoSpaceDN w:val="0"/>
              <w:adjustRightInd w:val="0"/>
              <w:snapToGrid w:val="0"/>
              <w:spacing w:line="240" w:lineRule="auto"/>
              <w:ind w:left="116" w:right="143"/>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Provide details of the full prediction model (e.g., formula, code, object, application programming interface) to allow predictions in new individuals and to enable third-party evaluation and implementation, including any restrictions to access or re-use (e.g., freely available, proprietary)</w:t>
            </w:r>
            <w:r w:rsidRPr="00FE2EE3">
              <w:rPr>
                <w:rFonts w:ascii="Calibri" w:eastAsia="Times New Roman" w:hAnsi="Calibri" w:cs="Calibri"/>
                <w:color w:val="000000"/>
                <w:kern w:val="0"/>
                <w:vertAlign w:val="superscript"/>
                <w:lang w:val="en"/>
                <w14:ligatures w14:val="none"/>
              </w:rPr>
              <w:t>5</w:t>
            </w:r>
          </w:p>
        </w:tc>
        <w:tc>
          <w:tcPr>
            <w:tcW w:w="586" w:type="pct"/>
            <w:tcBorders>
              <w:top w:val="single" w:sz="4" w:space="0" w:color="000000"/>
              <w:bottom w:val="single" w:sz="4" w:space="0" w:color="000000"/>
            </w:tcBorders>
          </w:tcPr>
          <w:p w14:paraId="4DFD1CF1" w14:textId="0DC23103"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Page 7</w:t>
            </w:r>
            <w:ins w:id="46" w:author="Author">
              <w:r w:rsidR="000B08D7">
                <w:rPr>
                  <w:rFonts w:ascii="Calibri" w:eastAsia="Times New Roman" w:hAnsi="Calibri" w:cs="Calibri"/>
                  <w:color w:val="000000"/>
                  <w:kern w:val="0"/>
                  <w:lang w:val="en"/>
                  <w14:ligatures w14:val="none"/>
                </w:rPr>
                <w:t xml:space="preserve"> and</w:t>
              </w:r>
            </w:ins>
          </w:p>
          <w:p w14:paraId="024C39A6"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PMingLiU" w:hAnsi="Calibri" w:cs="Calibri"/>
                <w:b/>
                <w:bCs/>
                <w:color w:val="000000"/>
                <w:kern w:val="0"/>
                <w:lang w:val="en" w:eastAsia="zh-TW"/>
                <w14:ligatures w14:val="none"/>
              </w:rPr>
            </w:pPr>
            <w:r w:rsidRPr="00FE2EE3">
              <w:rPr>
                <w:rFonts w:ascii="Calibri" w:eastAsia="Times New Roman" w:hAnsi="Calibri" w:cs="Calibri"/>
                <w:color w:val="000000"/>
                <w:kern w:val="0"/>
                <w:lang w:val="en"/>
                <w14:ligatures w14:val="none"/>
              </w:rPr>
              <w:t xml:space="preserve">Multimedia Appendix </w:t>
            </w:r>
            <w:r w:rsidRPr="00FE2EE3">
              <w:rPr>
                <w:rFonts w:ascii="Calibri" w:eastAsia="PMingLiU" w:hAnsi="Calibri" w:cs="Calibri"/>
                <w:color w:val="000000"/>
                <w:kern w:val="0"/>
                <w:lang w:val="en" w:eastAsia="zh-TW"/>
                <w14:ligatures w14:val="none"/>
              </w:rPr>
              <w:t>5</w:t>
            </w:r>
          </w:p>
        </w:tc>
      </w:tr>
      <w:tr w:rsidR="00FE2EE3" w:rsidRPr="00FE2EE3" w14:paraId="472CD50D" w14:textId="77777777" w:rsidTr="000D14C0">
        <w:trPr>
          <w:trHeight w:val="369"/>
        </w:trPr>
        <w:tc>
          <w:tcPr>
            <w:tcW w:w="690" w:type="pct"/>
            <w:vMerge w:val="restart"/>
            <w:tcBorders>
              <w:top w:val="single" w:sz="4" w:space="0" w:color="000000"/>
              <w:right w:val="single" w:sz="4" w:space="0" w:color="000000"/>
            </w:tcBorders>
          </w:tcPr>
          <w:p w14:paraId="250A03EC"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i/>
                <w:iCs/>
                <w:color w:val="000000"/>
                <w:kern w:val="0"/>
                <w:lang w:val="en"/>
                <w14:ligatures w14:val="none"/>
              </w:rPr>
            </w:pPr>
            <w:r w:rsidRPr="00FE2EE3">
              <w:rPr>
                <w:rFonts w:ascii="Calibri" w:eastAsia="Times New Roman" w:hAnsi="Calibri" w:cs="Calibri"/>
                <w:i/>
                <w:iCs/>
                <w:color w:val="000000"/>
                <w:kern w:val="0"/>
                <w:lang w:val="en"/>
                <w14:ligatures w14:val="none"/>
              </w:rPr>
              <w:t>Model performance</w:t>
            </w:r>
          </w:p>
        </w:tc>
        <w:tc>
          <w:tcPr>
            <w:tcW w:w="294" w:type="pct"/>
            <w:tcBorders>
              <w:top w:val="single" w:sz="4" w:space="0" w:color="000000"/>
              <w:left w:val="single" w:sz="4" w:space="0" w:color="000000"/>
              <w:bottom w:val="single" w:sz="4" w:space="0" w:color="000000"/>
              <w:right w:val="single" w:sz="4" w:space="0" w:color="000000"/>
            </w:tcBorders>
          </w:tcPr>
          <w:p w14:paraId="0C452FC8" w14:textId="77777777" w:rsidR="00FE2EE3" w:rsidRPr="00FE2EE3" w:rsidRDefault="00FE2EE3" w:rsidP="00FE2EE3">
            <w:pPr>
              <w:widowControl w:val="0"/>
              <w:autoSpaceDE w:val="0"/>
              <w:autoSpaceDN w:val="0"/>
              <w:adjustRightInd w:val="0"/>
              <w:snapToGrid w:val="0"/>
              <w:spacing w:line="240" w:lineRule="auto"/>
              <w:ind w:rightChars="-26" w:right="-62"/>
              <w:rPr>
                <w:rFonts w:ascii="Calibri" w:eastAsia="Times New Roman" w:hAnsi="Calibri" w:cs="Calibri"/>
                <w:kern w:val="0"/>
                <w:lang w:val="en"/>
                <w14:ligatures w14:val="none"/>
              </w:rPr>
            </w:pPr>
            <w:r w:rsidRPr="00FE2EE3">
              <w:rPr>
                <w:rFonts w:ascii="Calibri" w:eastAsia="Times New Roman" w:hAnsi="Calibri" w:cs="Calibri"/>
                <w:kern w:val="0"/>
                <w:lang w:val="en"/>
                <w14:ligatures w14:val="none"/>
              </w:rPr>
              <w:t>23a</w:t>
            </w:r>
          </w:p>
        </w:tc>
        <w:tc>
          <w:tcPr>
            <w:tcW w:w="639" w:type="pct"/>
            <w:tcBorders>
              <w:top w:val="single" w:sz="4" w:space="0" w:color="000000"/>
              <w:left w:val="single" w:sz="4" w:space="0" w:color="000000"/>
              <w:bottom w:val="single" w:sz="4" w:space="0" w:color="000000"/>
              <w:right w:val="single" w:sz="4" w:space="0" w:color="000000"/>
            </w:tcBorders>
          </w:tcPr>
          <w:p w14:paraId="5546C43A" w14:textId="77777777" w:rsidR="00FE2EE3" w:rsidRPr="00FE2EE3" w:rsidRDefault="00FE2EE3" w:rsidP="00FE2EE3">
            <w:pPr>
              <w:widowControl w:val="0"/>
              <w:autoSpaceDE w:val="0"/>
              <w:autoSpaceDN w:val="0"/>
              <w:adjustRightInd w:val="0"/>
              <w:snapToGrid w:val="0"/>
              <w:spacing w:line="240" w:lineRule="auto"/>
              <w:rPr>
                <w:rFonts w:ascii="Calibri" w:eastAsia="Times New Roman" w:hAnsi="Calibri" w:cs="Calibri"/>
                <w:kern w:val="0"/>
                <w:lang w:val="en"/>
                <w14:ligatures w14:val="none"/>
              </w:rPr>
            </w:pPr>
            <w:r w:rsidRPr="00FE2EE3">
              <w:rPr>
                <w:rFonts w:ascii="Calibri" w:eastAsia="Times New Roman" w:hAnsi="Calibri" w:cs="Calibri"/>
                <w:kern w:val="0"/>
                <w:lang w:val="en"/>
                <w14:ligatures w14:val="none"/>
              </w:rPr>
              <w:t>D;E</w:t>
            </w:r>
          </w:p>
        </w:tc>
        <w:tc>
          <w:tcPr>
            <w:tcW w:w="2777" w:type="pct"/>
            <w:tcBorders>
              <w:top w:val="single" w:sz="4" w:space="0" w:color="000000"/>
              <w:left w:val="single" w:sz="4" w:space="0" w:color="000000"/>
              <w:bottom w:val="single" w:sz="4" w:space="0" w:color="000000"/>
            </w:tcBorders>
          </w:tcPr>
          <w:p w14:paraId="16E2C43B" w14:textId="77777777" w:rsidR="00FE2EE3" w:rsidRPr="00FE2EE3" w:rsidRDefault="00FE2EE3" w:rsidP="00FE2EE3">
            <w:pPr>
              <w:widowControl w:val="0"/>
              <w:autoSpaceDE w:val="0"/>
              <w:autoSpaceDN w:val="0"/>
              <w:adjustRightInd w:val="0"/>
              <w:snapToGrid w:val="0"/>
              <w:spacing w:line="240" w:lineRule="auto"/>
              <w:ind w:left="116" w:right="143"/>
              <w:rPr>
                <w:rFonts w:ascii="Calibri" w:eastAsia="Times New Roman" w:hAnsi="Calibri" w:cs="Calibri"/>
                <w:color w:val="EE0000"/>
                <w:kern w:val="0"/>
                <w:lang w:val="en"/>
                <w14:ligatures w14:val="none"/>
              </w:rPr>
            </w:pPr>
            <w:r w:rsidRPr="00FE2EE3">
              <w:rPr>
                <w:rFonts w:ascii="Calibri" w:eastAsia="Times New Roman" w:hAnsi="Calibri" w:cs="Calibri"/>
                <w:kern w:val="0"/>
                <w:lang w:val="en"/>
                <w14:ligatures w14:val="none"/>
              </w:rPr>
              <w:t>Report model performance estimates with confidence intervals, including for any key subgroups (e.g., sociodemographic). Consider plots to aid presentation.</w:t>
            </w:r>
          </w:p>
        </w:tc>
        <w:tc>
          <w:tcPr>
            <w:tcW w:w="586" w:type="pct"/>
            <w:tcBorders>
              <w:top w:val="single" w:sz="4" w:space="0" w:color="000000"/>
              <w:bottom w:val="single" w:sz="4" w:space="0" w:color="000000"/>
            </w:tcBorders>
          </w:tcPr>
          <w:p w14:paraId="148ED923" w14:textId="4D207935"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b/>
                <w:bCs/>
                <w:color w:val="000000"/>
                <w:kern w:val="0"/>
                <w:lang w:val="en"/>
                <w14:ligatures w14:val="none"/>
              </w:rPr>
            </w:pPr>
            <w:r w:rsidRPr="00FE2EE3">
              <w:rPr>
                <w:rFonts w:ascii="Calibri" w:eastAsia="Times New Roman" w:hAnsi="Calibri" w:cs="Calibri"/>
                <w:color w:val="000000"/>
                <w:kern w:val="0"/>
                <w:lang w:val="en"/>
                <w14:ligatures w14:val="none"/>
              </w:rPr>
              <w:t>Table</w:t>
            </w:r>
            <w:ins w:id="47" w:author="Author">
              <w:r w:rsidR="000B08D7">
                <w:rPr>
                  <w:rFonts w:ascii="Calibri" w:eastAsia="Times New Roman" w:hAnsi="Calibri" w:cs="Calibri"/>
                  <w:color w:val="000000"/>
                  <w:kern w:val="0"/>
                  <w:lang w:val="en"/>
                  <w14:ligatures w14:val="none"/>
                </w:rPr>
                <w:t>s</w:t>
              </w:r>
            </w:ins>
            <w:r w:rsidRPr="00FE2EE3">
              <w:rPr>
                <w:rFonts w:ascii="Calibri" w:eastAsia="Times New Roman" w:hAnsi="Calibri" w:cs="Calibri"/>
                <w:color w:val="000000"/>
                <w:kern w:val="0"/>
                <w:lang w:val="en"/>
                <w14:ligatures w14:val="none"/>
              </w:rPr>
              <w:t xml:space="preserve"> 3</w:t>
            </w:r>
            <w:del w:id="48" w:author="Author">
              <w:r w:rsidRPr="00FE2EE3" w:rsidDel="000B08D7">
                <w:rPr>
                  <w:rFonts w:ascii="Calibri" w:eastAsia="Times New Roman" w:hAnsi="Calibri" w:cs="Calibri"/>
                  <w:color w:val="000000"/>
                  <w:kern w:val="0"/>
                  <w:lang w:val="en"/>
                  <w14:ligatures w14:val="none"/>
                </w:rPr>
                <w:delText>,</w:delText>
              </w:r>
            </w:del>
            <w:ins w:id="49" w:author="Author">
              <w:r w:rsidR="000B08D7">
                <w:rPr>
                  <w:rFonts w:ascii="Calibri" w:eastAsia="Times New Roman" w:hAnsi="Calibri" w:cs="Calibri"/>
                  <w:color w:val="000000"/>
                  <w:kern w:val="0"/>
                  <w:lang w:val="en"/>
                  <w14:ligatures w14:val="none"/>
                </w:rPr>
                <w:t xml:space="preserve"> and</w:t>
              </w:r>
            </w:ins>
            <w:r w:rsidRPr="00FE2EE3">
              <w:rPr>
                <w:rFonts w:ascii="Calibri" w:eastAsia="Times New Roman" w:hAnsi="Calibri" w:cs="Calibri"/>
                <w:color w:val="000000"/>
                <w:kern w:val="0"/>
                <w:lang w:val="en"/>
                <w14:ligatures w14:val="none"/>
              </w:rPr>
              <w:t xml:space="preserve"> 4</w:t>
            </w:r>
          </w:p>
        </w:tc>
      </w:tr>
      <w:tr w:rsidR="00FE2EE3" w:rsidRPr="00FE2EE3" w14:paraId="7B7E289A" w14:textId="77777777" w:rsidTr="000D14C0">
        <w:trPr>
          <w:trHeight w:val="369"/>
        </w:trPr>
        <w:tc>
          <w:tcPr>
            <w:tcW w:w="690" w:type="pct"/>
            <w:vMerge/>
            <w:tcBorders>
              <w:bottom w:val="single" w:sz="4" w:space="0" w:color="000000"/>
              <w:right w:val="single" w:sz="4" w:space="0" w:color="000000"/>
            </w:tcBorders>
          </w:tcPr>
          <w:p w14:paraId="1DF63C8D"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i/>
                <w:iCs/>
                <w:color w:val="000000"/>
                <w:kern w:val="0"/>
                <w:lang w:val="en"/>
                <w14:ligatures w14:val="none"/>
              </w:rPr>
            </w:pPr>
          </w:p>
        </w:tc>
        <w:tc>
          <w:tcPr>
            <w:tcW w:w="294" w:type="pct"/>
            <w:tcBorders>
              <w:top w:val="single" w:sz="4" w:space="0" w:color="000000"/>
              <w:left w:val="single" w:sz="4" w:space="0" w:color="000000"/>
              <w:bottom w:val="single" w:sz="4" w:space="0" w:color="000000"/>
              <w:right w:val="single" w:sz="4" w:space="0" w:color="000000"/>
            </w:tcBorders>
          </w:tcPr>
          <w:p w14:paraId="0A7DA51F" w14:textId="77777777" w:rsidR="00FE2EE3" w:rsidRPr="00FE2EE3" w:rsidRDefault="00FE2EE3" w:rsidP="00FE2EE3">
            <w:pPr>
              <w:widowControl w:val="0"/>
              <w:autoSpaceDE w:val="0"/>
              <w:autoSpaceDN w:val="0"/>
              <w:adjustRightInd w:val="0"/>
              <w:snapToGrid w:val="0"/>
              <w:spacing w:line="240" w:lineRule="auto"/>
              <w:ind w:rightChars="-26" w:right="-62"/>
              <w:rPr>
                <w:rFonts w:ascii="Calibri" w:eastAsia="Times New Roman" w:hAnsi="Calibri" w:cs="Calibri"/>
                <w:kern w:val="0"/>
                <w:lang w:val="en"/>
                <w14:ligatures w14:val="none"/>
              </w:rPr>
            </w:pPr>
            <w:r w:rsidRPr="00FE2EE3">
              <w:rPr>
                <w:rFonts w:ascii="Calibri" w:eastAsia="Times New Roman" w:hAnsi="Calibri" w:cs="Calibri"/>
                <w:kern w:val="0"/>
                <w:lang w:val="en"/>
                <w14:ligatures w14:val="none"/>
              </w:rPr>
              <w:t>23b</w:t>
            </w:r>
          </w:p>
        </w:tc>
        <w:tc>
          <w:tcPr>
            <w:tcW w:w="639" w:type="pct"/>
            <w:tcBorders>
              <w:top w:val="single" w:sz="4" w:space="0" w:color="000000"/>
              <w:left w:val="single" w:sz="4" w:space="0" w:color="000000"/>
              <w:bottom w:val="single" w:sz="4" w:space="0" w:color="000000"/>
              <w:right w:val="single" w:sz="4" w:space="0" w:color="000000"/>
            </w:tcBorders>
          </w:tcPr>
          <w:p w14:paraId="11345D12" w14:textId="77777777" w:rsidR="00FE2EE3" w:rsidRPr="00FE2EE3" w:rsidRDefault="00FE2EE3" w:rsidP="00FE2EE3">
            <w:pPr>
              <w:widowControl w:val="0"/>
              <w:autoSpaceDE w:val="0"/>
              <w:autoSpaceDN w:val="0"/>
              <w:adjustRightInd w:val="0"/>
              <w:snapToGrid w:val="0"/>
              <w:spacing w:line="240" w:lineRule="auto"/>
              <w:rPr>
                <w:rFonts w:ascii="Calibri" w:eastAsia="Times New Roman" w:hAnsi="Calibri" w:cs="Calibri"/>
                <w:kern w:val="0"/>
                <w:lang w:val="en"/>
                <w14:ligatures w14:val="none"/>
              </w:rPr>
            </w:pPr>
            <w:r w:rsidRPr="00FE2EE3">
              <w:rPr>
                <w:rFonts w:ascii="Calibri" w:eastAsia="Times New Roman" w:hAnsi="Calibri" w:cs="Calibri"/>
                <w:kern w:val="0"/>
                <w:lang w:val="en"/>
                <w14:ligatures w14:val="none"/>
              </w:rPr>
              <w:t>D;E</w:t>
            </w:r>
          </w:p>
        </w:tc>
        <w:tc>
          <w:tcPr>
            <w:tcW w:w="2777" w:type="pct"/>
            <w:tcBorders>
              <w:top w:val="single" w:sz="4" w:space="0" w:color="000000"/>
              <w:left w:val="single" w:sz="4" w:space="0" w:color="000000"/>
              <w:bottom w:val="single" w:sz="4" w:space="0" w:color="000000"/>
            </w:tcBorders>
          </w:tcPr>
          <w:p w14:paraId="20E347F8"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kern w:val="0"/>
                <w:lang w:val="en"/>
                <w14:ligatures w14:val="none"/>
              </w:rPr>
            </w:pPr>
            <w:r w:rsidRPr="00FE2EE3">
              <w:rPr>
                <w:rFonts w:ascii="Calibri" w:eastAsia="Times New Roman" w:hAnsi="Calibri" w:cs="Calibri"/>
                <w:color w:val="000000"/>
                <w:kern w:val="0"/>
                <w:lang w:val="en"/>
                <w14:ligatures w14:val="none"/>
              </w:rPr>
              <w:t>If examined, report results of any heterogeneity in model performance across clusters. See TRIPOD</w:t>
            </w:r>
            <w:r w:rsidRPr="00FE2EE3">
              <w:rPr>
                <w:rFonts w:ascii="Calibri" w:eastAsia="PMingLiU" w:hAnsi="Calibri" w:cs="Calibri"/>
                <w:color w:val="000000"/>
                <w:kern w:val="0"/>
                <w:lang w:val="en" w:eastAsia="zh-TW"/>
                <w14:ligatures w14:val="none"/>
              </w:rPr>
              <w:t xml:space="preserve"> </w:t>
            </w:r>
            <w:r w:rsidRPr="00FE2EE3">
              <w:rPr>
                <w:rFonts w:ascii="Calibri" w:eastAsia="Times New Roman" w:hAnsi="Calibri" w:cs="Calibri"/>
                <w:kern w:val="0"/>
                <w:lang w:val="en"/>
                <w14:ligatures w14:val="none"/>
              </w:rPr>
              <w:t>Cluster for additional details</w:t>
            </w:r>
            <w:r w:rsidRPr="00FE2EE3">
              <w:rPr>
                <w:rFonts w:ascii="Calibri" w:eastAsia="Times New Roman" w:hAnsi="Calibri" w:cs="Calibri"/>
                <w:kern w:val="0"/>
                <w:vertAlign w:val="superscript"/>
                <w:lang w:val="en"/>
                <w14:ligatures w14:val="none"/>
              </w:rPr>
              <w:t>3</w:t>
            </w:r>
            <w:r w:rsidRPr="00FE2EE3">
              <w:rPr>
                <w:rFonts w:ascii="Calibri" w:eastAsia="Times New Roman" w:hAnsi="Calibri" w:cs="Calibri"/>
                <w:kern w:val="0"/>
                <w:lang w:val="en"/>
                <w14:ligatures w14:val="none"/>
              </w:rPr>
              <w:t>.</w:t>
            </w:r>
          </w:p>
        </w:tc>
        <w:tc>
          <w:tcPr>
            <w:tcW w:w="586" w:type="pct"/>
            <w:tcBorders>
              <w:top w:val="single" w:sz="4" w:space="0" w:color="000000"/>
              <w:bottom w:val="single" w:sz="4" w:space="0" w:color="000000"/>
            </w:tcBorders>
          </w:tcPr>
          <w:p w14:paraId="4A4CB30F"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Table 5</w:t>
            </w:r>
          </w:p>
        </w:tc>
      </w:tr>
      <w:tr w:rsidR="00FE2EE3" w:rsidRPr="00FE2EE3" w14:paraId="587277FC" w14:textId="77777777" w:rsidTr="000D14C0">
        <w:trPr>
          <w:trHeight w:val="369"/>
        </w:trPr>
        <w:tc>
          <w:tcPr>
            <w:tcW w:w="690" w:type="pct"/>
            <w:tcBorders>
              <w:top w:val="single" w:sz="4" w:space="0" w:color="000000"/>
              <w:bottom w:val="single" w:sz="4" w:space="0" w:color="000000"/>
              <w:right w:val="single" w:sz="4" w:space="0" w:color="000000"/>
            </w:tcBorders>
          </w:tcPr>
          <w:p w14:paraId="31E89A33"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i/>
                <w:iCs/>
                <w:color w:val="000000"/>
                <w:kern w:val="0"/>
                <w:lang w:val="en"/>
                <w14:ligatures w14:val="none"/>
              </w:rPr>
            </w:pPr>
            <w:r w:rsidRPr="00FE2EE3">
              <w:rPr>
                <w:rFonts w:ascii="Calibri" w:eastAsia="Times New Roman" w:hAnsi="Calibri" w:cs="Calibri"/>
                <w:i/>
                <w:iCs/>
                <w:color w:val="000000"/>
                <w:kern w:val="0"/>
                <w:lang w:val="en"/>
                <w14:ligatures w14:val="none"/>
              </w:rPr>
              <w:t xml:space="preserve">Model </w:t>
            </w:r>
            <w:r w:rsidRPr="00FE2EE3">
              <w:rPr>
                <w:rFonts w:ascii="Calibri" w:eastAsia="Times New Roman" w:hAnsi="Calibri" w:cs="Calibri"/>
                <w:i/>
                <w:iCs/>
                <w:color w:val="000000"/>
                <w:kern w:val="0"/>
                <w:lang w:val="en"/>
                <w14:ligatures w14:val="none"/>
              </w:rPr>
              <w:lastRenderedPageBreak/>
              <w:t>updating</w:t>
            </w:r>
          </w:p>
        </w:tc>
        <w:tc>
          <w:tcPr>
            <w:tcW w:w="294" w:type="pct"/>
            <w:tcBorders>
              <w:top w:val="single" w:sz="4" w:space="0" w:color="000000"/>
              <w:left w:val="single" w:sz="4" w:space="0" w:color="000000"/>
              <w:bottom w:val="single" w:sz="4" w:space="0" w:color="000000"/>
              <w:right w:val="single" w:sz="4" w:space="0" w:color="000000"/>
            </w:tcBorders>
          </w:tcPr>
          <w:p w14:paraId="437072EA" w14:textId="77777777" w:rsidR="00FE2EE3" w:rsidRPr="00FE2EE3" w:rsidRDefault="00FE2EE3" w:rsidP="00FE2EE3">
            <w:pPr>
              <w:widowControl w:val="0"/>
              <w:autoSpaceDE w:val="0"/>
              <w:autoSpaceDN w:val="0"/>
              <w:adjustRightInd w:val="0"/>
              <w:snapToGrid w:val="0"/>
              <w:spacing w:line="240" w:lineRule="auto"/>
              <w:ind w:rightChars="-26" w:right="-62"/>
              <w:rPr>
                <w:rFonts w:ascii="Calibri" w:eastAsia="Times New Roman" w:hAnsi="Calibri" w:cs="Calibri"/>
                <w:kern w:val="0"/>
                <w:lang w:val="en"/>
                <w14:ligatures w14:val="none"/>
              </w:rPr>
            </w:pPr>
            <w:r w:rsidRPr="00FE2EE3">
              <w:rPr>
                <w:rFonts w:ascii="Calibri" w:eastAsia="Times New Roman" w:hAnsi="Calibri" w:cs="Calibri"/>
                <w:kern w:val="0"/>
                <w:lang w:val="en"/>
                <w14:ligatures w14:val="none"/>
              </w:rPr>
              <w:lastRenderedPageBreak/>
              <w:t>24</w:t>
            </w:r>
          </w:p>
        </w:tc>
        <w:tc>
          <w:tcPr>
            <w:tcW w:w="639" w:type="pct"/>
            <w:tcBorders>
              <w:top w:val="single" w:sz="4" w:space="0" w:color="000000"/>
              <w:left w:val="single" w:sz="4" w:space="0" w:color="000000"/>
              <w:bottom w:val="single" w:sz="4" w:space="0" w:color="000000"/>
              <w:right w:val="single" w:sz="4" w:space="0" w:color="000000"/>
            </w:tcBorders>
          </w:tcPr>
          <w:p w14:paraId="4BF5536C" w14:textId="77777777" w:rsidR="00FE2EE3" w:rsidRPr="00FE2EE3" w:rsidRDefault="00FE2EE3" w:rsidP="00FE2EE3">
            <w:pPr>
              <w:widowControl w:val="0"/>
              <w:autoSpaceDE w:val="0"/>
              <w:autoSpaceDN w:val="0"/>
              <w:adjustRightInd w:val="0"/>
              <w:snapToGrid w:val="0"/>
              <w:spacing w:line="240" w:lineRule="auto"/>
              <w:rPr>
                <w:rFonts w:ascii="Calibri" w:eastAsia="Times New Roman" w:hAnsi="Calibri" w:cs="Calibri"/>
                <w:kern w:val="0"/>
                <w:lang w:val="en"/>
                <w14:ligatures w14:val="none"/>
              </w:rPr>
            </w:pPr>
            <w:r w:rsidRPr="00FE2EE3">
              <w:rPr>
                <w:rFonts w:ascii="Calibri" w:eastAsia="Times New Roman" w:hAnsi="Calibri" w:cs="Calibri"/>
                <w:kern w:val="0"/>
                <w:lang w:val="en"/>
                <w14:ligatures w14:val="none"/>
              </w:rPr>
              <w:t>E</w:t>
            </w:r>
          </w:p>
        </w:tc>
        <w:tc>
          <w:tcPr>
            <w:tcW w:w="2777" w:type="pct"/>
            <w:tcBorders>
              <w:top w:val="single" w:sz="4" w:space="0" w:color="000000"/>
              <w:left w:val="single" w:sz="4" w:space="0" w:color="000000"/>
              <w:bottom w:val="single" w:sz="4" w:space="0" w:color="000000"/>
            </w:tcBorders>
          </w:tcPr>
          <w:p w14:paraId="1D8E3CF7" w14:textId="77777777" w:rsidR="00FE2EE3" w:rsidRPr="00FE2EE3" w:rsidRDefault="00FE2EE3" w:rsidP="00FE2EE3">
            <w:pPr>
              <w:widowControl w:val="0"/>
              <w:autoSpaceDE w:val="0"/>
              <w:autoSpaceDN w:val="0"/>
              <w:adjustRightInd w:val="0"/>
              <w:snapToGrid w:val="0"/>
              <w:spacing w:line="240" w:lineRule="auto"/>
              <w:ind w:left="116"/>
              <w:rPr>
                <w:rFonts w:ascii="Calibri" w:eastAsia="Times New Roman" w:hAnsi="Calibri" w:cs="Calibri"/>
                <w:kern w:val="0"/>
                <w:lang w:val="en"/>
                <w14:ligatures w14:val="none"/>
              </w:rPr>
            </w:pPr>
            <w:r w:rsidRPr="00FE2EE3">
              <w:rPr>
                <w:rFonts w:ascii="Calibri" w:eastAsia="Times New Roman" w:hAnsi="Calibri" w:cs="Calibri"/>
                <w:kern w:val="0"/>
                <w:lang w:val="en"/>
                <w14:ligatures w14:val="none"/>
              </w:rPr>
              <w:t xml:space="preserve">Report the results from any </w:t>
            </w:r>
            <w:r w:rsidRPr="00FE2EE3">
              <w:rPr>
                <w:rFonts w:ascii="Calibri" w:eastAsia="Times New Roman" w:hAnsi="Calibri" w:cs="Calibri"/>
                <w:kern w:val="0"/>
                <w:lang w:val="en"/>
                <w14:ligatures w14:val="none"/>
              </w:rPr>
              <w:lastRenderedPageBreak/>
              <w:t>model updating, including the updated model and subsequent performance</w:t>
            </w:r>
          </w:p>
        </w:tc>
        <w:tc>
          <w:tcPr>
            <w:tcW w:w="586" w:type="pct"/>
            <w:tcBorders>
              <w:top w:val="single" w:sz="4" w:space="0" w:color="000000"/>
              <w:bottom w:val="single" w:sz="4" w:space="0" w:color="000000"/>
            </w:tcBorders>
          </w:tcPr>
          <w:p w14:paraId="74C58454"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b/>
                <w:bCs/>
                <w:color w:val="000000"/>
                <w:kern w:val="0"/>
                <w:lang w:val="en"/>
                <w14:ligatures w14:val="none"/>
              </w:rPr>
            </w:pPr>
            <w:r w:rsidRPr="00FE2EE3">
              <w:rPr>
                <w:rFonts w:ascii="Calibri" w:eastAsia="Times New Roman" w:hAnsi="Calibri" w:cs="Calibri"/>
                <w:color w:val="000000"/>
                <w:kern w:val="0"/>
                <w:lang w:val="en"/>
                <w14:ligatures w14:val="none"/>
              </w:rPr>
              <w:lastRenderedPageBreak/>
              <w:t xml:space="preserve">NA </w:t>
            </w:r>
          </w:p>
        </w:tc>
      </w:tr>
      <w:tr w:rsidR="00FE2EE3" w:rsidRPr="00FE2EE3" w14:paraId="3EB4C68C" w14:textId="77777777" w:rsidTr="000D14C0">
        <w:trPr>
          <w:trHeight w:val="369"/>
        </w:trPr>
        <w:tc>
          <w:tcPr>
            <w:tcW w:w="4986" w:type="pct"/>
            <w:gridSpan w:val="5"/>
            <w:tcBorders>
              <w:top w:val="single" w:sz="4" w:space="0" w:color="000000"/>
              <w:bottom w:val="single" w:sz="4" w:space="0" w:color="000000"/>
            </w:tcBorders>
            <w:shd w:val="clear" w:color="auto" w:fill="FEF1CE"/>
          </w:tcPr>
          <w:p w14:paraId="3A71E6EC"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b/>
                <w:bCs/>
                <w:color w:val="000000"/>
                <w:kern w:val="0"/>
                <w:lang w:val="en"/>
                <w14:ligatures w14:val="none"/>
              </w:rPr>
              <w:t>DISCUSSION</w:t>
            </w:r>
          </w:p>
        </w:tc>
      </w:tr>
      <w:tr w:rsidR="00FE2EE3" w:rsidRPr="00FE2EE3" w14:paraId="356E859C" w14:textId="77777777" w:rsidTr="000D14C0">
        <w:trPr>
          <w:trHeight w:val="369"/>
        </w:trPr>
        <w:tc>
          <w:tcPr>
            <w:tcW w:w="690" w:type="pct"/>
            <w:tcBorders>
              <w:top w:val="single" w:sz="4" w:space="0" w:color="000000"/>
              <w:bottom w:val="single" w:sz="4" w:space="0" w:color="000000"/>
              <w:right w:val="single" w:sz="4" w:space="0" w:color="000000"/>
            </w:tcBorders>
          </w:tcPr>
          <w:p w14:paraId="3831C865"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b/>
                <w:bCs/>
                <w:color w:val="000000"/>
                <w:kern w:val="0"/>
                <w:lang w:val="en"/>
                <w14:ligatures w14:val="none"/>
              </w:rPr>
            </w:pPr>
            <w:r w:rsidRPr="00FE2EE3">
              <w:rPr>
                <w:rFonts w:ascii="Calibri" w:eastAsia="Times New Roman" w:hAnsi="Calibri" w:cs="Calibri"/>
                <w:i/>
                <w:iCs/>
                <w:color w:val="000000"/>
                <w:kern w:val="0"/>
                <w:lang w:val="en"/>
                <w14:ligatures w14:val="none"/>
              </w:rPr>
              <w:t>Interpretation</w:t>
            </w:r>
          </w:p>
        </w:tc>
        <w:tc>
          <w:tcPr>
            <w:tcW w:w="294" w:type="pct"/>
            <w:tcBorders>
              <w:top w:val="single" w:sz="4" w:space="0" w:color="000000"/>
              <w:left w:val="single" w:sz="4" w:space="0" w:color="000000"/>
              <w:bottom w:val="single" w:sz="4" w:space="0" w:color="000000"/>
              <w:right w:val="single" w:sz="4" w:space="0" w:color="000000"/>
            </w:tcBorders>
          </w:tcPr>
          <w:p w14:paraId="68E194DE" w14:textId="77777777" w:rsidR="00FE2EE3" w:rsidRPr="00FE2EE3" w:rsidRDefault="00FE2EE3" w:rsidP="00FE2EE3">
            <w:pPr>
              <w:widowControl w:val="0"/>
              <w:autoSpaceDE w:val="0"/>
              <w:autoSpaceDN w:val="0"/>
              <w:adjustRightInd w:val="0"/>
              <w:snapToGrid w:val="0"/>
              <w:spacing w:line="240" w:lineRule="auto"/>
              <w:ind w:rightChars="-26" w:right="-62"/>
              <w:rPr>
                <w:rFonts w:ascii="Calibri" w:eastAsia="Times New Roman" w:hAnsi="Calibri" w:cs="Calibri"/>
                <w:kern w:val="0"/>
                <w:lang w:val="en"/>
                <w14:ligatures w14:val="none"/>
              </w:rPr>
            </w:pPr>
            <w:r w:rsidRPr="00FE2EE3">
              <w:rPr>
                <w:rFonts w:ascii="Calibri" w:eastAsia="Times New Roman" w:hAnsi="Calibri" w:cs="Calibri"/>
                <w:kern w:val="0"/>
                <w:lang w:val="en"/>
                <w14:ligatures w14:val="none"/>
              </w:rPr>
              <w:t>25</w:t>
            </w:r>
          </w:p>
        </w:tc>
        <w:tc>
          <w:tcPr>
            <w:tcW w:w="639" w:type="pct"/>
            <w:tcBorders>
              <w:top w:val="single" w:sz="4" w:space="0" w:color="000000"/>
              <w:left w:val="single" w:sz="4" w:space="0" w:color="000000"/>
              <w:bottom w:val="single" w:sz="4" w:space="0" w:color="000000"/>
              <w:right w:val="single" w:sz="4" w:space="0" w:color="000000"/>
            </w:tcBorders>
          </w:tcPr>
          <w:p w14:paraId="3119021C" w14:textId="77777777" w:rsidR="00FE2EE3" w:rsidRPr="00FE2EE3" w:rsidRDefault="00FE2EE3" w:rsidP="00FE2EE3">
            <w:pPr>
              <w:widowControl w:val="0"/>
              <w:autoSpaceDE w:val="0"/>
              <w:autoSpaceDN w:val="0"/>
              <w:adjustRightInd w:val="0"/>
              <w:snapToGrid w:val="0"/>
              <w:spacing w:line="240" w:lineRule="auto"/>
              <w:rPr>
                <w:rFonts w:ascii="Calibri" w:eastAsia="Times New Roman" w:hAnsi="Calibri" w:cs="Calibri"/>
                <w:kern w:val="0"/>
                <w:lang w:val="en"/>
                <w14:ligatures w14:val="none"/>
              </w:rPr>
            </w:pPr>
            <w:r w:rsidRPr="00FE2EE3">
              <w:rPr>
                <w:rFonts w:ascii="Calibri" w:eastAsia="Times New Roman" w:hAnsi="Calibri" w:cs="Calibri"/>
                <w:kern w:val="0"/>
                <w:lang w:val="en"/>
                <w14:ligatures w14:val="none"/>
              </w:rPr>
              <w:t>D;E</w:t>
            </w:r>
          </w:p>
        </w:tc>
        <w:tc>
          <w:tcPr>
            <w:tcW w:w="2777" w:type="pct"/>
            <w:tcBorders>
              <w:top w:val="single" w:sz="4" w:space="0" w:color="000000"/>
              <w:left w:val="single" w:sz="4" w:space="0" w:color="000000"/>
              <w:bottom w:val="single" w:sz="4" w:space="0" w:color="000000"/>
            </w:tcBorders>
          </w:tcPr>
          <w:p w14:paraId="2772B082"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Give an overall interpretation of the main results, including issues of fairness in the context of the objectives and previous studies</w:t>
            </w:r>
          </w:p>
        </w:tc>
        <w:tc>
          <w:tcPr>
            <w:tcW w:w="586" w:type="pct"/>
            <w:tcBorders>
              <w:top w:val="single" w:sz="4" w:space="0" w:color="000000"/>
              <w:bottom w:val="single" w:sz="4" w:space="0" w:color="000000"/>
            </w:tcBorders>
          </w:tcPr>
          <w:p w14:paraId="75EA37E0" w14:textId="784547DA"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Page</w:t>
            </w:r>
            <w:ins w:id="50" w:author="Author">
              <w:r w:rsidR="000B08D7">
                <w:rPr>
                  <w:rFonts w:ascii="Calibri" w:eastAsia="Times New Roman" w:hAnsi="Calibri" w:cs="Calibri"/>
                  <w:color w:val="000000"/>
                  <w:kern w:val="0"/>
                  <w:lang w:val="en"/>
                  <w14:ligatures w14:val="none"/>
                </w:rPr>
                <w:t>s</w:t>
              </w:r>
            </w:ins>
            <w:r w:rsidRPr="00FE2EE3">
              <w:rPr>
                <w:rFonts w:ascii="Calibri" w:eastAsia="Times New Roman" w:hAnsi="Calibri" w:cs="Calibri"/>
                <w:color w:val="000000"/>
                <w:kern w:val="0"/>
                <w:lang w:val="en"/>
                <w14:ligatures w14:val="none"/>
              </w:rPr>
              <w:t xml:space="preserve"> 10–12</w:t>
            </w:r>
          </w:p>
        </w:tc>
      </w:tr>
      <w:tr w:rsidR="00FE2EE3" w:rsidRPr="00FE2EE3" w14:paraId="0F965A8E" w14:textId="77777777" w:rsidTr="000D14C0">
        <w:trPr>
          <w:trHeight w:val="369"/>
        </w:trPr>
        <w:tc>
          <w:tcPr>
            <w:tcW w:w="690" w:type="pct"/>
            <w:tcBorders>
              <w:top w:val="single" w:sz="4" w:space="0" w:color="000000"/>
              <w:bottom w:val="single" w:sz="4" w:space="0" w:color="000000"/>
              <w:right w:val="single" w:sz="4" w:space="0" w:color="000000"/>
            </w:tcBorders>
          </w:tcPr>
          <w:p w14:paraId="6C08879D"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i/>
                <w:iCs/>
                <w:color w:val="000000"/>
                <w:kern w:val="0"/>
                <w:lang w:val="en"/>
                <w14:ligatures w14:val="none"/>
              </w:rPr>
            </w:pPr>
            <w:r w:rsidRPr="00FE2EE3">
              <w:rPr>
                <w:rFonts w:ascii="Calibri" w:eastAsia="Times New Roman" w:hAnsi="Calibri" w:cs="Calibri"/>
                <w:i/>
                <w:iCs/>
                <w:color w:val="000000"/>
                <w:kern w:val="0"/>
                <w:lang w:val="en"/>
                <w14:ligatures w14:val="none"/>
              </w:rPr>
              <w:t>Limitations</w:t>
            </w:r>
          </w:p>
        </w:tc>
        <w:tc>
          <w:tcPr>
            <w:tcW w:w="294" w:type="pct"/>
            <w:tcBorders>
              <w:top w:val="single" w:sz="4" w:space="0" w:color="000000"/>
              <w:left w:val="single" w:sz="4" w:space="0" w:color="000000"/>
              <w:bottom w:val="single" w:sz="4" w:space="0" w:color="000000"/>
              <w:right w:val="single" w:sz="4" w:space="0" w:color="000000"/>
            </w:tcBorders>
          </w:tcPr>
          <w:p w14:paraId="1E4778FD" w14:textId="77777777" w:rsidR="00FE2EE3" w:rsidRPr="00FE2EE3" w:rsidRDefault="00FE2EE3" w:rsidP="00FE2EE3">
            <w:pPr>
              <w:widowControl w:val="0"/>
              <w:autoSpaceDE w:val="0"/>
              <w:autoSpaceDN w:val="0"/>
              <w:adjustRightInd w:val="0"/>
              <w:snapToGrid w:val="0"/>
              <w:spacing w:line="240" w:lineRule="auto"/>
              <w:ind w:rightChars="-26" w:right="-62"/>
              <w:rPr>
                <w:rFonts w:ascii="Calibri" w:eastAsia="Times New Roman" w:hAnsi="Calibri" w:cs="Calibri"/>
                <w:kern w:val="0"/>
                <w:lang w:val="en"/>
                <w14:ligatures w14:val="none"/>
              </w:rPr>
            </w:pPr>
            <w:r w:rsidRPr="00FE2EE3">
              <w:rPr>
                <w:rFonts w:ascii="Calibri" w:eastAsia="Times New Roman" w:hAnsi="Calibri" w:cs="Calibri"/>
                <w:kern w:val="0"/>
                <w:lang w:val="en"/>
                <w14:ligatures w14:val="none"/>
              </w:rPr>
              <w:t>26</w:t>
            </w:r>
          </w:p>
        </w:tc>
        <w:tc>
          <w:tcPr>
            <w:tcW w:w="639" w:type="pct"/>
            <w:tcBorders>
              <w:top w:val="single" w:sz="4" w:space="0" w:color="000000"/>
              <w:left w:val="single" w:sz="4" w:space="0" w:color="000000"/>
              <w:bottom w:val="single" w:sz="4" w:space="0" w:color="000000"/>
              <w:right w:val="single" w:sz="4" w:space="0" w:color="000000"/>
            </w:tcBorders>
          </w:tcPr>
          <w:p w14:paraId="36F94B91" w14:textId="77777777" w:rsidR="00FE2EE3" w:rsidRPr="00FE2EE3" w:rsidRDefault="00FE2EE3" w:rsidP="00FE2EE3">
            <w:pPr>
              <w:widowControl w:val="0"/>
              <w:autoSpaceDE w:val="0"/>
              <w:autoSpaceDN w:val="0"/>
              <w:adjustRightInd w:val="0"/>
              <w:snapToGrid w:val="0"/>
              <w:spacing w:line="240" w:lineRule="auto"/>
              <w:rPr>
                <w:rFonts w:ascii="Calibri" w:eastAsia="Times New Roman" w:hAnsi="Calibri" w:cs="Calibri"/>
                <w:kern w:val="0"/>
                <w:lang w:val="en"/>
                <w14:ligatures w14:val="none"/>
              </w:rPr>
            </w:pPr>
            <w:r w:rsidRPr="00FE2EE3">
              <w:rPr>
                <w:rFonts w:ascii="Calibri" w:eastAsia="Times New Roman" w:hAnsi="Calibri" w:cs="Calibri"/>
                <w:kern w:val="0"/>
                <w:lang w:val="en"/>
                <w14:ligatures w14:val="none"/>
              </w:rPr>
              <w:t>D;E</w:t>
            </w:r>
          </w:p>
        </w:tc>
        <w:tc>
          <w:tcPr>
            <w:tcW w:w="2777" w:type="pct"/>
            <w:tcBorders>
              <w:top w:val="single" w:sz="4" w:space="0" w:color="000000"/>
              <w:left w:val="single" w:sz="4" w:space="0" w:color="000000"/>
              <w:bottom w:val="single" w:sz="4" w:space="0" w:color="000000"/>
            </w:tcBorders>
          </w:tcPr>
          <w:p w14:paraId="14D4C25C" w14:textId="77777777" w:rsidR="00FE2EE3" w:rsidRPr="00FE2EE3" w:rsidRDefault="00FE2EE3" w:rsidP="00FE2EE3">
            <w:pPr>
              <w:widowControl w:val="0"/>
              <w:autoSpaceDE w:val="0"/>
              <w:autoSpaceDN w:val="0"/>
              <w:adjustRightInd w:val="0"/>
              <w:snapToGrid w:val="0"/>
              <w:spacing w:line="240" w:lineRule="auto"/>
              <w:ind w:left="116"/>
              <w:rPr>
                <w:rFonts w:ascii="Calibri" w:eastAsia="Times New Roman" w:hAnsi="Calibri" w:cs="Calibri"/>
                <w:kern w:val="0"/>
                <w:lang w:val="en"/>
                <w14:ligatures w14:val="none"/>
              </w:rPr>
            </w:pPr>
            <w:r w:rsidRPr="00FE2EE3">
              <w:rPr>
                <w:rFonts w:ascii="Calibri" w:eastAsia="Times New Roman" w:hAnsi="Calibri" w:cs="Calibri"/>
                <w:kern w:val="0"/>
                <w:lang w:val="en"/>
                <w14:ligatures w14:val="none"/>
              </w:rPr>
              <w:t>Discuss any limitations of the study (such as a non-representative sample, sample size, overfitting, missing data) and their effects on any biases, statistical uncertainty, and generalizability</w:t>
            </w:r>
          </w:p>
        </w:tc>
        <w:tc>
          <w:tcPr>
            <w:tcW w:w="586" w:type="pct"/>
            <w:tcBorders>
              <w:top w:val="single" w:sz="4" w:space="0" w:color="000000"/>
              <w:bottom w:val="single" w:sz="4" w:space="0" w:color="000000"/>
            </w:tcBorders>
          </w:tcPr>
          <w:p w14:paraId="4130FE3E"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Page 17</w:t>
            </w:r>
          </w:p>
        </w:tc>
      </w:tr>
      <w:tr w:rsidR="00FE2EE3" w:rsidRPr="00FE2EE3" w14:paraId="54259ABC" w14:textId="77777777" w:rsidTr="000D14C0">
        <w:trPr>
          <w:trHeight w:val="369"/>
        </w:trPr>
        <w:tc>
          <w:tcPr>
            <w:tcW w:w="690" w:type="pct"/>
            <w:vMerge w:val="restart"/>
            <w:tcBorders>
              <w:top w:val="single" w:sz="4" w:space="0" w:color="000000"/>
              <w:right w:val="single" w:sz="4" w:space="0" w:color="000000"/>
            </w:tcBorders>
          </w:tcPr>
          <w:p w14:paraId="161CBEBF"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i/>
                <w:iCs/>
                <w:color w:val="000000"/>
                <w:kern w:val="0"/>
                <w:lang w:val="en"/>
                <w14:ligatures w14:val="none"/>
              </w:rPr>
            </w:pPr>
            <w:r w:rsidRPr="00FE2EE3">
              <w:rPr>
                <w:rFonts w:ascii="Calibri" w:eastAsia="Times New Roman" w:hAnsi="Calibri" w:cs="Calibri"/>
                <w:i/>
                <w:iCs/>
                <w:color w:val="000000"/>
                <w:kern w:val="0"/>
                <w:lang w:val="en"/>
                <w14:ligatures w14:val="none"/>
              </w:rPr>
              <w:t>Usability of the model in the context of current care</w:t>
            </w:r>
          </w:p>
        </w:tc>
        <w:tc>
          <w:tcPr>
            <w:tcW w:w="294" w:type="pct"/>
            <w:tcBorders>
              <w:top w:val="single" w:sz="4" w:space="0" w:color="000000"/>
              <w:left w:val="single" w:sz="4" w:space="0" w:color="000000"/>
              <w:bottom w:val="single" w:sz="4" w:space="0" w:color="000000"/>
              <w:right w:val="single" w:sz="4" w:space="0" w:color="000000"/>
            </w:tcBorders>
          </w:tcPr>
          <w:p w14:paraId="67CE71F6" w14:textId="77777777" w:rsidR="00FE2EE3" w:rsidRPr="00FE2EE3" w:rsidRDefault="00FE2EE3" w:rsidP="00FE2EE3">
            <w:pPr>
              <w:widowControl w:val="0"/>
              <w:autoSpaceDE w:val="0"/>
              <w:autoSpaceDN w:val="0"/>
              <w:adjustRightInd w:val="0"/>
              <w:snapToGrid w:val="0"/>
              <w:spacing w:line="240" w:lineRule="auto"/>
              <w:ind w:rightChars="-26" w:right="-62"/>
              <w:rPr>
                <w:rFonts w:ascii="Calibri" w:eastAsia="Times New Roman" w:hAnsi="Calibri" w:cs="Calibri"/>
                <w:kern w:val="0"/>
                <w:lang w:val="en"/>
                <w14:ligatures w14:val="none"/>
              </w:rPr>
            </w:pPr>
            <w:r w:rsidRPr="00FE2EE3">
              <w:rPr>
                <w:rFonts w:ascii="Calibri" w:eastAsia="Times New Roman" w:hAnsi="Calibri" w:cs="Calibri"/>
                <w:kern w:val="0"/>
                <w:lang w:val="en"/>
                <w14:ligatures w14:val="none"/>
              </w:rPr>
              <w:t>27a</w:t>
            </w:r>
          </w:p>
        </w:tc>
        <w:tc>
          <w:tcPr>
            <w:tcW w:w="639" w:type="pct"/>
            <w:tcBorders>
              <w:top w:val="single" w:sz="4" w:space="0" w:color="000000"/>
              <w:left w:val="single" w:sz="4" w:space="0" w:color="000000"/>
              <w:bottom w:val="single" w:sz="4" w:space="0" w:color="000000"/>
              <w:right w:val="single" w:sz="4" w:space="0" w:color="000000"/>
            </w:tcBorders>
          </w:tcPr>
          <w:p w14:paraId="75F6DCA1" w14:textId="77777777" w:rsidR="00FE2EE3" w:rsidRPr="00FE2EE3" w:rsidRDefault="00FE2EE3" w:rsidP="00FE2EE3">
            <w:pPr>
              <w:widowControl w:val="0"/>
              <w:autoSpaceDE w:val="0"/>
              <w:autoSpaceDN w:val="0"/>
              <w:adjustRightInd w:val="0"/>
              <w:snapToGrid w:val="0"/>
              <w:spacing w:line="240" w:lineRule="auto"/>
              <w:rPr>
                <w:rFonts w:ascii="Calibri" w:eastAsia="Times New Roman" w:hAnsi="Calibri" w:cs="Calibri"/>
                <w:kern w:val="0"/>
                <w:lang w:val="en"/>
                <w14:ligatures w14:val="none"/>
              </w:rPr>
            </w:pPr>
            <w:r w:rsidRPr="00FE2EE3">
              <w:rPr>
                <w:rFonts w:ascii="Calibri" w:eastAsia="Times New Roman" w:hAnsi="Calibri" w:cs="Calibri"/>
                <w:kern w:val="0"/>
                <w:lang w:val="en"/>
                <w14:ligatures w14:val="none"/>
              </w:rPr>
              <w:t>D</w:t>
            </w:r>
          </w:p>
        </w:tc>
        <w:tc>
          <w:tcPr>
            <w:tcW w:w="2777" w:type="pct"/>
            <w:tcBorders>
              <w:top w:val="single" w:sz="4" w:space="0" w:color="000000"/>
              <w:left w:val="single" w:sz="4" w:space="0" w:color="000000"/>
              <w:bottom w:val="single" w:sz="4" w:space="0" w:color="000000"/>
            </w:tcBorders>
          </w:tcPr>
          <w:p w14:paraId="1A7B0CC5" w14:textId="77777777" w:rsidR="00FE2EE3" w:rsidRPr="00FE2EE3" w:rsidRDefault="00FE2EE3" w:rsidP="00FE2EE3">
            <w:pPr>
              <w:widowControl w:val="0"/>
              <w:autoSpaceDE w:val="0"/>
              <w:autoSpaceDN w:val="0"/>
              <w:adjustRightInd w:val="0"/>
              <w:snapToGrid w:val="0"/>
              <w:spacing w:line="240" w:lineRule="auto"/>
              <w:ind w:left="116"/>
              <w:rPr>
                <w:rFonts w:ascii="Calibri" w:eastAsia="Times New Roman" w:hAnsi="Calibri" w:cs="Calibri"/>
                <w:kern w:val="0"/>
                <w:lang w:val="en"/>
                <w14:ligatures w14:val="none"/>
              </w:rPr>
            </w:pPr>
            <w:r w:rsidRPr="00FE2EE3">
              <w:rPr>
                <w:rFonts w:ascii="Calibri" w:eastAsia="Times New Roman" w:hAnsi="Calibri" w:cs="Calibri"/>
                <w:kern w:val="0"/>
                <w:lang w:val="en"/>
                <w14:ligatures w14:val="none"/>
              </w:rPr>
              <w:t>Describe how poor quality or unavailable input data (e.g., predictor values) should be assessed and handled when implementing the prediction model</w:t>
            </w:r>
          </w:p>
        </w:tc>
        <w:tc>
          <w:tcPr>
            <w:tcW w:w="586" w:type="pct"/>
            <w:tcBorders>
              <w:top w:val="single" w:sz="4" w:space="0" w:color="000000"/>
              <w:bottom w:val="single" w:sz="4" w:space="0" w:color="000000"/>
            </w:tcBorders>
          </w:tcPr>
          <w:p w14:paraId="7DA593D7" w14:textId="0FAC2FCA"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Page</w:t>
            </w:r>
            <w:ins w:id="51" w:author="Author">
              <w:r w:rsidR="000B08D7">
                <w:rPr>
                  <w:rFonts w:ascii="Calibri" w:eastAsia="Times New Roman" w:hAnsi="Calibri" w:cs="Calibri"/>
                  <w:color w:val="000000"/>
                  <w:kern w:val="0"/>
                  <w:lang w:val="en"/>
                  <w14:ligatures w14:val="none"/>
                </w:rPr>
                <w:t>s</w:t>
              </w:r>
            </w:ins>
            <w:r w:rsidRPr="00FE2EE3">
              <w:rPr>
                <w:rFonts w:ascii="Calibri" w:eastAsia="Times New Roman" w:hAnsi="Calibri" w:cs="Calibri"/>
                <w:color w:val="000000"/>
                <w:kern w:val="0"/>
                <w:lang w:val="en"/>
                <w14:ligatures w14:val="none"/>
              </w:rPr>
              <w:t xml:space="preserve"> 13–15</w:t>
            </w:r>
          </w:p>
        </w:tc>
      </w:tr>
      <w:tr w:rsidR="00FE2EE3" w:rsidRPr="00FE2EE3" w14:paraId="69D58359" w14:textId="77777777" w:rsidTr="000D14C0">
        <w:trPr>
          <w:trHeight w:val="369"/>
        </w:trPr>
        <w:tc>
          <w:tcPr>
            <w:tcW w:w="690" w:type="pct"/>
            <w:vMerge/>
            <w:tcBorders>
              <w:right w:val="single" w:sz="4" w:space="0" w:color="000000"/>
            </w:tcBorders>
          </w:tcPr>
          <w:p w14:paraId="41AE1369"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i/>
                <w:iCs/>
                <w:color w:val="000000"/>
                <w:kern w:val="0"/>
                <w:lang w:val="en"/>
                <w14:ligatures w14:val="none"/>
              </w:rPr>
            </w:pPr>
          </w:p>
        </w:tc>
        <w:tc>
          <w:tcPr>
            <w:tcW w:w="294" w:type="pct"/>
            <w:tcBorders>
              <w:top w:val="single" w:sz="4" w:space="0" w:color="000000"/>
              <w:left w:val="single" w:sz="4" w:space="0" w:color="000000"/>
              <w:bottom w:val="single" w:sz="4" w:space="0" w:color="000000"/>
              <w:right w:val="single" w:sz="4" w:space="0" w:color="000000"/>
            </w:tcBorders>
          </w:tcPr>
          <w:p w14:paraId="4E2B7950" w14:textId="77777777" w:rsidR="00FE2EE3" w:rsidRPr="00FE2EE3" w:rsidRDefault="00FE2EE3" w:rsidP="00FE2EE3">
            <w:pPr>
              <w:widowControl w:val="0"/>
              <w:autoSpaceDE w:val="0"/>
              <w:autoSpaceDN w:val="0"/>
              <w:adjustRightInd w:val="0"/>
              <w:snapToGrid w:val="0"/>
              <w:spacing w:line="240" w:lineRule="auto"/>
              <w:ind w:rightChars="-26" w:right="-62"/>
              <w:rPr>
                <w:rFonts w:ascii="Calibri" w:eastAsia="Times New Roman" w:hAnsi="Calibri" w:cs="Calibri"/>
                <w:kern w:val="0"/>
                <w:lang w:val="en"/>
                <w14:ligatures w14:val="none"/>
              </w:rPr>
            </w:pPr>
            <w:r w:rsidRPr="00FE2EE3">
              <w:rPr>
                <w:rFonts w:ascii="Calibri" w:eastAsia="Times New Roman" w:hAnsi="Calibri" w:cs="Calibri"/>
                <w:kern w:val="0"/>
                <w:lang w:val="en"/>
                <w14:ligatures w14:val="none"/>
              </w:rPr>
              <w:t>27b</w:t>
            </w:r>
          </w:p>
        </w:tc>
        <w:tc>
          <w:tcPr>
            <w:tcW w:w="639" w:type="pct"/>
            <w:tcBorders>
              <w:top w:val="single" w:sz="4" w:space="0" w:color="000000"/>
              <w:left w:val="single" w:sz="4" w:space="0" w:color="000000"/>
              <w:bottom w:val="single" w:sz="4" w:space="0" w:color="000000"/>
              <w:right w:val="single" w:sz="4" w:space="0" w:color="000000"/>
            </w:tcBorders>
          </w:tcPr>
          <w:p w14:paraId="74D9C78E" w14:textId="77777777" w:rsidR="00FE2EE3" w:rsidRPr="00FE2EE3" w:rsidRDefault="00FE2EE3" w:rsidP="00FE2EE3">
            <w:pPr>
              <w:widowControl w:val="0"/>
              <w:autoSpaceDE w:val="0"/>
              <w:autoSpaceDN w:val="0"/>
              <w:adjustRightInd w:val="0"/>
              <w:snapToGrid w:val="0"/>
              <w:spacing w:line="240" w:lineRule="auto"/>
              <w:rPr>
                <w:rFonts w:ascii="Calibri" w:eastAsia="Times New Roman" w:hAnsi="Calibri" w:cs="Calibri"/>
                <w:kern w:val="0"/>
                <w:lang w:val="en"/>
                <w14:ligatures w14:val="none"/>
              </w:rPr>
            </w:pPr>
            <w:r w:rsidRPr="00FE2EE3">
              <w:rPr>
                <w:rFonts w:ascii="Calibri" w:eastAsia="Times New Roman" w:hAnsi="Calibri" w:cs="Calibri"/>
                <w:kern w:val="0"/>
                <w:lang w:val="en"/>
                <w14:ligatures w14:val="none"/>
              </w:rPr>
              <w:t>D</w:t>
            </w:r>
          </w:p>
        </w:tc>
        <w:tc>
          <w:tcPr>
            <w:tcW w:w="2777" w:type="pct"/>
            <w:tcBorders>
              <w:top w:val="single" w:sz="4" w:space="0" w:color="000000"/>
              <w:left w:val="single" w:sz="4" w:space="0" w:color="000000"/>
              <w:bottom w:val="single" w:sz="4" w:space="0" w:color="000000"/>
            </w:tcBorders>
          </w:tcPr>
          <w:p w14:paraId="61C97617"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Specify whether users will be required to interact in the handling of the input data or use of the model, and what level of expertise is required of users</w:t>
            </w:r>
          </w:p>
        </w:tc>
        <w:tc>
          <w:tcPr>
            <w:tcW w:w="586" w:type="pct"/>
            <w:tcBorders>
              <w:top w:val="single" w:sz="4" w:space="0" w:color="000000"/>
              <w:bottom w:val="single" w:sz="4" w:space="0" w:color="000000"/>
            </w:tcBorders>
          </w:tcPr>
          <w:p w14:paraId="08C43297"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unnecessary</w:t>
            </w:r>
          </w:p>
        </w:tc>
      </w:tr>
      <w:tr w:rsidR="00FE2EE3" w:rsidRPr="00FE2EE3" w14:paraId="0CE8B8E6" w14:textId="77777777" w:rsidTr="000D14C0">
        <w:trPr>
          <w:trHeight w:val="369"/>
        </w:trPr>
        <w:tc>
          <w:tcPr>
            <w:tcW w:w="690" w:type="pct"/>
            <w:vMerge/>
            <w:tcBorders>
              <w:bottom w:val="single" w:sz="4" w:space="0" w:color="000000"/>
              <w:right w:val="single" w:sz="4" w:space="0" w:color="000000"/>
            </w:tcBorders>
          </w:tcPr>
          <w:p w14:paraId="3F1CEBE3"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i/>
                <w:iCs/>
                <w:color w:val="000000"/>
                <w:kern w:val="0"/>
                <w:lang w:val="en"/>
                <w14:ligatures w14:val="none"/>
              </w:rPr>
            </w:pPr>
          </w:p>
        </w:tc>
        <w:tc>
          <w:tcPr>
            <w:tcW w:w="294" w:type="pct"/>
            <w:tcBorders>
              <w:top w:val="single" w:sz="4" w:space="0" w:color="000000"/>
              <w:left w:val="single" w:sz="4" w:space="0" w:color="000000"/>
              <w:bottom w:val="single" w:sz="4" w:space="0" w:color="000000"/>
              <w:right w:val="single" w:sz="4" w:space="0" w:color="000000"/>
            </w:tcBorders>
          </w:tcPr>
          <w:p w14:paraId="53923549" w14:textId="77777777" w:rsidR="00FE2EE3" w:rsidRPr="00FE2EE3" w:rsidRDefault="00FE2EE3" w:rsidP="00FE2EE3">
            <w:pPr>
              <w:widowControl w:val="0"/>
              <w:autoSpaceDE w:val="0"/>
              <w:autoSpaceDN w:val="0"/>
              <w:adjustRightInd w:val="0"/>
              <w:snapToGrid w:val="0"/>
              <w:spacing w:line="240" w:lineRule="auto"/>
              <w:ind w:rightChars="-26" w:right="-62"/>
              <w:rPr>
                <w:rFonts w:ascii="Calibri" w:eastAsia="Times New Roman" w:hAnsi="Calibri" w:cs="Calibri"/>
                <w:kern w:val="0"/>
                <w:lang w:val="en"/>
                <w14:ligatures w14:val="none"/>
              </w:rPr>
            </w:pPr>
            <w:r w:rsidRPr="00FE2EE3">
              <w:rPr>
                <w:rFonts w:ascii="Calibri" w:eastAsia="Times New Roman" w:hAnsi="Calibri" w:cs="Calibri"/>
                <w:kern w:val="0"/>
                <w:lang w:val="en"/>
                <w14:ligatures w14:val="none"/>
              </w:rPr>
              <w:t>27c</w:t>
            </w:r>
          </w:p>
        </w:tc>
        <w:tc>
          <w:tcPr>
            <w:tcW w:w="639" w:type="pct"/>
            <w:tcBorders>
              <w:top w:val="single" w:sz="4" w:space="0" w:color="000000"/>
              <w:left w:val="single" w:sz="4" w:space="0" w:color="000000"/>
              <w:bottom w:val="single" w:sz="4" w:space="0" w:color="000000"/>
              <w:right w:val="single" w:sz="4" w:space="0" w:color="000000"/>
            </w:tcBorders>
          </w:tcPr>
          <w:p w14:paraId="2B1318D9" w14:textId="77777777" w:rsidR="00FE2EE3" w:rsidRPr="00FE2EE3" w:rsidRDefault="00FE2EE3" w:rsidP="00FE2EE3">
            <w:pPr>
              <w:widowControl w:val="0"/>
              <w:autoSpaceDE w:val="0"/>
              <w:autoSpaceDN w:val="0"/>
              <w:adjustRightInd w:val="0"/>
              <w:snapToGrid w:val="0"/>
              <w:spacing w:line="240" w:lineRule="auto"/>
              <w:rPr>
                <w:rFonts w:ascii="Calibri" w:eastAsia="Times New Roman" w:hAnsi="Calibri" w:cs="Calibri"/>
                <w:kern w:val="0"/>
                <w:lang w:val="en"/>
                <w14:ligatures w14:val="none"/>
              </w:rPr>
            </w:pPr>
            <w:r w:rsidRPr="00FE2EE3">
              <w:rPr>
                <w:rFonts w:ascii="Calibri" w:eastAsia="Times New Roman" w:hAnsi="Calibri" w:cs="Calibri"/>
                <w:kern w:val="0"/>
                <w:lang w:val="en"/>
                <w14:ligatures w14:val="none"/>
              </w:rPr>
              <w:t>D;E</w:t>
            </w:r>
          </w:p>
        </w:tc>
        <w:tc>
          <w:tcPr>
            <w:tcW w:w="2777" w:type="pct"/>
            <w:tcBorders>
              <w:top w:val="single" w:sz="4" w:space="0" w:color="000000"/>
              <w:left w:val="single" w:sz="4" w:space="0" w:color="000000"/>
              <w:bottom w:val="single" w:sz="4" w:space="0" w:color="000000"/>
            </w:tcBorders>
          </w:tcPr>
          <w:p w14:paraId="16AD02D1"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kern w:val="0"/>
                <w:lang w:val="en"/>
                <w14:ligatures w14:val="none"/>
              </w:rPr>
            </w:pPr>
            <w:r w:rsidRPr="00FE2EE3">
              <w:rPr>
                <w:rFonts w:ascii="Calibri" w:eastAsia="Times New Roman" w:hAnsi="Calibri" w:cs="Calibri"/>
                <w:color w:val="000000"/>
                <w:kern w:val="0"/>
                <w:lang w:val="en"/>
                <w14:ligatures w14:val="none"/>
              </w:rPr>
              <w:t>Discuss any next steps for future research, with a specific view to applicability and generalizability of</w:t>
            </w:r>
            <w:r w:rsidRPr="00FE2EE3">
              <w:rPr>
                <w:rFonts w:ascii="Calibri" w:eastAsia="PMingLiU" w:hAnsi="Calibri" w:cs="Calibri"/>
                <w:color w:val="000000"/>
                <w:kern w:val="0"/>
                <w:lang w:val="en" w:eastAsia="zh-TW"/>
                <w14:ligatures w14:val="none"/>
              </w:rPr>
              <w:t xml:space="preserve"> </w:t>
            </w:r>
            <w:r w:rsidRPr="00FE2EE3">
              <w:rPr>
                <w:rFonts w:ascii="Calibri" w:eastAsia="Times New Roman" w:hAnsi="Calibri" w:cs="Calibri"/>
                <w:kern w:val="0"/>
                <w:lang w:val="en"/>
                <w14:ligatures w14:val="none"/>
              </w:rPr>
              <w:t>the model</w:t>
            </w:r>
          </w:p>
        </w:tc>
        <w:tc>
          <w:tcPr>
            <w:tcW w:w="586" w:type="pct"/>
            <w:tcBorders>
              <w:top w:val="single" w:sz="4" w:space="0" w:color="000000"/>
              <w:bottom w:val="single" w:sz="4" w:space="0" w:color="000000"/>
            </w:tcBorders>
          </w:tcPr>
          <w:p w14:paraId="0651D86E" w14:textId="700F4782"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Page</w:t>
            </w:r>
            <w:ins w:id="52" w:author="Author">
              <w:r w:rsidR="000B08D7">
                <w:rPr>
                  <w:rFonts w:ascii="Calibri" w:eastAsia="Times New Roman" w:hAnsi="Calibri" w:cs="Calibri"/>
                  <w:color w:val="000000"/>
                  <w:kern w:val="0"/>
                  <w:lang w:val="en"/>
                  <w14:ligatures w14:val="none"/>
                </w:rPr>
                <w:t>s</w:t>
              </w:r>
            </w:ins>
            <w:r w:rsidRPr="00FE2EE3">
              <w:rPr>
                <w:rFonts w:ascii="Calibri" w:eastAsia="Times New Roman" w:hAnsi="Calibri" w:cs="Calibri"/>
                <w:color w:val="000000"/>
                <w:kern w:val="0"/>
                <w:lang w:val="en"/>
                <w14:ligatures w14:val="none"/>
              </w:rPr>
              <w:t xml:space="preserve"> 17–18</w:t>
            </w:r>
          </w:p>
        </w:tc>
      </w:tr>
    </w:tbl>
    <w:p w14:paraId="570A073A" w14:textId="77777777" w:rsidR="00FE2EE3" w:rsidRPr="00FE2EE3" w:rsidRDefault="00FE2EE3" w:rsidP="00FE2EE3">
      <w:pPr>
        <w:spacing w:line="240" w:lineRule="auto"/>
        <w:rPr>
          <w:rFonts w:ascii="Calibri" w:eastAsia="PMingLiU" w:hAnsi="Calibri" w:cs="Calibri"/>
          <w:lang w:eastAsia="zh-TW"/>
          <w14:ligatures w14:val="none"/>
        </w:rPr>
      </w:pPr>
    </w:p>
    <w:p w14:paraId="3DB22A18" w14:textId="77777777" w:rsidR="00EE434D" w:rsidRDefault="00EE434D"/>
    <w:sectPr w:rsidR="00EE434D">
      <w:pgSz w:w="12240" w:h="15840"/>
      <w:pgMar w:top="1417" w:right="1701" w:bottom="1417" w:left="170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hor" w:initials="A">
    <w:p w14:paraId="1DD8457A" w14:textId="77777777" w:rsidR="00E670B8" w:rsidRDefault="00E670B8" w:rsidP="00E670B8">
      <w:pPr>
        <w:pStyle w:val="CommentText"/>
      </w:pPr>
      <w:r>
        <w:rPr>
          <w:rStyle w:val="CommentReference"/>
        </w:rPr>
        <w:annotationRef/>
      </w:r>
      <w:r>
        <w:t>I have placed each Multimedia Appendix in a separate file, providing separate names for each instead of numbering them. This is because the target journal requires so. Check the guidance:</w:t>
      </w:r>
    </w:p>
    <w:p w14:paraId="0CEE2AFF" w14:textId="77777777" w:rsidR="00E670B8" w:rsidRDefault="00E670B8" w:rsidP="00E670B8">
      <w:pPr>
        <w:pStyle w:val="CommentText"/>
      </w:pPr>
    </w:p>
    <w:p w14:paraId="27F42BAA" w14:textId="77777777" w:rsidR="00E670B8" w:rsidRDefault="00E670B8" w:rsidP="00E670B8">
      <w:pPr>
        <w:pStyle w:val="CommentText"/>
      </w:pPr>
      <w:r>
        <w:t>“</w:t>
      </w:r>
      <w:r>
        <w:rPr>
          <w:b/>
          <w:bCs/>
        </w:rPr>
        <w:t>Checks before uploading a multimedia appendix file:</w:t>
      </w:r>
    </w:p>
    <w:p w14:paraId="5D3BE6FB" w14:textId="77777777" w:rsidR="00E670B8" w:rsidRDefault="00E670B8" w:rsidP="00E670B8">
      <w:pPr>
        <w:pStyle w:val="CommentText"/>
      </w:pPr>
      <w:r>
        <w:t xml:space="preserve">a. Do </w:t>
      </w:r>
      <w:r>
        <w:rPr>
          <w:b/>
          <w:bCs/>
        </w:rPr>
        <w:t>not</w:t>
      </w:r>
      <w:r>
        <w:t xml:space="preserve"> include the title of the manuscript within the multimedia appendix file as this is likely to change during the copyediting and proofreading processes.</w:t>
      </w:r>
    </w:p>
    <w:p w14:paraId="32455DFE" w14:textId="77777777" w:rsidR="00E670B8" w:rsidRDefault="00E670B8" w:rsidP="00E670B8">
      <w:pPr>
        <w:pStyle w:val="CommentText"/>
      </w:pPr>
      <w:r>
        <w:t xml:space="preserve">b. Do </w:t>
      </w:r>
      <w:r>
        <w:rPr>
          <w:b/>
          <w:bCs/>
        </w:rPr>
        <w:t>not</w:t>
      </w:r>
      <w:r>
        <w:t xml:space="preserve"> number in the document itself; eg, the title of your document should be descriptive, although it can simply be “Multimedia Appendix”, but it should not be “Multimedia Appendix 1”, “Multimedia Appendix 2”, etc.”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455DF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455DFE" w16cid:durableId="5743F95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5D0C07"/>
    <w:multiLevelType w:val="hybridMultilevel"/>
    <w:tmpl w:val="61CEB958"/>
    <w:lvl w:ilvl="0" w:tplc="79367BA0">
      <w:start w:val="1"/>
      <w:numFmt w:val="decimal"/>
      <w:pStyle w:val="Numberedlist"/>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BD96BF8"/>
    <w:multiLevelType w:val="hybridMultilevel"/>
    <w:tmpl w:val="7FBCC0EE"/>
    <w:lvl w:ilvl="0" w:tplc="0456C424">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num w:numId="1" w16cid:durableId="1758554265">
    <w:abstractNumId w:val="0"/>
  </w:num>
  <w:num w:numId="2" w16cid:durableId="165675051">
    <w:abstractNumId w:val="1"/>
  </w:num>
  <w:num w:numId="3" w16cid:durableId="672220723">
    <w:abstractNumId w:val="0"/>
  </w:num>
  <w:num w:numId="4" w16cid:durableId="1681083756">
    <w:abstractNumId w:val="1"/>
  </w:num>
  <w:num w:numId="5" w16cid:durableId="474447801">
    <w:abstractNumId w:val="1"/>
  </w:num>
  <w:num w:numId="6" w16cid:durableId="95436541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w15:presenceInfo w15:providerId="None" w15:userId="Auth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2B5"/>
    <w:rsid w:val="000016BA"/>
    <w:rsid w:val="00007E6B"/>
    <w:rsid w:val="000127B1"/>
    <w:rsid w:val="00020F06"/>
    <w:rsid w:val="00027C2C"/>
    <w:rsid w:val="00031C03"/>
    <w:rsid w:val="000340E3"/>
    <w:rsid w:val="00040A45"/>
    <w:rsid w:val="000432B5"/>
    <w:rsid w:val="00057FDE"/>
    <w:rsid w:val="00081AE9"/>
    <w:rsid w:val="00087F65"/>
    <w:rsid w:val="00091964"/>
    <w:rsid w:val="00095BCD"/>
    <w:rsid w:val="000973DA"/>
    <w:rsid w:val="000A4742"/>
    <w:rsid w:val="000A5A5C"/>
    <w:rsid w:val="000A6DB9"/>
    <w:rsid w:val="000B08D7"/>
    <w:rsid w:val="000B29F8"/>
    <w:rsid w:val="000B755E"/>
    <w:rsid w:val="000C12E3"/>
    <w:rsid w:val="000C5C7D"/>
    <w:rsid w:val="000D15D9"/>
    <w:rsid w:val="000D222A"/>
    <w:rsid w:val="000D39B1"/>
    <w:rsid w:val="00103BB0"/>
    <w:rsid w:val="00104EDD"/>
    <w:rsid w:val="00115045"/>
    <w:rsid w:val="001319E1"/>
    <w:rsid w:val="00144F4F"/>
    <w:rsid w:val="00163E9D"/>
    <w:rsid w:val="001776F4"/>
    <w:rsid w:val="00177E3D"/>
    <w:rsid w:val="00186679"/>
    <w:rsid w:val="001A2005"/>
    <w:rsid w:val="001A4BEF"/>
    <w:rsid w:val="001A6F05"/>
    <w:rsid w:val="001B3182"/>
    <w:rsid w:val="001C574B"/>
    <w:rsid w:val="001D0399"/>
    <w:rsid w:val="001F0F88"/>
    <w:rsid w:val="001F6583"/>
    <w:rsid w:val="00202D65"/>
    <w:rsid w:val="00216868"/>
    <w:rsid w:val="00217D5C"/>
    <w:rsid w:val="002319A2"/>
    <w:rsid w:val="00247494"/>
    <w:rsid w:val="00261953"/>
    <w:rsid w:val="002658C2"/>
    <w:rsid w:val="00297784"/>
    <w:rsid w:val="002B292D"/>
    <w:rsid w:val="002B4C53"/>
    <w:rsid w:val="002D3A1E"/>
    <w:rsid w:val="002E15C3"/>
    <w:rsid w:val="002E7B8B"/>
    <w:rsid w:val="00325AA3"/>
    <w:rsid w:val="00326F8A"/>
    <w:rsid w:val="003446BD"/>
    <w:rsid w:val="003469BB"/>
    <w:rsid w:val="0035386C"/>
    <w:rsid w:val="00367F99"/>
    <w:rsid w:val="003732FC"/>
    <w:rsid w:val="00373839"/>
    <w:rsid w:val="0037596A"/>
    <w:rsid w:val="003768A1"/>
    <w:rsid w:val="00382B1D"/>
    <w:rsid w:val="00393287"/>
    <w:rsid w:val="003A7426"/>
    <w:rsid w:val="003C21F6"/>
    <w:rsid w:val="003C35F8"/>
    <w:rsid w:val="003C4067"/>
    <w:rsid w:val="003C4394"/>
    <w:rsid w:val="003C4D61"/>
    <w:rsid w:val="003D07D5"/>
    <w:rsid w:val="003D795D"/>
    <w:rsid w:val="003E753F"/>
    <w:rsid w:val="003F2C5E"/>
    <w:rsid w:val="00400316"/>
    <w:rsid w:val="004073CC"/>
    <w:rsid w:val="00424113"/>
    <w:rsid w:val="00440AF0"/>
    <w:rsid w:val="00444022"/>
    <w:rsid w:val="00444555"/>
    <w:rsid w:val="00457394"/>
    <w:rsid w:val="0045795F"/>
    <w:rsid w:val="004657AB"/>
    <w:rsid w:val="00465F1E"/>
    <w:rsid w:val="00466672"/>
    <w:rsid w:val="00472419"/>
    <w:rsid w:val="00484C44"/>
    <w:rsid w:val="004860CD"/>
    <w:rsid w:val="004A1817"/>
    <w:rsid w:val="004A26CB"/>
    <w:rsid w:val="004B015D"/>
    <w:rsid w:val="004B09FC"/>
    <w:rsid w:val="004B6AD0"/>
    <w:rsid w:val="004B7947"/>
    <w:rsid w:val="004C6589"/>
    <w:rsid w:val="004C7A41"/>
    <w:rsid w:val="004F716F"/>
    <w:rsid w:val="0050738E"/>
    <w:rsid w:val="00511BF3"/>
    <w:rsid w:val="005166AC"/>
    <w:rsid w:val="005167BB"/>
    <w:rsid w:val="00527285"/>
    <w:rsid w:val="00533AD8"/>
    <w:rsid w:val="00540432"/>
    <w:rsid w:val="0054089B"/>
    <w:rsid w:val="005437A3"/>
    <w:rsid w:val="00543C3E"/>
    <w:rsid w:val="005506C4"/>
    <w:rsid w:val="00550BC7"/>
    <w:rsid w:val="0056563E"/>
    <w:rsid w:val="00572166"/>
    <w:rsid w:val="005A7AE6"/>
    <w:rsid w:val="005C57AE"/>
    <w:rsid w:val="005E054A"/>
    <w:rsid w:val="005E502F"/>
    <w:rsid w:val="00602AFA"/>
    <w:rsid w:val="00606C18"/>
    <w:rsid w:val="00621E45"/>
    <w:rsid w:val="006309F4"/>
    <w:rsid w:val="00657271"/>
    <w:rsid w:val="00661A09"/>
    <w:rsid w:val="006A02D2"/>
    <w:rsid w:val="006A68A5"/>
    <w:rsid w:val="006B10CE"/>
    <w:rsid w:val="006B3F42"/>
    <w:rsid w:val="006C1C59"/>
    <w:rsid w:val="006C1C7C"/>
    <w:rsid w:val="006C543C"/>
    <w:rsid w:val="006D3560"/>
    <w:rsid w:val="006F2037"/>
    <w:rsid w:val="007164B5"/>
    <w:rsid w:val="00725029"/>
    <w:rsid w:val="0072511B"/>
    <w:rsid w:val="00741D2A"/>
    <w:rsid w:val="0074405D"/>
    <w:rsid w:val="0075066B"/>
    <w:rsid w:val="00751A66"/>
    <w:rsid w:val="00756851"/>
    <w:rsid w:val="00795040"/>
    <w:rsid w:val="0079743B"/>
    <w:rsid w:val="00797C84"/>
    <w:rsid w:val="007A326C"/>
    <w:rsid w:val="007A612A"/>
    <w:rsid w:val="007C66DE"/>
    <w:rsid w:val="007D5DDE"/>
    <w:rsid w:val="007D7DDE"/>
    <w:rsid w:val="007E0F72"/>
    <w:rsid w:val="007E68C2"/>
    <w:rsid w:val="007E69D7"/>
    <w:rsid w:val="007F02EA"/>
    <w:rsid w:val="007F39C0"/>
    <w:rsid w:val="007F54C6"/>
    <w:rsid w:val="007F76B7"/>
    <w:rsid w:val="007F7ED3"/>
    <w:rsid w:val="00800D18"/>
    <w:rsid w:val="00806BD1"/>
    <w:rsid w:val="008078B1"/>
    <w:rsid w:val="00821E98"/>
    <w:rsid w:val="0082304A"/>
    <w:rsid w:val="008256E4"/>
    <w:rsid w:val="008378DC"/>
    <w:rsid w:val="00840AE0"/>
    <w:rsid w:val="008433CE"/>
    <w:rsid w:val="00867CC6"/>
    <w:rsid w:val="00873AD9"/>
    <w:rsid w:val="008748AB"/>
    <w:rsid w:val="00876897"/>
    <w:rsid w:val="00881FBF"/>
    <w:rsid w:val="00897ACB"/>
    <w:rsid w:val="008A286F"/>
    <w:rsid w:val="008B26B2"/>
    <w:rsid w:val="008E552F"/>
    <w:rsid w:val="008F7260"/>
    <w:rsid w:val="00901A36"/>
    <w:rsid w:val="00921E21"/>
    <w:rsid w:val="00924CD5"/>
    <w:rsid w:val="00932E3B"/>
    <w:rsid w:val="009338BA"/>
    <w:rsid w:val="00942911"/>
    <w:rsid w:val="00951715"/>
    <w:rsid w:val="009531AB"/>
    <w:rsid w:val="009650F8"/>
    <w:rsid w:val="009731C3"/>
    <w:rsid w:val="0097468C"/>
    <w:rsid w:val="00980F03"/>
    <w:rsid w:val="009843CE"/>
    <w:rsid w:val="009A2B6E"/>
    <w:rsid w:val="009C5749"/>
    <w:rsid w:val="009E097E"/>
    <w:rsid w:val="009E6430"/>
    <w:rsid w:val="009F5AB0"/>
    <w:rsid w:val="00A06172"/>
    <w:rsid w:val="00A12FBC"/>
    <w:rsid w:val="00A24F1A"/>
    <w:rsid w:val="00A32E9F"/>
    <w:rsid w:val="00A34849"/>
    <w:rsid w:val="00A3542E"/>
    <w:rsid w:val="00A53313"/>
    <w:rsid w:val="00A561AC"/>
    <w:rsid w:val="00A57130"/>
    <w:rsid w:val="00A57CA2"/>
    <w:rsid w:val="00A61BF0"/>
    <w:rsid w:val="00A64F97"/>
    <w:rsid w:val="00A82C82"/>
    <w:rsid w:val="00A85AAD"/>
    <w:rsid w:val="00A907BE"/>
    <w:rsid w:val="00A930F0"/>
    <w:rsid w:val="00AA04FA"/>
    <w:rsid w:val="00AA58FC"/>
    <w:rsid w:val="00AC3604"/>
    <w:rsid w:val="00B00D5E"/>
    <w:rsid w:val="00B015BD"/>
    <w:rsid w:val="00B0723B"/>
    <w:rsid w:val="00B07F2B"/>
    <w:rsid w:val="00B23C8F"/>
    <w:rsid w:val="00B24E28"/>
    <w:rsid w:val="00B26A37"/>
    <w:rsid w:val="00B32D56"/>
    <w:rsid w:val="00B33117"/>
    <w:rsid w:val="00B46285"/>
    <w:rsid w:val="00B52376"/>
    <w:rsid w:val="00B63843"/>
    <w:rsid w:val="00B65EBA"/>
    <w:rsid w:val="00B73D18"/>
    <w:rsid w:val="00B87E7A"/>
    <w:rsid w:val="00B9381D"/>
    <w:rsid w:val="00B94EDA"/>
    <w:rsid w:val="00B95393"/>
    <w:rsid w:val="00BB2403"/>
    <w:rsid w:val="00BB704F"/>
    <w:rsid w:val="00BC5B37"/>
    <w:rsid w:val="00BE67EB"/>
    <w:rsid w:val="00C05F97"/>
    <w:rsid w:val="00C279D1"/>
    <w:rsid w:val="00C42CD7"/>
    <w:rsid w:val="00C51529"/>
    <w:rsid w:val="00C562D7"/>
    <w:rsid w:val="00C6365F"/>
    <w:rsid w:val="00C67905"/>
    <w:rsid w:val="00C71721"/>
    <w:rsid w:val="00C7440D"/>
    <w:rsid w:val="00C7728E"/>
    <w:rsid w:val="00C878D3"/>
    <w:rsid w:val="00C9160F"/>
    <w:rsid w:val="00CA1C28"/>
    <w:rsid w:val="00CA2D21"/>
    <w:rsid w:val="00CB4740"/>
    <w:rsid w:val="00CC2202"/>
    <w:rsid w:val="00CD544E"/>
    <w:rsid w:val="00CD7442"/>
    <w:rsid w:val="00CD7DC4"/>
    <w:rsid w:val="00CE2F71"/>
    <w:rsid w:val="00CE4261"/>
    <w:rsid w:val="00CF0772"/>
    <w:rsid w:val="00D01976"/>
    <w:rsid w:val="00D03F26"/>
    <w:rsid w:val="00D11761"/>
    <w:rsid w:val="00D20D66"/>
    <w:rsid w:val="00D3642B"/>
    <w:rsid w:val="00D44389"/>
    <w:rsid w:val="00D52026"/>
    <w:rsid w:val="00D554E7"/>
    <w:rsid w:val="00D60303"/>
    <w:rsid w:val="00D620D7"/>
    <w:rsid w:val="00D649EF"/>
    <w:rsid w:val="00D70BE7"/>
    <w:rsid w:val="00D81286"/>
    <w:rsid w:val="00D9540A"/>
    <w:rsid w:val="00DC23B2"/>
    <w:rsid w:val="00DE13ED"/>
    <w:rsid w:val="00DE1C1B"/>
    <w:rsid w:val="00DE3D01"/>
    <w:rsid w:val="00DE5004"/>
    <w:rsid w:val="00DE5141"/>
    <w:rsid w:val="00DF337F"/>
    <w:rsid w:val="00DF426D"/>
    <w:rsid w:val="00E05D4B"/>
    <w:rsid w:val="00E122C1"/>
    <w:rsid w:val="00E2686A"/>
    <w:rsid w:val="00E34757"/>
    <w:rsid w:val="00E35257"/>
    <w:rsid w:val="00E36FE0"/>
    <w:rsid w:val="00E45F30"/>
    <w:rsid w:val="00E4692B"/>
    <w:rsid w:val="00E511C8"/>
    <w:rsid w:val="00E531EB"/>
    <w:rsid w:val="00E53B43"/>
    <w:rsid w:val="00E5652C"/>
    <w:rsid w:val="00E670B8"/>
    <w:rsid w:val="00E67DCB"/>
    <w:rsid w:val="00E764DB"/>
    <w:rsid w:val="00E80059"/>
    <w:rsid w:val="00E830F1"/>
    <w:rsid w:val="00E90707"/>
    <w:rsid w:val="00E91910"/>
    <w:rsid w:val="00EC054A"/>
    <w:rsid w:val="00EC1F9A"/>
    <w:rsid w:val="00EC4479"/>
    <w:rsid w:val="00EC5392"/>
    <w:rsid w:val="00ED1036"/>
    <w:rsid w:val="00ED151C"/>
    <w:rsid w:val="00ED4B50"/>
    <w:rsid w:val="00ED4E02"/>
    <w:rsid w:val="00ED6335"/>
    <w:rsid w:val="00EE0081"/>
    <w:rsid w:val="00EE0129"/>
    <w:rsid w:val="00EE434D"/>
    <w:rsid w:val="00EE4765"/>
    <w:rsid w:val="00EE52C6"/>
    <w:rsid w:val="00EF0B9C"/>
    <w:rsid w:val="00EF6A0B"/>
    <w:rsid w:val="00F0066C"/>
    <w:rsid w:val="00F05F63"/>
    <w:rsid w:val="00F1377F"/>
    <w:rsid w:val="00F21215"/>
    <w:rsid w:val="00F305C4"/>
    <w:rsid w:val="00F347E0"/>
    <w:rsid w:val="00F477BD"/>
    <w:rsid w:val="00F52489"/>
    <w:rsid w:val="00F8354C"/>
    <w:rsid w:val="00F86B78"/>
    <w:rsid w:val="00F918F8"/>
    <w:rsid w:val="00F934E6"/>
    <w:rsid w:val="00FA34D2"/>
    <w:rsid w:val="00FB3D17"/>
    <w:rsid w:val="00FC3C43"/>
    <w:rsid w:val="00FD7B37"/>
    <w:rsid w:val="00FE2EE3"/>
    <w:rsid w:val="00FF66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AA073"/>
  <w15:chartTrackingRefBased/>
  <w15:docId w15:val="{18C1A43A-CAC2-4507-BBA1-9DE278645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045"/>
  </w:style>
  <w:style w:type="paragraph" w:styleId="Heading1">
    <w:name w:val="heading 1"/>
    <w:basedOn w:val="Normal"/>
    <w:next w:val="Normal"/>
    <w:link w:val="Heading1Char"/>
    <w:uiPriority w:val="9"/>
    <w:qFormat/>
    <w:rsid w:val="00115045"/>
    <w:pPr>
      <w:keepNext/>
      <w:keepLines/>
      <w:spacing w:before="24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115045"/>
    <w:pPr>
      <w:keepNext/>
      <w:keepLines/>
      <w:spacing w:before="40"/>
      <w:outlineLvl w:val="1"/>
    </w:pPr>
    <w:rPr>
      <w:rFonts w:eastAsiaTheme="majorEastAsia" w:cstheme="majorBidi"/>
      <w:b/>
      <w:i/>
      <w:szCs w:val="26"/>
    </w:rPr>
  </w:style>
  <w:style w:type="paragraph" w:styleId="Heading3">
    <w:name w:val="heading 3"/>
    <w:basedOn w:val="Normal"/>
    <w:next w:val="Paragraph"/>
    <w:link w:val="Heading3Char"/>
    <w:qFormat/>
    <w:rsid w:val="00115045"/>
    <w:pPr>
      <w:keepNext/>
      <w:spacing w:before="360" w:after="60"/>
      <w:ind w:right="562"/>
      <w:contextualSpacing/>
      <w:outlineLvl w:val="2"/>
    </w:pPr>
    <w:rPr>
      <w:rFonts w:cs="Arial"/>
      <w:bCs/>
      <w:i/>
      <w:szCs w:val="26"/>
    </w:rPr>
  </w:style>
  <w:style w:type="paragraph" w:styleId="Heading4">
    <w:name w:val="heading 4"/>
    <w:basedOn w:val="Paragraph"/>
    <w:next w:val="Newparagraph"/>
    <w:link w:val="Heading4Char"/>
    <w:rsid w:val="000C5C7D"/>
    <w:pPr>
      <w:spacing w:before="360"/>
      <w:outlineLvl w:val="3"/>
    </w:pPr>
    <w:rPr>
      <w:bCs/>
      <w:szCs w:val="28"/>
    </w:rPr>
  </w:style>
  <w:style w:type="paragraph" w:styleId="Heading5">
    <w:name w:val="heading 5"/>
    <w:basedOn w:val="Normal"/>
    <w:next w:val="Normal"/>
    <w:link w:val="Heading5Char"/>
    <w:uiPriority w:val="9"/>
    <w:semiHidden/>
    <w:unhideWhenUsed/>
    <w:qFormat/>
    <w:rsid w:val="00115045"/>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0C5C7D"/>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0432B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432B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432B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mine">
    <w:name w:val="Normal mine"/>
    <w:basedOn w:val="BodyText"/>
    <w:link w:val="NormalmineChar"/>
    <w:qFormat/>
    <w:rsid w:val="003C4394"/>
    <w:pPr>
      <w:ind w:firstLine="720"/>
    </w:pPr>
  </w:style>
  <w:style w:type="character" w:customStyle="1" w:styleId="NormalmineChar">
    <w:name w:val="Normal mine Char"/>
    <w:basedOn w:val="BodyTextChar"/>
    <w:link w:val="Normalmine"/>
    <w:rsid w:val="003C4394"/>
    <w:rPr>
      <w:rFonts w:ascii="Times New Roman" w:hAnsi="Times New Roman"/>
    </w:rPr>
  </w:style>
  <w:style w:type="paragraph" w:styleId="BodyText">
    <w:name w:val="Body Text"/>
    <w:basedOn w:val="Normal"/>
    <w:link w:val="BodyTextChar"/>
    <w:uiPriority w:val="99"/>
    <w:semiHidden/>
    <w:unhideWhenUsed/>
    <w:rsid w:val="000C5C7D"/>
    <w:pPr>
      <w:spacing w:after="120"/>
    </w:pPr>
  </w:style>
  <w:style w:type="character" w:customStyle="1" w:styleId="BodyTextChar">
    <w:name w:val="Body Text Char"/>
    <w:basedOn w:val="DefaultParagraphFont"/>
    <w:link w:val="BodyText"/>
    <w:uiPriority w:val="99"/>
    <w:semiHidden/>
    <w:rsid w:val="000C5C7D"/>
    <w:rPr>
      <w:rFonts w:ascii="Times New Roman" w:hAnsi="Times New Roman"/>
    </w:rPr>
  </w:style>
  <w:style w:type="character" w:customStyle="1" w:styleId="Heading1Char">
    <w:name w:val="Heading 1 Char"/>
    <w:basedOn w:val="DefaultParagraphFont"/>
    <w:link w:val="Heading1"/>
    <w:uiPriority w:val="9"/>
    <w:rsid w:val="00115045"/>
    <w:rPr>
      <w:rFonts w:eastAsiaTheme="majorEastAsia" w:cstheme="majorBidi"/>
      <w:b/>
      <w:szCs w:val="32"/>
    </w:rPr>
  </w:style>
  <w:style w:type="character" w:customStyle="1" w:styleId="Heading2Char">
    <w:name w:val="Heading 2 Char"/>
    <w:basedOn w:val="DefaultParagraphFont"/>
    <w:link w:val="Heading2"/>
    <w:uiPriority w:val="9"/>
    <w:rsid w:val="00115045"/>
    <w:rPr>
      <w:rFonts w:eastAsiaTheme="majorEastAsia" w:cstheme="majorBidi"/>
      <w:b/>
      <w:i/>
      <w:szCs w:val="26"/>
    </w:rPr>
  </w:style>
  <w:style w:type="paragraph" w:customStyle="1" w:styleId="Articletitle">
    <w:name w:val="Article title"/>
    <w:basedOn w:val="Normal"/>
    <w:next w:val="Normalmine"/>
    <w:qFormat/>
    <w:rsid w:val="00115045"/>
    <w:pPr>
      <w:spacing w:after="120"/>
    </w:pPr>
    <w:rPr>
      <w:b/>
      <w:sz w:val="28"/>
    </w:rPr>
  </w:style>
  <w:style w:type="paragraph" w:customStyle="1" w:styleId="Authornames">
    <w:name w:val="Author names"/>
    <w:basedOn w:val="Normal"/>
    <w:next w:val="Normal"/>
    <w:qFormat/>
    <w:rsid w:val="00115045"/>
    <w:pPr>
      <w:spacing w:before="240"/>
    </w:pPr>
    <w:rPr>
      <w:sz w:val="28"/>
    </w:rPr>
  </w:style>
  <w:style w:type="paragraph" w:customStyle="1" w:styleId="Affiliation">
    <w:name w:val="Affiliation"/>
    <w:basedOn w:val="Normalmine"/>
    <w:qFormat/>
    <w:rsid w:val="00115045"/>
    <w:pPr>
      <w:spacing w:before="240"/>
    </w:pPr>
    <w:rPr>
      <w:i/>
    </w:rPr>
  </w:style>
  <w:style w:type="paragraph" w:customStyle="1" w:styleId="Receiveddates">
    <w:name w:val="Received dates"/>
    <w:basedOn w:val="Affiliation"/>
    <w:next w:val="Normal"/>
    <w:qFormat/>
    <w:rsid w:val="000C5C7D"/>
  </w:style>
  <w:style w:type="paragraph" w:customStyle="1" w:styleId="Abstract">
    <w:name w:val="Abstract"/>
    <w:basedOn w:val="Normal"/>
    <w:next w:val="Keywords"/>
    <w:qFormat/>
    <w:rsid w:val="00115045"/>
    <w:pPr>
      <w:spacing w:before="360" w:after="300"/>
      <w:ind w:left="720" w:right="562"/>
    </w:pPr>
  </w:style>
  <w:style w:type="paragraph" w:customStyle="1" w:styleId="Keywords">
    <w:name w:val="Keywords"/>
    <w:basedOn w:val="Normal"/>
    <w:next w:val="Paragraph"/>
    <w:qFormat/>
    <w:rsid w:val="00115045"/>
    <w:pPr>
      <w:spacing w:before="240" w:after="240"/>
      <w:ind w:left="720" w:right="562"/>
    </w:pPr>
  </w:style>
  <w:style w:type="paragraph" w:customStyle="1" w:styleId="Correspondencedetails">
    <w:name w:val="Correspondence details"/>
    <w:basedOn w:val="Normal"/>
    <w:qFormat/>
    <w:rsid w:val="00115045"/>
    <w:pPr>
      <w:spacing w:before="240"/>
    </w:pPr>
  </w:style>
  <w:style w:type="paragraph" w:customStyle="1" w:styleId="Displayedquotation">
    <w:name w:val="Displayed quotation"/>
    <w:basedOn w:val="Normal"/>
    <w:qFormat/>
    <w:rsid w:val="00115045"/>
    <w:pPr>
      <w:tabs>
        <w:tab w:val="left" w:pos="1077"/>
        <w:tab w:val="left" w:pos="1440"/>
        <w:tab w:val="left" w:pos="1797"/>
        <w:tab w:val="left" w:pos="2155"/>
        <w:tab w:val="left" w:pos="2512"/>
      </w:tabs>
      <w:spacing w:before="240" w:after="360"/>
      <w:ind w:left="706" w:right="432"/>
      <w:contextualSpacing/>
    </w:pPr>
  </w:style>
  <w:style w:type="paragraph" w:customStyle="1" w:styleId="Numberedlist">
    <w:name w:val="Numbered list"/>
    <w:basedOn w:val="Paragraph"/>
    <w:next w:val="Paragraph"/>
    <w:qFormat/>
    <w:rsid w:val="00115045"/>
    <w:pPr>
      <w:widowControl/>
      <w:numPr>
        <w:numId w:val="6"/>
      </w:numPr>
      <w:spacing w:after="240"/>
      <w:contextualSpacing/>
    </w:pPr>
  </w:style>
  <w:style w:type="paragraph" w:customStyle="1" w:styleId="Displayedequation">
    <w:name w:val="Displayed equation"/>
    <w:basedOn w:val="Normal"/>
    <w:next w:val="Paragraph"/>
    <w:qFormat/>
    <w:rsid w:val="000C5C7D"/>
    <w:pPr>
      <w:tabs>
        <w:tab w:val="center" w:pos="4253"/>
        <w:tab w:val="right" w:pos="8222"/>
      </w:tabs>
      <w:spacing w:before="240" w:after="240"/>
      <w:jc w:val="center"/>
    </w:pPr>
  </w:style>
  <w:style w:type="paragraph" w:customStyle="1" w:styleId="Acknowledgements">
    <w:name w:val="Acknowledgements"/>
    <w:basedOn w:val="Normalmine"/>
    <w:next w:val="Normal"/>
    <w:qFormat/>
    <w:rsid w:val="00115045"/>
    <w:pPr>
      <w:spacing w:before="120"/>
    </w:pPr>
  </w:style>
  <w:style w:type="paragraph" w:customStyle="1" w:styleId="Tabletitle">
    <w:name w:val="Table title"/>
    <w:basedOn w:val="Normal"/>
    <w:next w:val="Normal"/>
    <w:qFormat/>
    <w:rsid w:val="00115045"/>
    <w:pPr>
      <w:spacing w:before="240"/>
    </w:pPr>
  </w:style>
  <w:style w:type="paragraph" w:customStyle="1" w:styleId="Figurecaption">
    <w:name w:val="Figure caption"/>
    <w:basedOn w:val="Normal"/>
    <w:next w:val="Normal"/>
    <w:qFormat/>
    <w:rsid w:val="00115045"/>
    <w:pPr>
      <w:spacing w:before="240"/>
    </w:pPr>
  </w:style>
  <w:style w:type="paragraph" w:customStyle="1" w:styleId="Footnotes">
    <w:name w:val="Footnotes"/>
    <w:basedOn w:val="Normal"/>
    <w:qFormat/>
    <w:rsid w:val="00115045"/>
    <w:pPr>
      <w:spacing w:before="120"/>
      <w:ind w:left="475" w:hanging="475"/>
      <w:contextualSpacing/>
    </w:pPr>
  </w:style>
  <w:style w:type="paragraph" w:customStyle="1" w:styleId="Notesoncontributors">
    <w:name w:val="Notes on contributors"/>
    <w:basedOn w:val="Normal"/>
    <w:qFormat/>
    <w:rsid w:val="00115045"/>
    <w:pPr>
      <w:spacing w:before="240"/>
    </w:pPr>
  </w:style>
  <w:style w:type="paragraph" w:customStyle="1" w:styleId="Normalparagraphstyle">
    <w:name w:val="Normal paragraph style"/>
    <w:basedOn w:val="Normal"/>
    <w:next w:val="Normal"/>
    <w:rsid w:val="000C5C7D"/>
  </w:style>
  <w:style w:type="paragraph" w:customStyle="1" w:styleId="Paragraph">
    <w:name w:val="Paragraph"/>
    <w:basedOn w:val="Normal"/>
    <w:next w:val="Newparagraph"/>
    <w:qFormat/>
    <w:rsid w:val="00115045"/>
    <w:pPr>
      <w:widowControl w:val="0"/>
      <w:spacing w:before="240"/>
    </w:pPr>
  </w:style>
  <w:style w:type="paragraph" w:customStyle="1" w:styleId="Newparagraph">
    <w:name w:val="New paragraph"/>
    <w:basedOn w:val="Normal"/>
    <w:qFormat/>
    <w:rsid w:val="00115045"/>
    <w:pPr>
      <w:ind w:firstLine="720"/>
    </w:pPr>
  </w:style>
  <w:style w:type="paragraph" w:customStyle="1" w:styleId="References">
    <w:name w:val="References"/>
    <w:basedOn w:val="Normal"/>
    <w:qFormat/>
    <w:rsid w:val="00115045"/>
    <w:pPr>
      <w:spacing w:before="120"/>
      <w:ind w:left="720" w:hanging="720"/>
      <w:contextualSpacing/>
    </w:pPr>
  </w:style>
  <w:style w:type="paragraph" w:customStyle="1" w:styleId="Subjectcodes">
    <w:name w:val="Subject codes"/>
    <w:basedOn w:val="Keywords"/>
    <w:next w:val="Paragraph"/>
    <w:qFormat/>
    <w:rsid w:val="00115045"/>
  </w:style>
  <w:style w:type="paragraph" w:customStyle="1" w:styleId="Bulletedlist">
    <w:name w:val="Bulleted list"/>
    <w:basedOn w:val="Paragraph"/>
    <w:next w:val="Paragraph"/>
    <w:qFormat/>
    <w:rsid w:val="00115045"/>
    <w:pPr>
      <w:widowControl/>
      <w:numPr>
        <w:numId w:val="5"/>
      </w:numPr>
      <w:spacing w:after="240"/>
      <w:contextualSpacing/>
    </w:pPr>
  </w:style>
  <w:style w:type="paragraph" w:customStyle="1" w:styleId="Heading4Paragraph">
    <w:name w:val="Heading 4 + Paragraph"/>
    <w:basedOn w:val="Paragraph"/>
    <w:next w:val="Newparagraph"/>
    <w:qFormat/>
    <w:rsid w:val="00115045"/>
    <w:pPr>
      <w:widowControl/>
      <w:spacing w:before="360"/>
    </w:pPr>
  </w:style>
  <w:style w:type="paragraph" w:customStyle="1" w:styleId="xmsonormal">
    <w:name w:val="x_msonormal"/>
    <w:basedOn w:val="Normal"/>
    <w:rsid w:val="000C5C7D"/>
    <w:pPr>
      <w:spacing w:before="100" w:beforeAutospacing="1" w:after="100" w:afterAutospacing="1" w:line="240" w:lineRule="auto"/>
    </w:pPr>
  </w:style>
  <w:style w:type="character" w:customStyle="1" w:styleId="markdodevr6pb">
    <w:name w:val="markdodevr6pb"/>
    <w:basedOn w:val="DefaultParagraphFont"/>
    <w:rsid w:val="000C5C7D"/>
  </w:style>
  <w:style w:type="character" w:customStyle="1" w:styleId="marky38kmyxnj">
    <w:name w:val="marky38kmyxnj"/>
    <w:basedOn w:val="DefaultParagraphFont"/>
    <w:rsid w:val="000C5C7D"/>
  </w:style>
  <w:style w:type="character" w:customStyle="1" w:styleId="cf01">
    <w:name w:val="cf01"/>
    <w:basedOn w:val="DefaultParagraphFont"/>
    <w:rsid w:val="000C5C7D"/>
    <w:rPr>
      <w:rFonts w:ascii="Segoe UI" w:hAnsi="Segoe UI" w:cs="Segoe UI" w:hint="default"/>
      <w:sz w:val="18"/>
      <w:szCs w:val="18"/>
    </w:rPr>
  </w:style>
  <w:style w:type="paragraph" w:customStyle="1" w:styleId="pf0">
    <w:name w:val="pf0"/>
    <w:basedOn w:val="Normal"/>
    <w:rsid w:val="000C5C7D"/>
    <w:pPr>
      <w:spacing w:before="100" w:beforeAutospacing="1" w:after="100" w:afterAutospacing="1" w:line="240" w:lineRule="auto"/>
    </w:pPr>
  </w:style>
  <w:style w:type="paragraph" w:customStyle="1" w:styleId="xmsolistparagraph">
    <w:name w:val="x_msolistparagraph"/>
    <w:basedOn w:val="Normal"/>
    <w:rsid w:val="000C5C7D"/>
    <w:pPr>
      <w:spacing w:before="100" w:beforeAutospacing="1" w:after="100" w:afterAutospacing="1" w:line="240" w:lineRule="auto"/>
    </w:pPr>
  </w:style>
  <w:style w:type="paragraph" w:customStyle="1" w:styleId="xxmsolistparagraph">
    <w:name w:val="x_xmsolistparagraph"/>
    <w:basedOn w:val="Normal"/>
    <w:rsid w:val="000C5C7D"/>
    <w:pPr>
      <w:spacing w:before="100" w:beforeAutospacing="1" w:after="100" w:afterAutospacing="1" w:line="240" w:lineRule="auto"/>
    </w:pPr>
  </w:style>
  <w:style w:type="paragraph" w:customStyle="1" w:styleId="Default">
    <w:name w:val="Default"/>
    <w:rsid w:val="000C5C7D"/>
    <w:pPr>
      <w:autoSpaceDE w:val="0"/>
      <w:autoSpaceDN w:val="0"/>
      <w:adjustRightInd w:val="0"/>
      <w:spacing w:line="240" w:lineRule="auto"/>
    </w:pPr>
    <w:rPr>
      <w:rFonts w:eastAsia="Calibri"/>
      <w:color w:val="000000"/>
    </w:rPr>
  </w:style>
  <w:style w:type="character" w:customStyle="1" w:styleId="UnresolvedMention1">
    <w:name w:val="Unresolved Mention1"/>
    <w:basedOn w:val="DefaultParagraphFont"/>
    <w:uiPriority w:val="99"/>
    <w:semiHidden/>
    <w:unhideWhenUsed/>
    <w:rsid w:val="000C5C7D"/>
    <w:rPr>
      <w:color w:val="605E5C"/>
      <w:shd w:val="clear" w:color="auto" w:fill="E1DFDD"/>
    </w:rPr>
  </w:style>
  <w:style w:type="paragraph" w:customStyle="1" w:styleId="Style1">
    <w:name w:val="Style1"/>
    <w:basedOn w:val="Normal"/>
    <w:autoRedefine/>
    <w:rsid w:val="000C5C7D"/>
    <w:pPr>
      <w:spacing w:line="276" w:lineRule="auto"/>
    </w:pPr>
    <w:rPr>
      <w:rFonts w:ascii="Calibri" w:eastAsia="Calibri" w:hAnsi="Calibri" w:cs="Calibri"/>
      <w:sz w:val="20"/>
    </w:rPr>
  </w:style>
  <w:style w:type="paragraph" w:customStyle="1" w:styleId="Style2">
    <w:name w:val="Style2"/>
    <w:basedOn w:val="CommentText"/>
    <w:autoRedefine/>
    <w:rsid w:val="000C5C7D"/>
    <w:pPr>
      <w:spacing w:after="200"/>
    </w:pPr>
    <w:rPr>
      <w:rFonts w:eastAsiaTheme="minorEastAsia"/>
      <w:szCs w:val="22"/>
    </w:rPr>
  </w:style>
  <w:style w:type="paragraph" w:styleId="CommentText">
    <w:name w:val="annotation text"/>
    <w:basedOn w:val="Normal"/>
    <w:link w:val="CommentTextChar"/>
    <w:unhideWhenUsed/>
    <w:rsid w:val="000C5C7D"/>
    <w:pPr>
      <w:spacing w:line="240" w:lineRule="auto"/>
    </w:pPr>
    <w:rPr>
      <w:sz w:val="20"/>
      <w:szCs w:val="20"/>
    </w:rPr>
  </w:style>
  <w:style w:type="character" w:customStyle="1" w:styleId="CommentTextChar">
    <w:name w:val="Comment Text Char"/>
    <w:basedOn w:val="DefaultParagraphFont"/>
    <w:link w:val="CommentText"/>
    <w:rsid w:val="000C5C7D"/>
    <w:rPr>
      <w:rFonts w:ascii="Times New Roman" w:hAnsi="Times New Roman"/>
      <w:sz w:val="20"/>
      <w:szCs w:val="20"/>
    </w:rPr>
  </w:style>
  <w:style w:type="character" w:customStyle="1" w:styleId="cf11">
    <w:name w:val="cf11"/>
    <w:basedOn w:val="DefaultParagraphFont"/>
    <w:rsid w:val="000C5C7D"/>
    <w:rPr>
      <w:rFonts w:ascii="Segoe UI" w:hAnsi="Segoe UI" w:cs="Segoe UI" w:hint="default"/>
      <w:sz w:val="18"/>
      <w:szCs w:val="18"/>
    </w:rPr>
  </w:style>
  <w:style w:type="character" w:customStyle="1" w:styleId="cf21">
    <w:name w:val="cf21"/>
    <w:basedOn w:val="DefaultParagraphFont"/>
    <w:rsid w:val="000C5C7D"/>
    <w:rPr>
      <w:rFonts w:ascii="Segoe UI" w:hAnsi="Segoe UI" w:cs="Segoe UI" w:hint="default"/>
      <w:sz w:val="18"/>
      <w:szCs w:val="18"/>
    </w:rPr>
  </w:style>
  <w:style w:type="character" w:customStyle="1" w:styleId="cf31">
    <w:name w:val="cf31"/>
    <w:basedOn w:val="DefaultParagraphFont"/>
    <w:rsid w:val="000C5C7D"/>
    <w:rPr>
      <w:rFonts w:ascii="Segoe UI" w:hAnsi="Segoe UI" w:cs="Segoe UI" w:hint="default"/>
      <w:i/>
      <w:iCs/>
      <w:sz w:val="18"/>
      <w:szCs w:val="18"/>
    </w:rPr>
  </w:style>
  <w:style w:type="character" w:customStyle="1" w:styleId="Heading3Char">
    <w:name w:val="Heading 3 Char"/>
    <w:basedOn w:val="DefaultParagraphFont"/>
    <w:link w:val="Heading3"/>
    <w:rsid w:val="00115045"/>
    <w:rPr>
      <w:rFonts w:cs="Arial"/>
      <w:bCs/>
      <w:i/>
      <w:szCs w:val="26"/>
    </w:rPr>
  </w:style>
  <w:style w:type="character" w:customStyle="1" w:styleId="Heading4Char">
    <w:name w:val="Heading 4 Char"/>
    <w:basedOn w:val="DefaultParagraphFont"/>
    <w:link w:val="Heading4"/>
    <w:rsid w:val="000C5C7D"/>
    <w:rPr>
      <w:rFonts w:ascii="Times New Roman" w:hAnsi="Times New Roman"/>
      <w:bCs/>
      <w:szCs w:val="28"/>
    </w:rPr>
  </w:style>
  <w:style w:type="character" w:customStyle="1" w:styleId="Heading5Char">
    <w:name w:val="Heading 5 Char"/>
    <w:basedOn w:val="DefaultParagraphFont"/>
    <w:link w:val="Heading5"/>
    <w:uiPriority w:val="9"/>
    <w:semiHidden/>
    <w:rsid w:val="00115045"/>
    <w:rPr>
      <w:b/>
    </w:rPr>
  </w:style>
  <w:style w:type="character" w:customStyle="1" w:styleId="Heading6Char">
    <w:name w:val="Heading 6 Char"/>
    <w:basedOn w:val="DefaultParagraphFont"/>
    <w:link w:val="Heading6"/>
    <w:uiPriority w:val="9"/>
    <w:semiHidden/>
    <w:rsid w:val="000C5C7D"/>
    <w:rPr>
      <w:rFonts w:ascii="Times New Roman" w:hAnsi="Times New Roman"/>
      <w:b/>
      <w:sz w:val="20"/>
      <w:szCs w:val="20"/>
    </w:rPr>
  </w:style>
  <w:style w:type="paragraph" w:styleId="NormalIndent">
    <w:name w:val="Normal Indent"/>
    <w:basedOn w:val="Normal"/>
    <w:rsid w:val="000C5C7D"/>
    <w:pPr>
      <w:ind w:left="720"/>
    </w:pPr>
  </w:style>
  <w:style w:type="paragraph" w:styleId="FootnoteText">
    <w:name w:val="footnote text"/>
    <w:basedOn w:val="Normal"/>
    <w:link w:val="FootnoteTextChar"/>
    <w:autoRedefine/>
    <w:rsid w:val="000C5C7D"/>
    <w:pPr>
      <w:ind w:left="284" w:hanging="284"/>
    </w:pPr>
    <w:rPr>
      <w:szCs w:val="20"/>
    </w:rPr>
  </w:style>
  <w:style w:type="character" w:customStyle="1" w:styleId="FootnoteTextChar">
    <w:name w:val="Footnote Text Char"/>
    <w:basedOn w:val="DefaultParagraphFont"/>
    <w:link w:val="FootnoteText"/>
    <w:rsid w:val="000C5C7D"/>
    <w:rPr>
      <w:rFonts w:ascii="Times New Roman" w:hAnsi="Times New Roman"/>
      <w:szCs w:val="20"/>
    </w:rPr>
  </w:style>
  <w:style w:type="paragraph" w:styleId="Header">
    <w:name w:val="header"/>
    <w:basedOn w:val="Normal"/>
    <w:link w:val="HeaderChar"/>
    <w:rsid w:val="000C5C7D"/>
    <w:pPr>
      <w:tabs>
        <w:tab w:val="center" w:pos="4320"/>
        <w:tab w:val="right" w:pos="8640"/>
      </w:tabs>
      <w:spacing w:after="120" w:line="240" w:lineRule="auto"/>
      <w:contextualSpacing/>
    </w:pPr>
  </w:style>
  <w:style w:type="character" w:customStyle="1" w:styleId="HeaderChar">
    <w:name w:val="Header Char"/>
    <w:basedOn w:val="DefaultParagraphFont"/>
    <w:link w:val="Header"/>
    <w:rsid w:val="000C5C7D"/>
    <w:rPr>
      <w:rFonts w:ascii="Times New Roman" w:hAnsi="Times New Roman"/>
    </w:rPr>
  </w:style>
  <w:style w:type="paragraph" w:styleId="Footer">
    <w:name w:val="footer"/>
    <w:basedOn w:val="Normal"/>
    <w:link w:val="FooterChar"/>
    <w:rsid w:val="000C5C7D"/>
    <w:pPr>
      <w:tabs>
        <w:tab w:val="center" w:pos="4320"/>
        <w:tab w:val="right" w:pos="8640"/>
      </w:tabs>
      <w:spacing w:before="240" w:line="240" w:lineRule="auto"/>
      <w:contextualSpacing/>
    </w:pPr>
  </w:style>
  <w:style w:type="character" w:customStyle="1" w:styleId="FooterChar">
    <w:name w:val="Footer Char"/>
    <w:basedOn w:val="DefaultParagraphFont"/>
    <w:link w:val="Footer"/>
    <w:rsid w:val="000C5C7D"/>
    <w:rPr>
      <w:rFonts w:ascii="Times New Roman" w:hAnsi="Times New Roman"/>
    </w:rPr>
  </w:style>
  <w:style w:type="character" w:styleId="FootnoteReference">
    <w:name w:val="footnote reference"/>
    <w:basedOn w:val="DefaultParagraphFont"/>
    <w:rsid w:val="000C5C7D"/>
    <w:rPr>
      <w:vertAlign w:val="superscript"/>
    </w:rPr>
  </w:style>
  <w:style w:type="character" w:styleId="CommentReference">
    <w:name w:val="annotation reference"/>
    <w:basedOn w:val="DefaultParagraphFont"/>
    <w:uiPriority w:val="99"/>
    <w:semiHidden/>
    <w:unhideWhenUsed/>
    <w:rsid w:val="000C5C7D"/>
    <w:rPr>
      <w:sz w:val="16"/>
      <w:szCs w:val="16"/>
    </w:rPr>
  </w:style>
  <w:style w:type="character" w:styleId="EndnoteReference">
    <w:name w:val="endnote reference"/>
    <w:basedOn w:val="DefaultParagraphFont"/>
    <w:rsid w:val="000C5C7D"/>
    <w:rPr>
      <w:vertAlign w:val="superscript"/>
    </w:rPr>
  </w:style>
  <w:style w:type="paragraph" w:styleId="EndnoteText">
    <w:name w:val="endnote text"/>
    <w:basedOn w:val="Normal"/>
    <w:link w:val="EndnoteTextChar"/>
    <w:autoRedefine/>
    <w:rsid w:val="000C5C7D"/>
    <w:pPr>
      <w:ind w:left="284" w:hanging="284"/>
    </w:pPr>
    <w:rPr>
      <w:szCs w:val="20"/>
    </w:rPr>
  </w:style>
  <w:style w:type="character" w:customStyle="1" w:styleId="EndnoteTextChar">
    <w:name w:val="Endnote Text Char"/>
    <w:basedOn w:val="DefaultParagraphFont"/>
    <w:link w:val="EndnoteText"/>
    <w:rsid w:val="000C5C7D"/>
    <w:rPr>
      <w:rFonts w:ascii="Times New Roman" w:hAnsi="Times New Roman"/>
      <w:szCs w:val="20"/>
    </w:rPr>
  </w:style>
  <w:style w:type="paragraph" w:styleId="Title">
    <w:name w:val="Title"/>
    <w:basedOn w:val="Normal"/>
    <w:next w:val="Normal"/>
    <w:link w:val="TitleChar"/>
    <w:uiPriority w:val="10"/>
    <w:rsid w:val="000C5C7D"/>
    <w:pPr>
      <w:keepNext/>
      <w:keepLines/>
      <w:spacing w:before="480" w:after="120"/>
    </w:pPr>
    <w:rPr>
      <w:b/>
      <w:sz w:val="72"/>
      <w:szCs w:val="72"/>
    </w:rPr>
  </w:style>
  <w:style w:type="character" w:customStyle="1" w:styleId="TitleChar">
    <w:name w:val="Title Char"/>
    <w:basedOn w:val="DefaultParagraphFont"/>
    <w:link w:val="Title"/>
    <w:uiPriority w:val="10"/>
    <w:rsid w:val="000C5C7D"/>
    <w:rPr>
      <w:rFonts w:ascii="Times New Roman" w:hAnsi="Times New Roman"/>
      <w:b/>
      <w:sz w:val="72"/>
      <w:szCs w:val="72"/>
    </w:rPr>
  </w:style>
  <w:style w:type="paragraph" w:styleId="Subtitle">
    <w:name w:val="Subtitle"/>
    <w:basedOn w:val="Normal"/>
    <w:next w:val="Normal"/>
    <w:link w:val="SubtitleChar"/>
    <w:uiPriority w:val="11"/>
    <w:rsid w:val="000C5C7D"/>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0C5C7D"/>
    <w:rPr>
      <w:rFonts w:ascii="Georgia" w:eastAsia="Georgia" w:hAnsi="Georgia" w:cs="Georgia"/>
      <w:i/>
      <w:color w:val="666666"/>
      <w:sz w:val="48"/>
      <w:szCs w:val="48"/>
    </w:rPr>
  </w:style>
  <w:style w:type="character" w:styleId="Hyperlink">
    <w:name w:val="Hyperlink"/>
    <w:uiPriority w:val="99"/>
    <w:unhideWhenUsed/>
    <w:rsid w:val="000C5C7D"/>
    <w:rPr>
      <w:color w:val="0000FF"/>
      <w:u w:val="single"/>
    </w:rPr>
  </w:style>
  <w:style w:type="paragraph" w:styleId="NormalWeb">
    <w:name w:val="Normal (Web)"/>
    <w:basedOn w:val="Normal"/>
    <w:uiPriority w:val="99"/>
    <w:unhideWhenUsed/>
    <w:rsid w:val="000C5C7D"/>
    <w:pPr>
      <w:spacing w:before="100" w:beforeAutospacing="1" w:after="100" w:afterAutospacing="1" w:line="240" w:lineRule="auto"/>
    </w:pPr>
  </w:style>
  <w:style w:type="paragraph" w:styleId="CommentSubject">
    <w:name w:val="annotation subject"/>
    <w:basedOn w:val="CommentText"/>
    <w:next w:val="CommentText"/>
    <w:link w:val="CommentSubjectChar"/>
    <w:uiPriority w:val="99"/>
    <w:semiHidden/>
    <w:unhideWhenUsed/>
    <w:rsid w:val="000C5C7D"/>
    <w:rPr>
      <w:b/>
      <w:bCs/>
    </w:rPr>
  </w:style>
  <w:style w:type="character" w:customStyle="1" w:styleId="CommentSubjectChar">
    <w:name w:val="Comment Subject Char"/>
    <w:basedOn w:val="CommentTextChar"/>
    <w:link w:val="CommentSubject"/>
    <w:uiPriority w:val="99"/>
    <w:semiHidden/>
    <w:rsid w:val="000C5C7D"/>
    <w:rPr>
      <w:rFonts w:ascii="Times New Roman" w:hAnsi="Times New Roman"/>
      <w:b/>
      <w:bCs/>
      <w:sz w:val="20"/>
      <w:szCs w:val="20"/>
    </w:rPr>
  </w:style>
  <w:style w:type="paragraph" w:styleId="BalloonText">
    <w:name w:val="Balloon Text"/>
    <w:basedOn w:val="Normal"/>
    <w:link w:val="BalloonTextChar"/>
    <w:uiPriority w:val="99"/>
    <w:semiHidden/>
    <w:unhideWhenUsed/>
    <w:rsid w:val="000C5C7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5C7D"/>
    <w:rPr>
      <w:rFonts w:ascii="Tahoma" w:hAnsi="Tahoma" w:cs="Tahoma"/>
      <w:sz w:val="16"/>
      <w:szCs w:val="16"/>
    </w:rPr>
  </w:style>
  <w:style w:type="table" w:styleId="TableGrid">
    <w:name w:val="Table Grid"/>
    <w:basedOn w:val="TableNormal"/>
    <w:uiPriority w:val="39"/>
    <w:rsid w:val="000C5C7D"/>
    <w:pPr>
      <w:spacing w:line="240" w:lineRule="auto"/>
    </w:pPr>
    <w:rPr>
      <w:rFonts w:eastAsia="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rsid w:val="000C5C7D"/>
    <w:pPr>
      <w:spacing w:after="200" w:line="276" w:lineRule="auto"/>
      <w:ind w:left="720"/>
      <w:contextualSpacing/>
    </w:pPr>
    <w:rPr>
      <w:rFonts w:ascii="Calibri" w:hAnsi="Calibri"/>
    </w:rPr>
  </w:style>
  <w:style w:type="character" w:styleId="UnresolvedMention">
    <w:name w:val="Unresolved Mention"/>
    <w:basedOn w:val="DefaultParagraphFont"/>
    <w:uiPriority w:val="99"/>
    <w:semiHidden/>
    <w:unhideWhenUsed/>
    <w:rsid w:val="000C5C7D"/>
    <w:rPr>
      <w:color w:val="605E5C"/>
      <w:shd w:val="clear" w:color="auto" w:fill="E1DFDD"/>
    </w:rPr>
  </w:style>
  <w:style w:type="character" w:customStyle="1" w:styleId="Heading7Char">
    <w:name w:val="Heading 7 Char"/>
    <w:basedOn w:val="DefaultParagraphFont"/>
    <w:link w:val="Heading7"/>
    <w:uiPriority w:val="9"/>
    <w:semiHidden/>
    <w:rsid w:val="000432B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432B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432B5"/>
    <w:rPr>
      <w:rFonts w:asciiTheme="minorHAnsi" w:eastAsiaTheme="majorEastAsia" w:hAnsiTheme="minorHAnsi" w:cstheme="majorBidi"/>
      <w:color w:val="272727" w:themeColor="text1" w:themeTint="D8"/>
    </w:rPr>
  </w:style>
  <w:style w:type="paragraph" w:styleId="Quote">
    <w:name w:val="Quote"/>
    <w:basedOn w:val="Normal"/>
    <w:next w:val="Normal"/>
    <w:link w:val="QuoteChar"/>
    <w:uiPriority w:val="29"/>
    <w:rsid w:val="000432B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432B5"/>
    <w:rPr>
      <w:i/>
      <w:iCs/>
      <w:color w:val="404040" w:themeColor="text1" w:themeTint="BF"/>
    </w:rPr>
  </w:style>
  <w:style w:type="character" w:styleId="IntenseEmphasis">
    <w:name w:val="Intense Emphasis"/>
    <w:basedOn w:val="DefaultParagraphFont"/>
    <w:uiPriority w:val="21"/>
    <w:rsid w:val="000432B5"/>
    <w:rPr>
      <w:i/>
      <w:iCs/>
      <w:color w:val="0F4761" w:themeColor="accent1" w:themeShade="BF"/>
    </w:rPr>
  </w:style>
  <w:style w:type="paragraph" w:styleId="IntenseQuote">
    <w:name w:val="Intense Quote"/>
    <w:basedOn w:val="Normal"/>
    <w:next w:val="Normal"/>
    <w:link w:val="IntenseQuoteChar"/>
    <w:uiPriority w:val="30"/>
    <w:rsid w:val="000432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32B5"/>
    <w:rPr>
      <w:i/>
      <w:iCs/>
      <w:color w:val="0F4761" w:themeColor="accent1" w:themeShade="BF"/>
    </w:rPr>
  </w:style>
  <w:style w:type="character" w:styleId="IntenseReference">
    <w:name w:val="Intense Reference"/>
    <w:basedOn w:val="DefaultParagraphFont"/>
    <w:uiPriority w:val="32"/>
    <w:rsid w:val="000432B5"/>
    <w:rPr>
      <w:b/>
      <w:bCs/>
      <w:smallCaps/>
      <w:color w:val="0F4761" w:themeColor="accent1" w:themeShade="BF"/>
      <w:spacing w:val="5"/>
    </w:rPr>
  </w:style>
  <w:style w:type="paragraph" w:styleId="Revision">
    <w:name w:val="Revision"/>
    <w:hidden/>
    <w:uiPriority w:val="99"/>
    <w:semiHidden/>
    <w:rsid w:val="00440AF0"/>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1421</Words>
  <Characters>8104</Characters>
  <Application>Microsoft Office Word</Application>
  <DocSecurity>0</DocSecurity>
  <Lines>67</Lines>
  <Paragraphs>19</Paragraphs>
  <ScaleCrop>false</ScaleCrop>
  <Company/>
  <LinksUpToDate>false</LinksUpToDate>
  <CharactersWithSpaces>9506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Academic Formatter</cp:lastModifiedBy>
  <cp:revision>7</cp:revision>
  <dcterms:created xsi:type="dcterms:W3CDTF">2026-02-23T06:51:00Z</dcterms:created>
  <dcterms:modified xsi:type="dcterms:W3CDTF">2026-02-24T08:30:00Z</dcterms:modified>
</cp:coreProperties>
</file>