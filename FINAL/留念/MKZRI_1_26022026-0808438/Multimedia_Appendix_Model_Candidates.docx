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170B4" w14:textId="77777777" w:rsidR="00974EB2" w:rsidRPr="00974EB2" w:rsidRDefault="00974EB2" w:rsidP="00974EB2">
      <w:pPr>
        <w:spacing w:line="240" w:lineRule="auto"/>
        <w:rPr>
          <w:rFonts w:ascii="Calibri" w:eastAsia="PMingLiU" w:hAnsi="Calibri"/>
          <w:b/>
          <w:bCs/>
          <w:szCs w:val="22"/>
          <w:lang w:val="en" w:eastAsia="zh-TW"/>
          <w14:ligatures w14:val="none"/>
        </w:rPr>
      </w:pPr>
      <w:commentRangeStart w:id="0"/>
      <w:r w:rsidRPr="00974EB2">
        <w:rPr>
          <w:rFonts w:ascii="Calibri" w:eastAsia="PMingLiU" w:hAnsi="Calibri"/>
          <w:b/>
          <w:bCs/>
          <w:szCs w:val="22"/>
          <w:lang w:val="en" w:eastAsia="zh-TW"/>
          <w14:ligatures w14:val="none"/>
        </w:rPr>
        <w:t>Multimedia Appendix 5</w:t>
      </w:r>
      <w:commentRangeEnd w:id="0"/>
      <w:r w:rsidRPr="00974EB2">
        <w:rPr>
          <w:rStyle w:val="CommentReference"/>
          <w:rFonts w:ascii="Calibri" w:eastAsia="PMingLiU" w:hAnsi="Calibri"/>
          <w:b/>
          <w:bCs/>
          <w:sz w:val="24"/>
          <w:szCs w:val="22"/>
          <w:lang w:val="en" w:eastAsia="zh-TW"/>
          <w14:ligatures w14:val="none"/>
        </w:rPr>
        <w:commentReference w:id="0"/>
      </w:r>
    </w:p>
    <w:p w14:paraId="592DABEA" w14:textId="6363513D"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 xml:space="preserve">Model </w:t>
      </w:r>
      <w:r w:rsidR="00E80FDC">
        <w:rPr>
          <w:rFonts w:ascii="Calibri" w:eastAsia="PMingLiU" w:hAnsi="Calibri"/>
          <w:szCs w:val="22"/>
          <w:lang w:val="en" w:eastAsia="zh-TW"/>
          <w14:ligatures w14:val="none"/>
        </w:rPr>
        <w:t>c</w:t>
      </w:r>
      <w:r w:rsidRPr="00974EB2">
        <w:rPr>
          <w:rFonts w:ascii="Calibri" w:eastAsia="PMingLiU" w:hAnsi="Calibri"/>
          <w:szCs w:val="22"/>
          <w:lang w:val="en" w:eastAsia="zh-TW"/>
          <w14:ligatures w14:val="none"/>
        </w:rPr>
        <w:t xml:space="preserve">andidates and </w:t>
      </w:r>
      <w:r w:rsidR="00E80FDC">
        <w:rPr>
          <w:rFonts w:ascii="Calibri" w:eastAsia="PMingLiU" w:hAnsi="Calibri"/>
          <w:szCs w:val="22"/>
          <w:lang w:val="en" w:eastAsia="zh-TW"/>
          <w14:ligatures w14:val="none"/>
        </w:rPr>
        <w:t>q</w:t>
      </w:r>
      <w:r w:rsidRPr="00974EB2">
        <w:rPr>
          <w:rFonts w:ascii="Calibri" w:eastAsia="PMingLiU" w:hAnsi="Calibri"/>
          <w:szCs w:val="22"/>
          <w:lang w:val="en" w:eastAsia="zh-TW"/>
          <w14:ligatures w14:val="none"/>
        </w:rPr>
        <w:t xml:space="preserve">ualitative </w:t>
      </w:r>
      <w:r w:rsidR="00E80FDC">
        <w:rPr>
          <w:rFonts w:ascii="Calibri" w:eastAsia="PMingLiU" w:hAnsi="Calibri"/>
          <w:szCs w:val="22"/>
          <w:lang w:val="en" w:eastAsia="zh-TW"/>
          <w14:ligatures w14:val="none"/>
        </w:rPr>
        <w:t>c</w:t>
      </w:r>
      <w:r w:rsidRPr="00974EB2">
        <w:rPr>
          <w:rFonts w:ascii="Calibri" w:eastAsia="PMingLiU" w:hAnsi="Calibri"/>
          <w:szCs w:val="22"/>
          <w:lang w:val="en" w:eastAsia="zh-TW"/>
          <w14:ligatures w14:val="none"/>
        </w:rPr>
        <w:t xml:space="preserve">omparison (with </w:t>
      </w:r>
      <w:r w:rsidR="00E80FDC">
        <w:rPr>
          <w:rFonts w:ascii="Calibri" w:eastAsia="PMingLiU" w:hAnsi="Calibri"/>
          <w:szCs w:val="22"/>
          <w:lang w:val="en" w:eastAsia="zh-TW"/>
          <w14:ligatures w14:val="none"/>
        </w:rPr>
        <w:t>k</w:t>
      </w:r>
      <w:r w:rsidRPr="00974EB2">
        <w:rPr>
          <w:rFonts w:ascii="Calibri" w:eastAsia="PMingLiU" w:hAnsi="Calibri"/>
          <w:szCs w:val="22"/>
          <w:lang w:val="en" w:eastAsia="zh-TW"/>
          <w14:ligatures w14:val="none"/>
        </w:rPr>
        <w:t xml:space="preserve">ey </w:t>
      </w:r>
      <w:r w:rsidR="00E80FDC">
        <w:rPr>
          <w:rFonts w:ascii="Calibri" w:eastAsia="PMingLiU" w:hAnsi="Calibri"/>
          <w:szCs w:val="22"/>
          <w:lang w:val="en" w:eastAsia="zh-TW"/>
          <w14:ligatures w14:val="none"/>
        </w:rPr>
        <w:t>h</w:t>
      </w:r>
      <w:r w:rsidRPr="00974EB2">
        <w:rPr>
          <w:rFonts w:ascii="Calibri" w:eastAsia="PMingLiU" w:hAnsi="Calibri"/>
          <w:szCs w:val="22"/>
          <w:lang w:val="en" w:eastAsia="zh-TW"/>
          <w14:ligatures w14:val="none"/>
        </w:rPr>
        <w:t>yperparameters)</w:t>
      </w:r>
    </w:p>
    <w:tbl>
      <w:tblPr>
        <w:tblW w:w="5000" w:type="pct"/>
        <w:tblLook w:val="0400" w:firstRow="0" w:lastRow="0" w:firstColumn="0" w:lastColumn="0" w:noHBand="0" w:noVBand="1"/>
      </w:tblPr>
      <w:tblGrid>
        <w:gridCol w:w="3351"/>
        <w:gridCol w:w="1797"/>
        <w:gridCol w:w="7858"/>
      </w:tblGrid>
      <w:tr w:rsidR="00974EB2" w:rsidRPr="00974EB2" w14:paraId="60EAA0B6" w14:textId="77777777" w:rsidTr="00386D2C">
        <w:trPr>
          <w:tblHeader/>
        </w:trPr>
        <w:tc>
          <w:tcPr>
            <w:tcW w:w="1288" w:type="pct"/>
            <w:tcBorders>
              <w:top w:val="single" w:sz="4" w:space="0" w:color="000000"/>
              <w:bottom w:val="single" w:sz="4" w:space="0" w:color="000000"/>
            </w:tcBorders>
            <w:hideMark/>
          </w:tcPr>
          <w:p w14:paraId="48291A08"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Model</w:t>
            </w:r>
          </w:p>
        </w:tc>
        <w:tc>
          <w:tcPr>
            <w:tcW w:w="691" w:type="pct"/>
            <w:tcBorders>
              <w:top w:val="single" w:sz="4" w:space="0" w:color="000000"/>
              <w:left w:val="nil"/>
              <w:bottom w:val="single" w:sz="4" w:space="0" w:color="000000"/>
            </w:tcBorders>
            <w:hideMark/>
          </w:tcPr>
          <w:p w14:paraId="6BD87F91"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Type</w:t>
            </w:r>
          </w:p>
        </w:tc>
        <w:tc>
          <w:tcPr>
            <w:tcW w:w="3021" w:type="pct"/>
            <w:tcBorders>
              <w:top w:val="single" w:sz="4" w:space="0" w:color="000000"/>
              <w:bottom w:val="single" w:sz="4" w:space="0" w:color="000000"/>
            </w:tcBorders>
            <w:hideMark/>
          </w:tcPr>
          <w:p w14:paraId="6BA2D5A2"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Qualitative comparison and key hyperparameter setting</w:t>
            </w:r>
          </w:p>
        </w:tc>
      </w:tr>
      <w:tr w:rsidR="00974EB2" w:rsidRPr="00974EB2" w14:paraId="7BFF022A" w14:textId="77777777" w:rsidTr="00386D2C">
        <w:tc>
          <w:tcPr>
            <w:tcW w:w="1288" w:type="pct"/>
            <w:tcBorders>
              <w:top w:val="single" w:sz="4" w:space="0" w:color="000000"/>
              <w:bottom w:val="single" w:sz="4" w:space="0" w:color="000000"/>
            </w:tcBorders>
            <w:hideMark/>
          </w:tcPr>
          <w:p w14:paraId="24243F82"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HybridXGBRF (Our Approach)</w:t>
            </w:r>
          </w:p>
        </w:tc>
        <w:tc>
          <w:tcPr>
            <w:tcW w:w="691" w:type="pct"/>
            <w:tcBorders>
              <w:top w:val="single" w:sz="4" w:space="0" w:color="000000"/>
              <w:left w:val="nil"/>
              <w:bottom w:val="single" w:sz="4" w:space="0" w:color="000000"/>
            </w:tcBorders>
            <w:hideMark/>
          </w:tcPr>
          <w:p w14:paraId="1DA52C74"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Ensemble</w:t>
            </w:r>
          </w:p>
        </w:tc>
        <w:tc>
          <w:tcPr>
            <w:tcW w:w="3021" w:type="pct"/>
            <w:tcBorders>
              <w:top w:val="single" w:sz="4" w:space="0" w:color="000000"/>
              <w:bottom w:val="single" w:sz="4" w:space="0" w:color="000000"/>
            </w:tcBorders>
            <w:hideMark/>
          </w:tcPr>
          <w:p w14:paraId="64A729E4" w14:textId="6CFEDBA6" w:rsidR="00974EB2" w:rsidRPr="00974EB2" w:rsidRDefault="009C2D51" w:rsidP="00974EB2">
            <w:pPr>
              <w:spacing w:line="240" w:lineRule="auto"/>
              <w:rPr>
                <w:rFonts w:ascii="Calibri" w:eastAsia="PMingLiU" w:hAnsi="Calibri"/>
                <w:szCs w:val="22"/>
                <w:lang w:val="en" w:eastAsia="zh-TW"/>
                <w14:ligatures w14:val="none"/>
              </w:rPr>
            </w:pPr>
            <w:sdt>
              <w:sdtPr>
                <w:rPr>
                  <w:rFonts w:ascii="Calibri" w:eastAsia="PMingLiU" w:hAnsi="Calibri"/>
                  <w:szCs w:val="22"/>
                  <w:lang w:val="en" w:eastAsia="zh-TW"/>
                  <w14:ligatures w14:val="none"/>
                </w:rPr>
                <w:tag w:val="goog_rdk_0"/>
                <w:id w:val="1138224257"/>
              </w:sdtPr>
              <w:sdtEndPr/>
              <w:sdtContent>
                <w:r w:rsidR="00974EB2" w:rsidRPr="00974EB2">
                  <w:rPr>
                    <w:rFonts w:ascii="Calibri" w:eastAsia="PMingLiU" w:hAnsi="Calibri"/>
                    <w:szCs w:val="22"/>
                    <w:lang w:val="en" w:eastAsia="zh-TW"/>
                    <w14:ligatures w14:val="none"/>
                  </w:rPr>
                  <w:t xml:space="preserve">This model blends an XGBoost classifier and a Random Forest </w:t>
                </w:r>
                <w:del w:id="1" w:author="Author">
                  <w:r w:rsidR="00974EB2" w:rsidRPr="00974EB2" w:rsidDel="00E80FDC">
                    <w:rPr>
                      <w:rFonts w:ascii="Calibri" w:eastAsia="PMingLiU" w:hAnsi="Calibri"/>
                      <w:szCs w:val="22"/>
                      <w:lang w:val="en" w:eastAsia="zh-TW"/>
                      <w14:ligatures w14:val="none"/>
                    </w:rPr>
                    <w:delText xml:space="preserve">classifier </w:delText>
                  </w:r>
                </w:del>
                <w:ins w:id="2" w:author="Author">
                  <w:r w:rsidR="00E80FDC">
                    <w:rPr>
                      <w:rFonts w:ascii="Calibri" w:eastAsia="PMingLiU" w:hAnsi="Calibri"/>
                      <w:szCs w:val="22"/>
                      <w:lang w:val="en" w:eastAsia="zh-TW"/>
                      <w14:ligatures w14:val="none"/>
                    </w:rPr>
                    <w:t>C</w:t>
                  </w:r>
                  <w:r w:rsidR="00E80FDC" w:rsidRPr="00974EB2">
                    <w:rPr>
                      <w:rFonts w:ascii="Calibri" w:eastAsia="PMingLiU" w:hAnsi="Calibri"/>
                      <w:szCs w:val="22"/>
                      <w:lang w:val="en" w:eastAsia="zh-TW"/>
                      <w14:ligatures w14:val="none"/>
                    </w:rPr>
                    <w:t xml:space="preserve">lassifier </w:t>
                  </w:r>
                </w:ins>
                <w:r w:rsidR="00974EB2" w:rsidRPr="00974EB2">
                  <w:rPr>
                    <w:rFonts w:ascii="Calibri" w:eastAsia="PMingLiU" w:hAnsi="Calibri"/>
                    <w:szCs w:val="22"/>
                    <w:lang w:val="en" w:eastAsia="zh-TW"/>
                    <w14:ligatures w14:val="none"/>
                  </w:rPr>
                  <w:t xml:space="preserve">at the probability level. It computes a weighted probability: p = α·p_xgb + (1−α)·p_rf, where α </w:t>
                </w:r>
              </w:sdtContent>
            </w:sdt>
            <w:r w:rsidR="00974EB2" w:rsidRPr="00974EB2">
              <w:rPr>
                <w:rFonts w:ascii="Cambria Math" w:eastAsia="PMingLiU" w:hAnsi="Cambria Math" w:cs="Cambria Math"/>
                <w:szCs w:val="22"/>
                <w:lang w:val="en" w:eastAsia="zh-TW"/>
                <w14:ligatures w14:val="none"/>
              </w:rPr>
              <w:t>∈</w:t>
            </w:r>
            <w:r w:rsidR="00974EB2" w:rsidRPr="00974EB2">
              <w:rPr>
                <w:rFonts w:ascii="Calibri" w:eastAsia="PMingLiU" w:hAnsi="Calibri"/>
                <w:szCs w:val="22"/>
                <w:lang w:val="en" w:eastAsia="zh-TW"/>
                <w14:ligatures w14:val="none"/>
              </w:rPr>
              <w:t xml:space="preserve"> [0,1] controls the contribution of XGBoost versus Random Forest. XGBoost captures non</w:t>
            </w:r>
            <w:del w:id="3" w:author="Author">
              <w:r w:rsidR="00974EB2" w:rsidRPr="00974EB2" w:rsidDel="00C306C2">
                <w:rPr>
                  <w:rFonts w:ascii="Calibri" w:eastAsia="PMingLiU" w:hAnsi="Calibri"/>
                  <w:szCs w:val="22"/>
                  <w:lang w:val="en" w:eastAsia="zh-TW"/>
                  <w14:ligatures w14:val="none"/>
                </w:rPr>
                <w:delText>-</w:delText>
              </w:r>
            </w:del>
            <w:r w:rsidR="00974EB2" w:rsidRPr="00974EB2">
              <w:rPr>
                <w:rFonts w:ascii="Calibri" w:eastAsia="PMingLiU" w:hAnsi="Calibri"/>
                <w:szCs w:val="22"/>
                <w:lang w:val="en" w:eastAsia="zh-TW"/>
                <w14:ligatures w14:val="none"/>
              </w:rPr>
              <w:t>linear interactions and high-order feature interactions, while Random Forests add robustness to noisy or sparse signals. We tune α on validation and keep the selected α for external testing.</w:t>
            </w:r>
          </w:p>
        </w:tc>
      </w:tr>
      <w:tr w:rsidR="00974EB2" w:rsidRPr="00974EB2" w14:paraId="640E6F65" w14:textId="77777777" w:rsidTr="00386D2C">
        <w:trPr>
          <w:trHeight w:val="1955"/>
        </w:trPr>
        <w:tc>
          <w:tcPr>
            <w:tcW w:w="1288" w:type="pct"/>
            <w:tcBorders>
              <w:top w:val="single" w:sz="4" w:space="0" w:color="000000"/>
              <w:bottom w:val="single" w:sz="4" w:space="0" w:color="000000"/>
            </w:tcBorders>
            <w:hideMark/>
          </w:tcPr>
          <w:p w14:paraId="01030C82"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XGB Classifier</w:t>
            </w:r>
          </w:p>
        </w:tc>
        <w:tc>
          <w:tcPr>
            <w:tcW w:w="691" w:type="pct"/>
            <w:tcBorders>
              <w:top w:val="single" w:sz="4" w:space="0" w:color="000000"/>
              <w:left w:val="nil"/>
              <w:bottom w:val="single" w:sz="4" w:space="0" w:color="000000"/>
            </w:tcBorders>
            <w:hideMark/>
          </w:tcPr>
          <w:p w14:paraId="6D038574"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Gradient Boosting</w:t>
            </w:r>
          </w:p>
        </w:tc>
        <w:tc>
          <w:tcPr>
            <w:tcW w:w="3021" w:type="pct"/>
            <w:tcBorders>
              <w:top w:val="single" w:sz="4" w:space="0" w:color="000000"/>
              <w:bottom w:val="single" w:sz="4" w:space="0" w:color="000000"/>
            </w:tcBorders>
            <w:hideMark/>
          </w:tcPr>
          <w:p w14:paraId="3B23B61E"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model uses gradient-boosted decision trees and learns non</w:t>
            </w:r>
            <w:del w:id="4" w:author="Author">
              <w:r w:rsidRPr="00974EB2" w:rsidDel="00C306C2">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linear feature interactions. It performs well when the signal depends on combinations of clinical status and trend features. In our run, we set n_estimators = 200, learning_rate = 0.01, max_depth = 5, eval_metric = logloss, and random_state = 42 (other parameters follow library defaults unless specified).</w:t>
            </w:r>
          </w:p>
        </w:tc>
      </w:tr>
      <w:tr w:rsidR="00974EB2" w:rsidRPr="00974EB2" w14:paraId="0676D7D7" w14:textId="77777777" w:rsidTr="00386D2C">
        <w:trPr>
          <w:trHeight w:val="1670"/>
        </w:trPr>
        <w:tc>
          <w:tcPr>
            <w:tcW w:w="1288" w:type="pct"/>
            <w:tcBorders>
              <w:top w:val="single" w:sz="4" w:space="0" w:color="000000"/>
              <w:bottom w:val="single" w:sz="4" w:space="0" w:color="000000"/>
            </w:tcBorders>
            <w:hideMark/>
          </w:tcPr>
          <w:p w14:paraId="18D44F02"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Random Forest Classifier</w:t>
            </w:r>
          </w:p>
        </w:tc>
        <w:tc>
          <w:tcPr>
            <w:tcW w:w="691" w:type="pct"/>
            <w:tcBorders>
              <w:top w:val="single" w:sz="4" w:space="0" w:color="000000"/>
              <w:left w:val="nil"/>
              <w:bottom w:val="single" w:sz="4" w:space="0" w:color="000000"/>
            </w:tcBorders>
            <w:hideMark/>
          </w:tcPr>
          <w:p w14:paraId="23E7C6FC"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Bagging</w:t>
            </w:r>
          </w:p>
        </w:tc>
        <w:tc>
          <w:tcPr>
            <w:tcW w:w="3021" w:type="pct"/>
            <w:tcBorders>
              <w:top w:val="single" w:sz="4" w:space="0" w:color="000000"/>
              <w:bottom w:val="single" w:sz="4" w:space="0" w:color="000000"/>
            </w:tcBorders>
            <w:hideMark/>
          </w:tcPr>
          <w:p w14:paraId="0DC9816C"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model uses bagged decision trees and reduces variance through averaging. It often delivers stable performance across mixed feature types (binary event flags and continuous summaries). In our run, we set n_estimators = 100 and random_state = 42 (other parameters use default values unless specified).</w:t>
            </w:r>
          </w:p>
        </w:tc>
      </w:tr>
      <w:tr w:rsidR="00974EB2" w:rsidRPr="00974EB2" w14:paraId="6677F119" w14:textId="77777777" w:rsidTr="00386D2C">
        <w:tc>
          <w:tcPr>
            <w:tcW w:w="1288" w:type="pct"/>
            <w:tcBorders>
              <w:top w:val="single" w:sz="4" w:space="0" w:color="000000"/>
              <w:bottom w:val="single" w:sz="4" w:space="0" w:color="000000"/>
            </w:tcBorders>
            <w:hideMark/>
          </w:tcPr>
          <w:p w14:paraId="18431126"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Logistic Regression (max_iter=200)</w:t>
            </w:r>
          </w:p>
        </w:tc>
        <w:tc>
          <w:tcPr>
            <w:tcW w:w="691" w:type="pct"/>
            <w:tcBorders>
              <w:top w:val="single" w:sz="4" w:space="0" w:color="000000"/>
              <w:left w:val="nil"/>
              <w:bottom w:val="single" w:sz="4" w:space="0" w:color="000000"/>
            </w:tcBorders>
            <w:hideMark/>
          </w:tcPr>
          <w:p w14:paraId="5FF5A190"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Linear</w:t>
            </w:r>
          </w:p>
        </w:tc>
        <w:tc>
          <w:tcPr>
            <w:tcW w:w="3021" w:type="pct"/>
            <w:tcBorders>
              <w:top w:val="single" w:sz="4" w:space="0" w:color="000000"/>
              <w:bottom w:val="single" w:sz="4" w:space="0" w:color="000000"/>
            </w:tcBorders>
            <w:hideMark/>
          </w:tcPr>
          <w:p w14:paraId="6D440B71" w14:textId="63C6499D"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model provides a linear baseline and produces simple, interpretable decision boundaries. It works well when risk increases approximately linearly with</w:t>
            </w:r>
            <w:ins w:id="5" w:author="Author">
              <w:r w:rsidR="00560E60">
                <w:rPr>
                  <w:rFonts w:ascii="Calibri" w:eastAsia="PMingLiU" w:hAnsi="Calibri"/>
                  <w:szCs w:val="22"/>
                  <w:lang w:val="en" w:eastAsia="zh-TW"/>
                  <w14:ligatures w14:val="none"/>
                </w:rPr>
                <w:t xml:space="preserve"> the </w:t>
              </w:r>
            </w:ins>
            <w:del w:id="6" w:author="Author">
              <w:r w:rsidRPr="00974EB2" w:rsidDel="00560E60">
                <w:rPr>
                  <w:rFonts w:ascii="Calibri" w:eastAsia="PMingLiU" w:hAnsi="Calibri"/>
                  <w:szCs w:val="22"/>
                  <w:lang w:val="en" w:eastAsia="zh-TW"/>
                  <w14:ligatures w14:val="none"/>
                </w:rPr>
                <w:delText xml:space="preserve"> </w:delText>
              </w:r>
            </w:del>
            <w:r w:rsidRPr="00974EB2">
              <w:rPr>
                <w:rFonts w:ascii="Calibri" w:eastAsia="PMingLiU" w:hAnsi="Calibri"/>
                <w:szCs w:val="22"/>
                <w:lang w:val="en" w:eastAsia="zh-TW"/>
                <w14:ligatures w14:val="none"/>
              </w:rPr>
              <w:t>features (e.g., age</w:t>
            </w:r>
            <w:ins w:id="7" w:author="Author">
              <w:r w:rsidR="00560E60">
                <w:rPr>
                  <w:rFonts w:ascii="Calibri" w:eastAsia="PMingLiU" w:hAnsi="Calibri"/>
                  <w:szCs w:val="22"/>
                  <w:lang w:val="en" w:eastAsia="zh-TW"/>
                  <w14:ligatures w14:val="none"/>
                </w:rPr>
                <w:t xml:space="preserve"> and</w:t>
              </w:r>
            </w:ins>
            <w:del w:id="8" w:author="Author">
              <w:r w:rsidRPr="00974EB2" w:rsidDel="00560E60">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 xml:space="preserve"> ADL level). In our run, we set max_iter = 200 and keep the other settings at the sklearn defaults (e.g., L2 regularization with the default solver).</w:t>
            </w:r>
          </w:p>
        </w:tc>
      </w:tr>
      <w:tr w:rsidR="00974EB2" w:rsidRPr="00974EB2" w14:paraId="08E640FE" w14:textId="77777777" w:rsidTr="00386D2C">
        <w:trPr>
          <w:trHeight w:val="1370"/>
        </w:trPr>
        <w:tc>
          <w:tcPr>
            <w:tcW w:w="1288" w:type="pct"/>
            <w:tcBorders>
              <w:top w:val="single" w:sz="4" w:space="0" w:color="000000"/>
              <w:bottom w:val="single" w:sz="4" w:space="0" w:color="000000"/>
            </w:tcBorders>
            <w:hideMark/>
          </w:tcPr>
          <w:p w14:paraId="22694073"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lastRenderedPageBreak/>
              <w:t>Logistic Regression (max_iter=1000)</w:t>
            </w:r>
          </w:p>
        </w:tc>
        <w:tc>
          <w:tcPr>
            <w:tcW w:w="691" w:type="pct"/>
            <w:tcBorders>
              <w:top w:val="single" w:sz="4" w:space="0" w:color="000000"/>
              <w:left w:val="nil"/>
              <w:bottom w:val="single" w:sz="4" w:space="0" w:color="000000"/>
            </w:tcBorders>
            <w:hideMark/>
          </w:tcPr>
          <w:p w14:paraId="3ADA32A0"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Linear</w:t>
            </w:r>
          </w:p>
        </w:tc>
        <w:tc>
          <w:tcPr>
            <w:tcW w:w="3021" w:type="pct"/>
            <w:tcBorders>
              <w:top w:val="single" w:sz="4" w:space="0" w:color="000000"/>
              <w:bottom w:val="single" w:sz="4" w:space="0" w:color="000000"/>
            </w:tcBorders>
            <w:hideMark/>
          </w:tcPr>
          <w:p w14:paraId="5FD4FC77"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model matches the logistic regression baseline but allows for more optimization steps to achieve convergence. In our run, we set max_iter = 1000 and keep other settings at sklearn defaults (e.g., L2 regularization with the default solver).</w:t>
            </w:r>
          </w:p>
        </w:tc>
      </w:tr>
      <w:tr w:rsidR="00974EB2" w:rsidRPr="00974EB2" w14:paraId="2CF13C8C" w14:textId="77777777" w:rsidTr="00386D2C">
        <w:tc>
          <w:tcPr>
            <w:tcW w:w="1288" w:type="pct"/>
            <w:tcBorders>
              <w:top w:val="single" w:sz="4" w:space="0" w:color="000000"/>
              <w:bottom w:val="single" w:sz="4" w:space="0" w:color="000000"/>
            </w:tcBorders>
            <w:hideMark/>
          </w:tcPr>
          <w:p w14:paraId="04580900"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Ridge</w:t>
            </w:r>
          </w:p>
        </w:tc>
        <w:tc>
          <w:tcPr>
            <w:tcW w:w="691" w:type="pct"/>
            <w:tcBorders>
              <w:top w:val="single" w:sz="4" w:space="0" w:color="000000"/>
              <w:left w:val="nil"/>
              <w:bottom w:val="single" w:sz="4" w:space="0" w:color="000000"/>
            </w:tcBorders>
            <w:hideMark/>
          </w:tcPr>
          <w:p w14:paraId="405DE55F"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6D3532F8"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pipeline uses StandardScaler + LogisticRegression with L2 (ridge) penalty. It shrinks coefficients and helps when predictors are collinear (familiar with first/last/max/min/diff features). In our run, we use penalty = l2, solver = saga, max_iter = 1000, and random_state = 42 (C uses the default value unless specified).</w:t>
            </w:r>
          </w:p>
        </w:tc>
      </w:tr>
      <w:tr w:rsidR="00974EB2" w:rsidRPr="00974EB2" w14:paraId="0B32A52F" w14:textId="77777777" w:rsidTr="00386D2C">
        <w:trPr>
          <w:trHeight w:val="1670"/>
        </w:trPr>
        <w:tc>
          <w:tcPr>
            <w:tcW w:w="1288" w:type="pct"/>
            <w:tcBorders>
              <w:top w:val="single" w:sz="4" w:space="0" w:color="000000"/>
              <w:bottom w:val="single" w:sz="4" w:space="0" w:color="000000"/>
            </w:tcBorders>
            <w:hideMark/>
          </w:tcPr>
          <w:p w14:paraId="3DAC826E"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Lasso</w:t>
            </w:r>
          </w:p>
        </w:tc>
        <w:tc>
          <w:tcPr>
            <w:tcW w:w="691" w:type="pct"/>
            <w:tcBorders>
              <w:top w:val="single" w:sz="4" w:space="0" w:color="000000"/>
              <w:left w:val="nil"/>
              <w:bottom w:val="single" w:sz="4" w:space="0" w:color="000000"/>
            </w:tcBorders>
            <w:hideMark/>
          </w:tcPr>
          <w:p w14:paraId="1E1478F3"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1270C498" w14:textId="7360EB1B"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 xml:space="preserve">This pipeline uses StandardScaler and LogisticRegression with an L1 (Lasso) penalty. It encourages sparsity and can drop weak predictors by pushing some coefficients to zero. In our run, we use penalty = </w:t>
            </w:r>
            <w:ins w:id="9" w:author="Author">
              <w:r w:rsidR="00E3668D">
                <w:rPr>
                  <w:rFonts w:ascii="Calibri" w:eastAsia="PMingLiU" w:hAnsi="Calibri"/>
                  <w:szCs w:val="22"/>
                  <w:lang w:val="en" w:eastAsia="zh-TW"/>
                  <w14:ligatures w14:val="none"/>
                </w:rPr>
                <w:t>“</w:t>
              </w:r>
            </w:ins>
            <w:del w:id="10" w:author="Author">
              <w:r w:rsidRPr="00974EB2" w:rsidDel="00E3668D">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l1</w:t>
            </w:r>
            <w:del w:id="11" w:author="Author">
              <w:r w:rsidRPr="00974EB2" w:rsidDel="00E3668D">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w:t>
            </w:r>
            <w:ins w:id="12" w:author="Author">
              <w:r w:rsidR="00E3668D">
                <w:rPr>
                  <w:rFonts w:ascii="Calibri" w:eastAsia="PMingLiU" w:hAnsi="Calibri"/>
                  <w:szCs w:val="22"/>
                  <w:lang w:val="en" w:eastAsia="zh-TW"/>
                  <w14:ligatures w14:val="none"/>
                </w:rPr>
                <w:t>”</w:t>
              </w:r>
            </w:ins>
            <w:r w:rsidRPr="00974EB2">
              <w:rPr>
                <w:rFonts w:ascii="Calibri" w:eastAsia="PMingLiU" w:hAnsi="Calibri"/>
                <w:szCs w:val="22"/>
                <w:lang w:val="en" w:eastAsia="zh-TW"/>
                <w14:ligatures w14:val="none"/>
              </w:rPr>
              <w:t xml:space="preserve"> solver = </w:t>
            </w:r>
            <w:ins w:id="13" w:author="Author">
              <w:r w:rsidR="00E3668D">
                <w:rPr>
                  <w:rFonts w:ascii="Calibri" w:eastAsia="PMingLiU" w:hAnsi="Calibri"/>
                  <w:szCs w:val="22"/>
                  <w:lang w:val="en" w:eastAsia="zh-TW"/>
                  <w14:ligatures w14:val="none"/>
                </w:rPr>
                <w:t>“</w:t>
              </w:r>
            </w:ins>
            <w:del w:id="14" w:author="Author">
              <w:r w:rsidRPr="00974EB2" w:rsidDel="00E3668D">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saga</w:t>
            </w:r>
            <w:del w:id="15" w:author="Author">
              <w:r w:rsidRPr="00974EB2" w:rsidDel="00E3668D">
                <w:rPr>
                  <w:rFonts w:ascii="Calibri" w:eastAsia="PMingLiU" w:hAnsi="Calibri"/>
                  <w:szCs w:val="22"/>
                  <w:lang w:val="en" w:eastAsia="zh-TW"/>
                  <w14:ligatures w14:val="none"/>
                </w:rPr>
                <w:delText>'</w:delText>
              </w:r>
            </w:del>
            <w:r w:rsidRPr="00974EB2">
              <w:rPr>
                <w:rFonts w:ascii="Calibri" w:eastAsia="PMingLiU" w:hAnsi="Calibri"/>
                <w:szCs w:val="22"/>
                <w:lang w:val="en" w:eastAsia="zh-TW"/>
                <w14:ligatures w14:val="none"/>
              </w:rPr>
              <w:t>,</w:t>
            </w:r>
            <w:ins w:id="16" w:author="Author">
              <w:r w:rsidR="00E3668D">
                <w:rPr>
                  <w:rFonts w:ascii="Calibri" w:eastAsia="PMingLiU" w:hAnsi="Calibri"/>
                  <w:szCs w:val="22"/>
                  <w:lang w:val="en" w:eastAsia="zh-TW"/>
                  <w14:ligatures w14:val="none"/>
                </w:rPr>
                <w:t>”</w:t>
              </w:r>
            </w:ins>
            <w:r w:rsidRPr="00974EB2">
              <w:rPr>
                <w:rFonts w:ascii="Calibri" w:eastAsia="PMingLiU" w:hAnsi="Calibri"/>
                <w:szCs w:val="22"/>
                <w:lang w:val="en" w:eastAsia="zh-TW"/>
                <w14:ligatures w14:val="none"/>
              </w:rPr>
              <w:t xml:space="preserve"> max_iter = 1000, and random_state = 42 (C uses the default value unless specified).</w:t>
            </w:r>
          </w:p>
        </w:tc>
      </w:tr>
      <w:tr w:rsidR="00974EB2" w:rsidRPr="00974EB2" w14:paraId="3E73B428" w14:textId="77777777" w:rsidTr="00386D2C">
        <w:tc>
          <w:tcPr>
            <w:tcW w:w="1288" w:type="pct"/>
            <w:tcBorders>
              <w:top w:val="single" w:sz="4" w:space="0" w:color="000000"/>
              <w:bottom w:val="single" w:sz="4" w:space="0" w:color="000000"/>
            </w:tcBorders>
            <w:hideMark/>
          </w:tcPr>
          <w:p w14:paraId="30F7A4C3"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Elastic</w:t>
            </w:r>
          </w:p>
        </w:tc>
        <w:tc>
          <w:tcPr>
            <w:tcW w:w="691" w:type="pct"/>
            <w:tcBorders>
              <w:top w:val="single" w:sz="4" w:space="0" w:color="000000"/>
              <w:left w:val="nil"/>
              <w:bottom w:val="single" w:sz="4" w:space="0" w:color="000000"/>
            </w:tcBorders>
            <w:hideMark/>
          </w:tcPr>
          <w:p w14:paraId="27789885"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Regularized Linear</w:t>
            </w:r>
          </w:p>
        </w:tc>
        <w:tc>
          <w:tcPr>
            <w:tcW w:w="3021" w:type="pct"/>
            <w:tcBorders>
              <w:top w:val="single" w:sz="4" w:space="0" w:color="000000"/>
              <w:bottom w:val="single" w:sz="4" w:space="0" w:color="000000"/>
            </w:tcBorders>
            <w:hideMark/>
          </w:tcPr>
          <w:p w14:paraId="587FEB53" w14:textId="77777777" w:rsidR="00974EB2" w:rsidRPr="00974EB2" w:rsidRDefault="00974EB2" w:rsidP="00974EB2">
            <w:pPr>
              <w:spacing w:line="240" w:lineRule="auto"/>
              <w:rPr>
                <w:rFonts w:ascii="Calibri" w:eastAsia="PMingLiU" w:hAnsi="Calibri"/>
                <w:szCs w:val="22"/>
                <w:lang w:val="en" w:eastAsia="zh-TW"/>
                <w14:ligatures w14:val="none"/>
              </w:rPr>
            </w:pPr>
            <w:r w:rsidRPr="00974EB2">
              <w:rPr>
                <w:rFonts w:ascii="Calibri" w:eastAsia="PMingLiU" w:hAnsi="Calibri"/>
                <w:szCs w:val="22"/>
                <w:lang w:val="en" w:eastAsia="zh-TW"/>
                <w14:ligatures w14:val="none"/>
              </w:rPr>
              <w:t>This pipeline uses StandardScaler + LogisticRegression with an elastic-net penalty, which combines L1 and L2 behavior. It can keep correlated predictors while still performing selection. In our run, we use penalty = elasticnet, solver = saga, l1_ratio = 0.5, max_iter = 1000, and random_state = 42 (C uses the default value unless specified).</w:t>
            </w:r>
          </w:p>
        </w:tc>
      </w:tr>
    </w:tbl>
    <w:p w14:paraId="77D336AC" w14:textId="77777777" w:rsidR="00974EB2" w:rsidRPr="00974EB2" w:rsidRDefault="00974EB2" w:rsidP="00974EB2">
      <w:pPr>
        <w:spacing w:line="240" w:lineRule="auto"/>
        <w:rPr>
          <w:rFonts w:ascii="Calibri" w:eastAsia="PMingLiU" w:hAnsi="Calibri"/>
          <w:szCs w:val="22"/>
          <w:lang w:eastAsia="zh-TW"/>
          <w14:ligatures w14:val="none"/>
        </w:rPr>
      </w:pPr>
    </w:p>
    <w:p w14:paraId="062AF073" w14:textId="362C4331" w:rsidR="0085597D" w:rsidRPr="008A4EB2" w:rsidRDefault="0085597D" w:rsidP="00FE2EE3">
      <w:pPr>
        <w:widowControl w:val="0"/>
        <w:spacing w:line="240" w:lineRule="auto"/>
        <w:rPr>
          <w:rFonts w:asciiTheme="minorHAnsi" w:eastAsia="PMingLiU" w:hAnsiTheme="minorHAnsi" w:cs="Calibri"/>
          <w:b/>
          <w:bCs/>
          <w:kern w:val="0"/>
          <w:lang w:val="en" w:eastAsia="zh-TW"/>
          <w14:ligatures w14:val="none"/>
        </w:rPr>
      </w:pPr>
    </w:p>
    <w:sectPr w:rsidR="0085597D" w:rsidRPr="008A4EB2" w:rsidSect="0085597D">
      <w:pgSz w:w="15840" w:h="12240" w:orient="landscape"/>
      <w:pgMar w:top="1701" w:right="1417" w:bottom="1701"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CE0F297" w14:textId="77777777" w:rsidR="00974EB2" w:rsidRDefault="00974EB2" w:rsidP="00974EB2">
      <w:pPr>
        <w:pStyle w:val="CommentText"/>
      </w:pPr>
      <w:r>
        <w:rPr>
          <w:rStyle w:val="CommentReference"/>
        </w:rPr>
        <w:annotationRef/>
      </w:r>
      <w:r>
        <w:t>I have placed each Multimedia Appendix in a separate file, providing separate names for each instead of numbering them. This is because the target journal requires so. Check the guidance:</w:t>
      </w:r>
    </w:p>
    <w:p w14:paraId="3CC766CB" w14:textId="77777777" w:rsidR="00974EB2" w:rsidRDefault="00974EB2" w:rsidP="00974EB2">
      <w:pPr>
        <w:pStyle w:val="CommentText"/>
      </w:pPr>
    </w:p>
    <w:p w14:paraId="48BF4EB7" w14:textId="77777777" w:rsidR="00974EB2" w:rsidRDefault="00974EB2" w:rsidP="00974EB2">
      <w:pPr>
        <w:pStyle w:val="CommentText"/>
      </w:pPr>
      <w:r>
        <w:t>“</w:t>
      </w:r>
      <w:r>
        <w:rPr>
          <w:b/>
          <w:bCs/>
        </w:rPr>
        <w:t>Checks before uploading a multimedia appendix file:</w:t>
      </w:r>
    </w:p>
    <w:p w14:paraId="6E3B9B91" w14:textId="77777777" w:rsidR="00974EB2" w:rsidRDefault="00974EB2" w:rsidP="00974EB2">
      <w:pPr>
        <w:pStyle w:val="CommentText"/>
      </w:pPr>
      <w:r>
        <w:t xml:space="preserve">a. Do </w:t>
      </w:r>
      <w:r>
        <w:rPr>
          <w:b/>
          <w:bCs/>
        </w:rPr>
        <w:t>not</w:t>
      </w:r>
      <w:r>
        <w:t xml:space="preserve"> include the title of the manuscript within the multimedia appendix file as this is likely to change during the copyediting and proofreading processes.</w:t>
      </w:r>
    </w:p>
    <w:p w14:paraId="16E4F626" w14:textId="77777777" w:rsidR="00974EB2" w:rsidRDefault="00974EB2" w:rsidP="00974EB2">
      <w:pPr>
        <w:pStyle w:val="CommentText"/>
      </w:pPr>
      <w:r>
        <w:t xml:space="preserve">b. Do </w:t>
      </w:r>
      <w:r>
        <w:rPr>
          <w:b/>
          <w:bCs/>
        </w:rPr>
        <w:t>not</w:t>
      </w:r>
      <w:r>
        <w:t xml:space="preserve"> number in the document itself; eg, the title of your document should be descriptive, although it can simply be “Multimedia Appendix”, but it should not be “Multimedia Appendix 1”, “Multimedia Appendix 2”,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E4F6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E4F626" w16cid:durableId="263D531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D0C07"/>
    <w:multiLevelType w:val="hybridMultilevel"/>
    <w:tmpl w:val="61CEB958"/>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BD96BF8"/>
    <w:multiLevelType w:val="hybridMultilevel"/>
    <w:tmpl w:val="7FBCC0EE"/>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num w:numId="1" w16cid:durableId="1758554265">
    <w:abstractNumId w:val="0"/>
  </w:num>
  <w:num w:numId="2" w16cid:durableId="165675051">
    <w:abstractNumId w:val="1"/>
  </w:num>
  <w:num w:numId="3" w16cid:durableId="672220723">
    <w:abstractNumId w:val="0"/>
  </w:num>
  <w:num w:numId="4" w16cid:durableId="1681083756">
    <w:abstractNumId w:val="1"/>
  </w:num>
  <w:num w:numId="5" w16cid:durableId="474447801">
    <w:abstractNumId w:val="1"/>
  </w:num>
  <w:num w:numId="6" w16cid:durableId="9543654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5"/>
    <w:rsid w:val="000016BA"/>
    <w:rsid w:val="00007E6B"/>
    <w:rsid w:val="000127B1"/>
    <w:rsid w:val="00020F06"/>
    <w:rsid w:val="00027C2C"/>
    <w:rsid w:val="00031C03"/>
    <w:rsid w:val="000340E3"/>
    <w:rsid w:val="00040A45"/>
    <w:rsid w:val="000432B5"/>
    <w:rsid w:val="00057FDE"/>
    <w:rsid w:val="00081AE9"/>
    <w:rsid w:val="00087F65"/>
    <w:rsid w:val="00091964"/>
    <w:rsid w:val="00095BCD"/>
    <w:rsid w:val="000973DA"/>
    <w:rsid w:val="000A4742"/>
    <w:rsid w:val="000A5A5C"/>
    <w:rsid w:val="000A6DB9"/>
    <w:rsid w:val="000B29F8"/>
    <w:rsid w:val="000B755E"/>
    <w:rsid w:val="000C12E3"/>
    <w:rsid w:val="000C5C7D"/>
    <w:rsid w:val="000D15D9"/>
    <w:rsid w:val="000D222A"/>
    <w:rsid w:val="000D39B1"/>
    <w:rsid w:val="00103BB0"/>
    <w:rsid w:val="00104EDD"/>
    <w:rsid w:val="00115045"/>
    <w:rsid w:val="001319E1"/>
    <w:rsid w:val="00144F4F"/>
    <w:rsid w:val="00163E9D"/>
    <w:rsid w:val="001776F4"/>
    <w:rsid w:val="00177E3D"/>
    <w:rsid w:val="00186679"/>
    <w:rsid w:val="001A2005"/>
    <w:rsid w:val="001A4BEF"/>
    <w:rsid w:val="001B3182"/>
    <w:rsid w:val="001C574B"/>
    <w:rsid w:val="001D0399"/>
    <w:rsid w:val="001F0F88"/>
    <w:rsid w:val="001F6583"/>
    <w:rsid w:val="00202D65"/>
    <w:rsid w:val="00216868"/>
    <w:rsid w:val="00217D5C"/>
    <w:rsid w:val="002319A2"/>
    <w:rsid w:val="00247494"/>
    <w:rsid w:val="00261953"/>
    <w:rsid w:val="002658C2"/>
    <w:rsid w:val="00297784"/>
    <w:rsid w:val="002A0766"/>
    <w:rsid w:val="002B292D"/>
    <w:rsid w:val="002B4C53"/>
    <w:rsid w:val="002D3A1E"/>
    <w:rsid w:val="002E15C3"/>
    <w:rsid w:val="002E7B8B"/>
    <w:rsid w:val="00325AA3"/>
    <w:rsid w:val="00326F8A"/>
    <w:rsid w:val="003446BD"/>
    <w:rsid w:val="003469BB"/>
    <w:rsid w:val="0035386C"/>
    <w:rsid w:val="00367F99"/>
    <w:rsid w:val="003732FC"/>
    <w:rsid w:val="00373839"/>
    <w:rsid w:val="0037596A"/>
    <w:rsid w:val="003768A1"/>
    <w:rsid w:val="00381CC3"/>
    <w:rsid w:val="00382B1D"/>
    <w:rsid w:val="00393287"/>
    <w:rsid w:val="003A7426"/>
    <w:rsid w:val="003C21F6"/>
    <w:rsid w:val="003C35F8"/>
    <w:rsid w:val="003C4067"/>
    <w:rsid w:val="003C4394"/>
    <w:rsid w:val="003C4D61"/>
    <w:rsid w:val="003D07D5"/>
    <w:rsid w:val="003D795D"/>
    <w:rsid w:val="003E753F"/>
    <w:rsid w:val="003F2C5E"/>
    <w:rsid w:val="00400316"/>
    <w:rsid w:val="004073CC"/>
    <w:rsid w:val="00424113"/>
    <w:rsid w:val="00444022"/>
    <w:rsid w:val="00444555"/>
    <w:rsid w:val="00457394"/>
    <w:rsid w:val="0045795F"/>
    <w:rsid w:val="004657AB"/>
    <w:rsid w:val="00465F1E"/>
    <w:rsid w:val="00466672"/>
    <w:rsid w:val="00472419"/>
    <w:rsid w:val="00484C44"/>
    <w:rsid w:val="004860CD"/>
    <w:rsid w:val="004A1817"/>
    <w:rsid w:val="004A26CB"/>
    <w:rsid w:val="004B015D"/>
    <w:rsid w:val="004B09FC"/>
    <w:rsid w:val="004B6AD0"/>
    <w:rsid w:val="004B7947"/>
    <w:rsid w:val="004C6589"/>
    <w:rsid w:val="004C7A41"/>
    <w:rsid w:val="004F716F"/>
    <w:rsid w:val="0050738E"/>
    <w:rsid w:val="00511BF3"/>
    <w:rsid w:val="005166AC"/>
    <w:rsid w:val="005167BB"/>
    <w:rsid w:val="00527285"/>
    <w:rsid w:val="00533AD8"/>
    <w:rsid w:val="00540432"/>
    <w:rsid w:val="0054089B"/>
    <w:rsid w:val="005437A3"/>
    <w:rsid w:val="00543C3E"/>
    <w:rsid w:val="005506C4"/>
    <w:rsid w:val="00550BC7"/>
    <w:rsid w:val="00560E60"/>
    <w:rsid w:val="0056563E"/>
    <w:rsid w:val="00572166"/>
    <w:rsid w:val="005A7AE6"/>
    <w:rsid w:val="005C57AE"/>
    <w:rsid w:val="005E054A"/>
    <w:rsid w:val="00602AFA"/>
    <w:rsid w:val="00606C18"/>
    <w:rsid w:val="00621E45"/>
    <w:rsid w:val="006309F4"/>
    <w:rsid w:val="00657271"/>
    <w:rsid w:val="00661A09"/>
    <w:rsid w:val="006A02D2"/>
    <w:rsid w:val="006A68A5"/>
    <w:rsid w:val="006B10CE"/>
    <w:rsid w:val="006B3F42"/>
    <w:rsid w:val="006C1C59"/>
    <w:rsid w:val="006C1C7C"/>
    <w:rsid w:val="006C543C"/>
    <w:rsid w:val="006D3560"/>
    <w:rsid w:val="006F2037"/>
    <w:rsid w:val="007164B5"/>
    <w:rsid w:val="00725029"/>
    <w:rsid w:val="0072511B"/>
    <w:rsid w:val="00741D2A"/>
    <w:rsid w:val="0074405D"/>
    <w:rsid w:val="0075066B"/>
    <w:rsid w:val="00751A66"/>
    <w:rsid w:val="00756851"/>
    <w:rsid w:val="00795040"/>
    <w:rsid w:val="0079743B"/>
    <w:rsid w:val="00797C84"/>
    <w:rsid w:val="007A326C"/>
    <w:rsid w:val="007A612A"/>
    <w:rsid w:val="007C66DE"/>
    <w:rsid w:val="007D5DDE"/>
    <w:rsid w:val="007D7DDE"/>
    <w:rsid w:val="007E0F72"/>
    <w:rsid w:val="007E68C2"/>
    <w:rsid w:val="007E69D7"/>
    <w:rsid w:val="007F02EA"/>
    <w:rsid w:val="007F39C0"/>
    <w:rsid w:val="007F54C6"/>
    <w:rsid w:val="007F76B7"/>
    <w:rsid w:val="007F7ED3"/>
    <w:rsid w:val="00800D18"/>
    <w:rsid w:val="00806BD1"/>
    <w:rsid w:val="008078B1"/>
    <w:rsid w:val="00821E98"/>
    <w:rsid w:val="0082304A"/>
    <w:rsid w:val="008256E4"/>
    <w:rsid w:val="008378DC"/>
    <w:rsid w:val="00840AE0"/>
    <w:rsid w:val="008430E4"/>
    <w:rsid w:val="008433CE"/>
    <w:rsid w:val="0085597D"/>
    <w:rsid w:val="00867CC6"/>
    <w:rsid w:val="00873AD9"/>
    <w:rsid w:val="008748AB"/>
    <w:rsid w:val="00876897"/>
    <w:rsid w:val="00881FBF"/>
    <w:rsid w:val="00897ACB"/>
    <w:rsid w:val="008A286F"/>
    <w:rsid w:val="008A4EB2"/>
    <w:rsid w:val="008B26B2"/>
    <w:rsid w:val="008C69E2"/>
    <w:rsid w:val="008E552F"/>
    <w:rsid w:val="008F7260"/>
    <w:rsid w:val="00901A36"/>
    <w:rsid w:val="00921E21"/>
    <w:rsid w:val="00924CD5"/>
    <w:rsid w:val="00932E3B"/>
    <w:rsid w:val="009338BA"/>
    <w:rsid w:val="00942911"/>
    <w:rsid w:val="00951715"/>
    <w:rsid w:val="009531AB"/>
    <w:rsid w:val="009650F8"/>
    <w:rsid w:val="009731C3"/>
    <w:rsid w:val="00973904"/>
    <w:rsid w:val="0097468C"/>
    <w:rsid w:val="00974EB2"/>
    <w:rsid w:val="00980F03"/>
    <w:rsid w:val="009843CE"/>
    <w:rsid w:val="009A2B6E"/>
    <w:rsid w:val="009C5749"/>
    <w:rsid w:val="009E097E"/>
    <w:rsid w:val="009E6430"/>
    <w:rsid w:val="009F5AB0"/>
    <w:rsid w:val="00A06172"/>
    <w:rsid w:val="00A12FBC"/>
    <w:rsid w:val="00A24F1A"/>
    <w:rsid w:val="00A32E9F"/>
    <w:rsid w:val="00A34849"/>
    <w:rsid w:val="00A3542E"/>
    <w:rsid w:val="00A520EC"/>
    <w:rsid w:val="00A53313"/>
    <w:rsid w:val="00A561AC"/>
    <w:rsid w:val="00A57130"/>
    <w:rsid w:val="00A57CA2"/>
    <w:rsid w:val="00A61BF0"/>
    <w:rsid w:val="00A64F97"/>
    <w:rsid w:val="00A82C82"/>
    <w:rsid w:val="00A85AAD"/>
    <w:rsid w:val="00A907BE"/>
    <w:rsid w:val="00A930F0"/>
    <w:rsid w:val="00AA04FA"/>
    <w:rsid w:val="00AA58FC"/>
    <w:rsid w:val="00AC3604"/>
    <w:rsid w:val="00B00D5E"/>
    <w:rsid w:val="00B015BD"/>
    <w:rsid w:val="00B0723B"/>
    <w:rsid w:val="00B07F2B"/>
    <w:rsid w:val="00B23C8F"/>
    <w:rsid w:val="00B24E28"/>
    <w:rsid w:val="00B26A37"/>
    <w:rsid w:val="00B32D56"/>
    <w:rsid w:val="00B33117"/>
    <w:rsid w:val="00B46285"/>
    <w:rsid w:val="00B52376"/>
    <w:rsid w:val="00B63843"/>
    <w:rsid w:val="00B65EBA"/>
    <w:rsid w:val="00B73D18"/>
    <w:rsid w:val="00B87E7A"/>
    <w:rsid w:val="00B9381D"/>
    <w:rsid w:val="00B94EDA"/>
    <w:rsid w:val="00B95393"/>
    <w:rsid w:val="00BB2403"/>
    <w:rsid w:val="00BB704F"/>
    <w:rsid w:val="00BC5B37"/>
    <w:rsid w:val="00BE67EB"/>
    <w:rsid w:val="00C05F97"/>
    <w:rsid w:val="00C279D1"/>
    <w:rsid w:val="00C42CD7"/>
    <w:rsid w:val="00C51529"/>
    <w:rsid w:val="00C562D7"/>
    <w:rsid w:val="00C6365F"/>
    <w:rsid w:val="00C67905"/>
    <w:rsid w:val="00C71721"/>
    <w:rsid w:val="00C7440D"/>
    <w:rsid w:val="00C7728E"/>
    <w:rsid w:val="00C878D3"/>
    <w:rsid w:val="00C9160F"/>
    <w:rsid w:val="00CA1C28"/>
    <w:rsid w:val="00CA2D21"/>
    <w:rsid w:val="00CB4740"/>
    <w:rsid w:val="00CC2202"/>
    <w:rsid w:val="00CD544E"/>
    <w:rsid w:val="00CD7442"/>
    <w:rsid w:val="00CD7DC4"/>
    <w:rsid w:val="00CE2F71"/>
    <w:rsid w:val="00CE4261"/>
    <w:rsid w:val="00CF0772"/>
    <w:rsid w:val="00D01976"/>
    <w:rsid w:val="00D03F26"/>
    <w:rsid w:val="00D11761"/>
    <w:rsid w:val="00D20D66"/>
    <w:rsid w:val="00D3642B"/>
    <w:rsid w:val="00D44389"/>
    <w:rsid w:val="00D52026"/>
    <w:rsid w:val="00D554E7"/>
    <w:rsid w:val="00D60303"/>
    <w:rsid w:val="00D620D7"/>
    <w:rsid w:val="00D649EF"/>
    <w:rsid w:val="00D70BE7"/>
    <w:rsid w:val="00D81286"/>
    <w:rsid w:val="00D9540A"/>
    <w:rsid w:val="00DC23B2"/>
    <w:rsid w:val="00DE13ED"/>
    <w:rsid w:val="00DE1C1B"/>
    <w:rsid w:val="00DE3D01"/>
    <w:rsid w:val="00DE5004"/>
    <w:rsid w:val="00DE5141"/>
    <w:rsid w:val="00DF337F"/>
    <w:rsid w:val="00DF426D"/>
    <w:rsid w:val="00E05D4B"/>
    <w:rsid w:val="00E122C1"/>
    <w:rsid w:val="00E2686A"/>
    <w:rsid w:val="00E35257"/>
    <w:rsid w:val="00E3668D"/>
    <w:rsid w:val="00E36FE0"/>
    <w:rsid w:val="00E45F30"/>
    <w:rsid w:val="00E4692B"/>
    <w:rsid w:val="00E511C8"/>
    <w:rsid w:val="00E531EB"/>
    <w:rsid w:val="00E53B43"/>
    <w:rsid w:val="00E5652C"/>
    <w:rsid w:val="00E67DCB"/>
    <w:rsid w:val="00E764DB"/>
    <w:rsid w:val="00E80059"/>
    <w:rsid w:val="00E80FDC"/>
    <w:rsid w:val="00E830F1"/>
    <w:rsid w:val="00E90707"/>
    <w:rsid w:val="00E91910"/>
    <w:rsid w:val="00EC054A"/>
    <w:rsid w:val="00EC1F9A"/>
    <w:rsid w:val="00EC4479"/>
    <w:rsid w:val="00EC5392"/>
    <w:rsid w:val="00ED1036"/>
    <w:rsid w:val="00ED151C"/>
    <w:rsid w:val="00ED4B50"/>
    <w:rsid w:val="00ED4E02"/>
    <w:rsid w:val="00ED6335"/>
    <w:rsid w:val="00EE0081"/>
    <w:rsid w:val="00EE0129"/>
    <w:rsid w:val="00EE434D"/>
    <w:rsid w:val="00EE4765"/>
    <w:rsid w:val="00EE52C6"/>
    <w:rsid w:val="00EF0B9C"/>
    <w:rsid w:val="00EF6A0B"/>
    <w:rsid w:val="00F0066C"/>
    <w:rsid w:val="00F05F63"/>
    <w:rsid w:val="00F1377F"/>
    <w:rsid w:val="00F21215"/>
    <w:rsid w:val="00F305C4"/>
    <w:rsid w:val="00F347E0"/>
    <w:rsid w:val="00F477BD"/>
    <w:rsid w:val="00F52489"/>
    <w:rsid w:val="00F8354C"/>
    <w:rsid w:val="00F86B78"/>
    <w:rsid w:val="00F918F8"/>
    <w:rsid w:val="00F934E6"/>
    <w:rsid w:val="00FA34D2"/>
    <w:rsid w:val="00FB3D17"/>
    <w:rsid w:val="00FC3C43"/>
    <w:rsid w:val="00FD7B37"/>
    <w:rsid w:val="00FE2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A073"/>
  <w15:chartTrackingRefBased/>
  <w15:docId w15:val="{18C1A43A-CAC2-4507-BBA1-9DE27864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45"/>
  </w:style>
  <w:style w:type="paragraph" w:styleId="Heading1">
    <w:name w:val="heading 1"/>
    <w:basedOn w:val="Normal"/>
    <w:next w:val="Normal"/>
    <w:link w:val="Heading1Char"/>
    <w:uiPriority w:val="9"/>
    <w:qFormat/>
    <w:rsid w:val="00115045"/>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115045"/>
    <w:pPr>
      <w:keepNext/>
      <w:keepLines/>
      <w:spacing w:before="40"/>
      <w:outlineLvl w:val="1"/>
    </w:pPr>
    <w:rPr>
      <w:rFonts w:eastAsiaTheme="majorEastAsia" w:cstheme="majorBidi"/>
      <w:b/>
      <w:i/>
      <w:szCs w:val="26"/>
    </w:rPr>
  </w:style>
  <w:style w:type="paragraph" w:styleId="Heading3">
    <w:name w:val="heading 3"/>
    <w:basedOn w:val="Normal"/>
    <w:next w:val="Paragraph"/>
    <w:link w:val="Heading3Char"/>
    <w:qFormat/>
    <w:rsid w:val="00115045"/>
    <w:pPr>
      <w:keepNext/>
      <w:spacing w:before="360" w:after="60"/>
      <w:ind w:right="562"/>
      <w:contextualSpacing/>
      <w:outlineLvl w:val="2"/>
    </w:pPr>
    <w:rPr>
      <w:rFonts w:cs="Arial"/>
      <w:bCs/>
      <w:i/>
      <w:szCs w:val="26"/>
    </w:rPr>
  </w:style>
  <w:style w:type="paragraph" w:styleId="Heading4">
    <w:name w:val="heading 4"/>
    <w:basedOn w:val="Paragraph"/>
    <w:next w:val="Newparagraph"/>
    <w:link w:val="Heading4Char"/>
    <w:rsid w:val="000C5C7D"/>
    <w:pPr>
      <w:spacing w:before="360"/>
      <w:outlineLvl w:val="3"/>
    </w:pPr>
    <w:rPr>
      <w:bCs/>
      <w:szCs w:val="28"/>
    </w:rPr>
  </w:style>
  <w:style w:type="paragraph" w:styleId="Heading5">
    <w:name w:val="heading 5"/>
    <w:basedOn w:val="Normal"/>
    <w:next w:val="Normal"/>
    <w:link w:val="Heading5Char"/>
    <w:uiPriority w:val="9"/>
    <w:semiHidden/>
    <w:unhideWhenUsed/>
    <w:qFormat/>
    <w:rsid w:val="00115045"/>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0C5C7D"/>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0432B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2B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2B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mine">
    <w:name w:val="Normal mine"/>
    <w:basedOn w:val="BodyText"/>
    <w:link w:val="NormalmineChar"/>
    <w:qFormat/>
    <w:rsid w:val="003C4394"/>
    <w:pPr>
      <w:ind w:firstLine="720"/>
    </w:pPr>
  </w:style>
  <w:style w:type="character" w:customStyle="1" w:styleId="NormalmineChar">
    <w:name w:val="Normal mine Char"/>
    <w:basedOn w:val="BodyTextChar"/>
    <w:link w:val="Normalmine"/>
    <w:rsid w:val="003C4394"/>
    <w:rPr>
      <w:rFonts w:ascii="Times New Roman" w:hAnsi="Times New Roman"/>
    </w:rPr>
  </w:style>
  <w:style w:type="paragraph" w:styleId="BodyText">
    <w:name w:val="Body Text"/>
    <w:basedOn w:val="Normal"/>
    <w:link w:val="BodyTextChar"/>
    <w:uiPriority w:val="99"/>
    <w:semiHidden/>
    <w:unhideWhenUsed/>
    <w:rsid w:val="000C5C7D"/>
    <w:pPr>
      <w:spacing w:after="120"/>
    </w:pPr>
  </w:style>
  <w:style w:type="character" w:customStyle="1" w:styleId="BodyTextChar">
    <w:name w:val="Body Text Char"/>
    <w:basedOn w:val="DefaultParagraphFont"/>
    <w:link w:val="BodyText"/>
    <w:uiPriority w:val="99"/>
    <w:semiHidden/>
    <w:rsid w:val="000C5C7D"/>
    <w:rPr>
      <w:rFonts w:ascii="Times New Roman" w:hAnsi="Times New Roman"/>
    </w:rPr>
  </w:style>
  <w:style w:type="character" w:customStyle="1" w:styleId="Heading1Char">
    <w:name w:val="Heading 1 Char"/>
    <w:basedOn w:val="DefaultParagraphFont"/>
    <w:link w:val="Heading1"/>
    <w:uiPriority w:val="9"/>
    <w:rsid w:val="00115045"/>
    <w:rPr>
      <w:rFonts w:eastAsiaTheme="majorEastAsia" w:cstheme="majorBidi"/>
      <w:b/>
      <w:szCs w:val="32"/>
    </w:rPr>
  </w:style>
  <w:style w:type="character" w:customStyle="1" w:styleId="Heading2Char">
    <w:name w:val="Heading 2 Char"/>
    <w:basedOn w:val="DefaultParagraphFont"/>
    <w:link w:val="Heading2"/>
    <w:uiPriority w:val="9"/>
    <w:rsid w:val="00115045"/>
    <w:rPr>
      <w:rFonts w:eastAsiaTheme="majorEastAsia" w:cstheme="majorBidi"/>
      <w:b/>
      <w:i/>
      <w:szCs w:val="26"/>
    </w:rPr>
  </w:style>
  <w:style w:type="paragraph" w:customStyle="1" w:styleId="Articletitle">
    <w:name w:val="Article title"/>
    <w:basedOn w:val="Normal"/>
    <w:next w:val="Normalmine"/>
    <w:qFormat/>
    <w:rsid w:val="00115045"/>
    <w:pPr>
      <w:spacing w:after="120"/>
    </w:pPr>
    <w:rPr>
      <w:b/>
      <w:sz w:val="28"/>
    </w:rPr>
  </w:style>
  <w:style w:type="paragraph" w:customStyle="1" w:styleId="Authornames">
    <w:name w:val="Author names"/>
    <w:basedOn w:val="Normal"/>
    <w:next w:val="Normal"/>
    <w:qFormat/>
    <w:rsid w:val="00115045"/>
    <w:pPr>
      <w:spacing w:before="240"/>
    </w:pPr>
    <w:rPr>
      <w:sz w:val="28"/>
    </w:rPr>
  </w:style>
  <w:style w:type="paragraph" w:customStyle="1" w:styleId="Affiliation">
    <w:name w:val="Affiliation"/>
    <w:basedOn w:val="Normalmine"/>
    <w:qFormat/>
    <w:rsid w:val="00115045"/>
    <w:pPr>
      <w:spacing w:before="240"/>
    </w:pPr>
    <w:rPr>
      <w:i/>
    </w:rPr>
  </w:style>
  <w:style w:type="paragraph" w:customStyle="1" w:styleId="Receiveddates">
    <w:name w:val="Received dates"/>
    <w:basedOn w:val="Affiliation"/>
    <w:next w:val="Normal"/>
    <w:qFormat/>
    <w:rsid w:val="000C5C7D"/>
  </w:style>
  <w:style w:type="paragraph" w:customStyle="1" w:styleId="Abstract">
    <w:name w:val="Abstract"/>
    <w:basedOn w:val="Normal"/>
    <w:next w:val="Keywords"/>
    <w:qFormat/>
    <w:rsid w:val="00115045"/>
    <w:pPr>
      <w:spacing w:before="360" w:after="300"/>
      <w:ind w:left="720" w:right="562"/>
    </w:pPr>
  </w:style>
  <w:style w:type="paragraph" w:customStyle="1" w:styleId="Keywords">
    <w:name w:val="Keywords"/>
    <w:basedOn w:val="Normal"/>
    <w:next w:val="Paragraph"/>
    <w:qFormat/>
    <w:rsid w:val="00115045"/>
    <w:pPr>
      <w:spacing w:before="240" w:after="240"/>
      <w:ind w:left="720" w:right="562"/>
    </w:pPr>
  </w:style>
  <w:style w:type="paragraph" w:customStyle="1" w:styleId="Correspondencedetails">
    <w:name w:val="Correspondence details"/>
    <w:basedOn w:val="Normal"/>
    <w:qFormat/>
    <w:rsid w:val="00115045"/>
    <w:pPr>
      <w:spacing w:before="240"/>
    </w:pPr>
  </w:style>
  <w:style w:type="paragraph" w:customStyle="1" w:styleId="Displayedquotation">
    <w:name w:val="Displayed quotation"/>
    <w:basedOn w:val="Normal"/>
    <w:qFormat/>
    <w:rsid w:val="00115045"/>
    <w:pPr>
      <w:tabs>
        <w:tab w:val="left" w:pos="1077"/>
        <w:tab w:val="left" w:pos="1440"/>
        <w:tab w:val="left" w:pos="1797"/>
        <w:tab w:val="left" w:pos="2155"/>
        <w:tab w:val="left" w:pos="2512"/>
      </w:tabs>
      <w:spacing w:before="240" w:after="360"/>
      <w:ind w:left="706" w:right="432"/>
      <w:contextualSpacing/>
    </w:pPr>
  </w:style>
  <w:style w:type="paragraph" w:customStyle="1" w:styleId="Numberedlist">
    <w:name w:val="Numbered list"/>
    <w:basedOn w:val="Paragraph"/>
    <w:next w:val="Paragraph"/>
    <w:qFormat/>
    <w:rsid w:val="00115045"/>
    <w:pPr>
      <w:widowControl/>
      <w:numPr>
        <w:numId w:val="6"/>
      </w:numPr>
      <w:spacing w:after="240"/>
      <w:contextualSpacing/>
    </w:pPr>
  </w:style>
  <w:style w:type="paragraph" w:customStyle="1" w:styleId="Displayedequation">
    <w:name w:val="Displayed equation"/>
    <w:basedOn w:val="Normal"/>
    <w:next w:val="Paragraph"/>
    <w:qFormat/>
    <w:rsid w:val="000C5C7D"/>
    <w:pPr>
      <w:tabs>
        <w:tab w:val="center" w:pos="4253"/>
        <w:tab w:val="right" w:pos="8222"/>
      </w:tabs>
      <w:spacing w:before="240" w:after="240"/>
      <w:jc w:val="center"/>
    </w:pPr>
  </w:style>
  <w:style w:type="paragraph" w:customStyle="1" w:styleId="Acknowledgements">
    <w:name w:val="Acknowledgements"/>
    <w:basedOn w:val="Normalmine"/>
    <w:next w:val="Normal"/>
    <w:qFormat/>
    <w:rsid w:val="00115045"/>
    <w:pPr>
      <w:spacing w:before="120"/>
    </w:pPr>
  </w:style>
  <w:style w:type="paragraph" w:customStyle="1" w:styleId="Tabletitle">
    <w:name w:val="Table title"/>
    <w:basedOn w:val="Normal"/>
    <w:next w:val="Normal"/>
    <w:qFormat/>
    <w:rsid w:val="00115045"/>
    <w:pPr>
      <w:spacing w:before="240"/>
    </w:pPr>
  </w:style>
  <w:style w:type="paragraph" w:customStyle="1" w:styleId="Figurecaption">
    <w:name w:val="Figure caption"/>
    <w:basedOn w:val="Normal"/>
    <w:next w:val="Normal"/>
    <w:qFormat/>
    <w:rsid w:val="00115045"/>
    <w:pPr>
      <w:spacing w:before="240"/>
    </w:pPr>
  </w:style>
  <w:style w:type="paragraph" w:customStyle="1" w:styleId="Footnotes">
    <w:name w:val="Footnotes"/>
    <w:basedOn w:val="Normal"/>
    <w:qFormat/>
    <w:rsid w:val="00115045"/>
    <w:pPr>
      <w:spacing w:before="120"/>
      <w:ind w:left="475" w:hanging="475"/>
      <w:contextualSpacing/>
    </w:pPr>
  </w:style>
  <w:style w:type="paragraph" w:customStyle="1" w:styleId="Notesoncontributors">
    <w:name w:val="Notes on contributors"/>
    <w:basedOn w:val="Normal"/>
    <w:qFormat/>
    <w:rsid w:val="00115045"/>
    <w:pPr>
      <w:spacing w:before="240"/>
    </w:pPr>
  </w:style>
  <w:style w:type="paragraph" w:customStyle="1" w:styleId="Normalparagraphstyle">
    <w:name w:val="Normal paragraph style"/>
    <w:basedOn w:val="Normal"/>
    <w:next w:val="Normal"/>
    <w:rsid w:val="000C5C7D"/>
  </w:style>
  <w:style w:type="paragraph" w:customStyle="1" w:styleId="Paragraph">
    <w:name w:val="Paragraph"/>
    <w:basedOn w:val="Normal"/>
    <w:next w:val="Newparagraph"/>
    <w:qFormat/>
    <w:rsid w:val="00115045"/>
    <w:pPr>
      <w:widowControl w:val="0"/>
      <w:spacing w:before="240"/>
    </w:pPr>
  </w:style>
  <w:style w:type="paragraph" w:customStyle="1" w:styleId="Newparagraph">
    <w:name w:val="New paragraph"/>
    <w:basedOn w:val="Normal"/>
    <w:qFormat/>
    <w:rsid w:val="00115045"/>
    <w:pPr>
      <w:ind w:firstLine="720"/>
    </w:pPr>
  </w:style>
  <w:style w:type="paragraph" w:customStyle="1" w:styleId="References">
    <w:name w:val="References"/>
    <w:basedOn w:val="Normal"/>
    <w:qFormat/>
    <w:rsid w:val="00115045"/>
    <w:pPr>
      <w:spacing w:before="120"/>
      <w:ind w:left="720" w:hanging="720"/>
      <w:contextualSpacing/>
    </w:pPr>
  </w:style>
  <w:style w:type="paragraph" w:customStyle="1" w:styleId="Subjectcodes">
    <w:name w:val="Subject codes"/>
    <w:basedOn w:val="Keywords"/>
    <w:next w:val="Paragraph"/>
    <w:qFormat/>
    <w:rsid w:val="00115045"/>
  </w:style>
  <w:style w:type="paragraph" w:customStyle="1" w:styleId="Bulletedlist">
    <w:name w:val="Bulleted list"/>
    <w:basedOn w:val="Paragraph"/>
    <w:next w:val="Paragraph"/>
    <w:qFormat/>
    <w:rsid w:val="00115045"/>
    <w:pPr>
      <w:widowControl/>
      <w:numPr>
        <w:numId w:val="5"/>
      </w:numPr>
      <w:spacing w:after="240"/>
      <w:contextualSpacing/>
    </w:pPr>
  </w:style>
  <w:style w:type="paragraph" w:customStyle="1" w:styleId="Heading4Paragraph">
    <w:name w:val="Heading 4 + Paragraph"/>
    <w:basedOn w:val="Paragraph"/>
    <w:next w:val="Newparagraph"/>
    <w:qFormat/>
    <w:rsid w:val="00115045"/>
    <w:pPr>
      <w:widowControl/>
      <w:spacing w:before="360"/>
    </w:pPr>
  </w:style>
  <w:style w:type="paragraph" w:customStyle="1" w:styleId="xmsonormal">
    <w:name w:val="x_msonormal"/>
    <w:basedOn w:val="Normal"/>
    <w:rsid w:val="000C5C7D"/>
    <w:pPr>
      <w:spacing w:before="100" w:beforeAutospacing="1" w:after="100" w:afterAutospacing="1" w:line="240" w:lineRule="auto"/>
    </w:pPr>
  </w:style>
  <w:style w:type="character" w:customStyle="1" w:styleId="markdodevr6pb">
    <w:name w:val="markdodevr6pb"/>
    <w:basedOn w:val="DefaultParagraphFont"/>
    <w:rsid w:val="000C5C7D"/>
  </w:style>
  <w:style w:type="character" w:customStyle="1" w:styleId="marky38kmyxnj">
    <w:name w:val="marky38kmyxnj"/>
    <w:basedOn w:val="DefaultParagraphFont"/>
    <w:rsid w:val="000C5C7D"/>
  </w:style>
  <w:style w:type="character" w:customStyle="1" w:styleId="cf01">
    <w:name w:val="cf01"/>
    <w:basedOn w:val="DefaultParagraphFont"/>
    <w:rsid w:val="000C5C7D"/>
    <w:rPr>
      <w:rFonts w:ascii="Segoe UI" w:hAnsi="Segoe UI" w:cs="Segoe UI" w:hint="default"/>
      <w:sz w:val="18"/>
      <w:szCs w:val="18"/>
    </w:rPr>
  </w:style>
  <w:style w:type="paragraph" w:customStyle="1" w:styleId="pf0">
    <w:name w:val="pf0"/>
    <w:basedOn w:val="Normal"/>
    <w:rsid w:val="000C5C7D"/>
    <w:pPr>
      <w:spacing w:before="100" w:beforeAutospacing="1" w:after="100" w:afterAutospacing="1" w:line="240" w:lineRule="auto"/>
    </w:pPr>
  </w:style>
  <w:style w:type="paragraph" w:customStyle="1" w:styleId="xmsolistparagraph">
    <w:name w:val="x_msolistparagraph"/>
    <w:basedOn w:val="Normal"/>
    <w:rsid w:val="000C5C7D"/>
    <w:pPr>
      <w:spacing w:before="100" w:beforeAutospacing="1" w:after="100" w:afterAutospacing="1" w:line="240" w:lineRule="auto"/>
    </w:pPr>
  </w:style>
  <w:style w:type="paragraph" w:customStyle="1" w:styleId="xxmsolistparagraph">
    <w:name w:val="x_xmsolistparagraph"/>
    <w:basedOn w:val="Normal"/>
    <w:rsid w:val="000C5C7D"/>
    <w:pPr>
      <w:spacing w:before="100" w:beforeAutospacing="1" w:after="100" w:afterAutospacing="1" w:line="240" w:lineRule="auto"/>
    </w:pPr>
  </w:style>
  <w:style w:type="paragraph" w:customStyle="1" w:styleId="Default">
    <w:name w:val="Default"/>
    <w:rsid w:val="000C5C7D"/>
    <w:pPr>
      <w:autoSpaceDE w:val="0"/>
      <w:autoSpaceDN w:val="0"/>
      <w:adjustRightInd w:val="0"/>
      <w:spacing w:line="240" w:lineRule="auto"/>
    </w:pPr>
    <w:rPr>
      <w:rFonts w:eastAsia="Calibri"/>
      <w:color w:val="000000"/>
    </w:rPr>
  </w:style>
  <w:style w:type="character" w:customStyle="1" w:styleId="UnresolvedMention1">
    <w:name w:val="Unresolved Mention1"/>
    <w:basedOn w:val="DefaultParagraphFont"/>
    <w:uiPriority w:val="99"/>
    <w:semiHidden/>
    <w:unhideWhenUsed/>
    <w:rsid w:val="000C5C7D"/>
    <w:rPr>
      <w:color w:val="605E5C"/>
      <w:shd w:val="clear" w:color="auto" w:fill="E1DFDD"/>
    </w:rPr>
  </w:style>
  <w:style w:type="paragraph" w:customStyle="1" w:styleId="Style1">
    <w:name w:val="Style1"/>
    <w:basedOn w:val="Normal"/>
    <w:autoRedefine/>
    <w:rsid w:val="000C5C7D"/>
    <w:pPr>
      <w:spacing w:line="276" w:lineRule="auto"/>
    </w:pPr>
    <w:rPr>
      <w:rFonts w:ascii="Calibri" w:eastAsia="Calibri" w:hAnsi="Calibri" w:cs="Calibri"/>
      <w:sz w:val="20"/>
    </w:rPr>
  </w:style>
  <w:style w:type="paragraph" w:customStyle="1" w:styleId="Style2">
    <w:name w:val="Style2"/>
    <w:basedOn w:val="CommentText"/>
    <w:autoRedefine/>
    <w:rsid w:val="000C5C7D"/>
    <w:pPr>
      <w:spacing w:after="200"/>
    </w:pPr>
    <w:rPr>
      <w:rFonts w:eastAsiaTheme="minorEastAsia"/>
      <w:szCs w:val="22"/>
    </w:rPr>
  </w:style>
  <w:style w:type="paragraph" w:styleId="CommentText">
    <w:name w:val="annotation text"/>
    <w:basedOn w:val="Normal"/>
    <w:link w:val="CommentTextChar"/>
    <w:unhideWhenUsed/>
    <w:rsid w:val="000C5C7D"/>
    <w:pPr>
      <w:spacing w:line="240" w:lineRule="auto"/>
    </w:pPr>
    <w:rPr>
      <w:sz w:val="20"/>
      <w:szCs w:val="20"/>
    </w:rPr>
  </w:style>
  <w:style w:type="character" w:customStyle="1" w:styleId="CommentTextChar">
    <w:name w:val="Comment Text Char"/>
    <w:basedOn w:val="DefaultParagraphFont"/>
    <w:link w:val="CommentText"/>
    <w:rsid w:val="000C5C7D"/>
    <w:rPr>
      <w:rFonts w:ascii="Times New Roman" w:hAnsi="Times New Roman"/>
      <w:sz w:val="20"/>
      <w:szCs w:val="20"/>
    </w:rPr>
  </w:style>
  <w:style w:type="character" w:customStyle="1" w:styleId="cf11">
    <w:name w:val="cf11"/>
    <w:basedOn w:val="DefaultParagraphFont"/>
    <w:rsid w:val="000C5C7D"/>
    <w:rPr>
      <w:rFonts w:ascii="Segoe UI" w:hAnsi="Segoe UI" w:cs="Segoe UI" w:hint="default"/>
      <w:sz w:val="18"/>
      <w:szCs w:val="18"/>
    </w:rPr>
  </w:style>
  <w:style w:type="character" w:customStyle="1" w:styleId="cf21">
    <w:name w:val="cf21"/>
    <w:basedOn w:val="DefaultParagraphFont"/>
    <w:rsid w:val="000C5C7D"/>
    <w:rPr>
      <w:rFonts w:ascii="Segoe UI" w:hAnsi="Segoe UI" w:cs="Segoe UI" w:hint="default"/>
      <w:sz w:val="18"/>
      <w:szCs w:val="18"/>
    </w:rPr>
  </w:style>
  <w:style w:type="character" w:customStyle="1" w:styleId="cf31">
    <w:name w:val="cf31"/>
    <w:basedOn w:val="DefaultParagraphFont"/>
    <w:rsid w:val="000C5C7D"/>
    <w:rPr>
      <w:rFonts w:ascii="Segoe UI" w:hAnsi="Segoe UI" w:cs="Segoe UI" w:hint="default"/>
      <w:i/>
      <w:iCs/>
      <w:sz w:val="18"/>
      <w:szCs w:val="18"/>
    </w:rPr>
  </w:style>
  <w:style w:type="character" w:customStyle="1" w:styleId="Heading3Char">
    <w:name w:val="Heading 3 Char"/>
    <w:basedOn w:val="DefaultParagraphFont"/>
    <w:link w:val="Heading3"/>
    <w:rsid w:val="00115045"/>
    <w:rPr>
      <w:rFonts w:cs="Arial"/>
      <w:bCs/>
      <w:i/>
      <w:szCs w:val="26"/>
    </w:rPr>
  </w:style>
  <w:style w:type="character" w:customStyle="1" w:styleId="Heading4Char">
    <w:name w:val="Heading 4 Char"/>
    <w:basedOn w:val="DefaultParagraphFont"/>
    <w:link w:val="Heading4"/>
    <w:rsid w:val="000C5C7D"/>
    <w:rPr>
      <w:rFonts w:ascii="Times New Roman" w:hAnsi="Times New Roman"/>
      <w:bCs/>
      <w:szCs w:val="28"/>
    </w:rPr>
  </w:style>
  <w:style w:type="character" w:customStyle="1" w:styleId="Heading5Char">
    <w:name w:val="Heading 5 Char"/>
    <w:basedOn w:val="DefaultParagraphFont"/>
    <w:link w:val="Heading5"/>
    <w:uiPriority w:val="9"/>
    <w:semiHidden/>
    <w:rsid w:val="00115045"/>
    <w:rPr>
      <w:b/>
    </w:rPr>
  </w:style>
  <w:style w:type="character" w:customStyle="1" w:styleId="Heading6Char">
    <w:name w:val="Heading 6 Char"/>
    <w:basedOn w:val="DefaultParagraphFont"/>
    <w:link w:val="Heading6"/>
    <w:uiPriority w:val="9"/>
    <w:semiHidden/>
    <w:rsid w:val="000C5C7D"/>
    <w:rPr>
      <w:rFonts w:ascii="Times New Roman" w:hAnsi="Times New Roman"/>
      <w:b/>
      <w:sz w:val="20"/>
      <w:szCs w:val="20"/>
    </w:rPr>
  </w:style>
  <w:style w:type="paragraph" w:styleId="NormalIndent">
    <w:name w:val="Normal Indent"/>
    <w:basedOn w:val="Normal"/>
    <w:rsid w:val="000C5C7D"/>
    <w:pPr>
      <w:ind w:left="720"/>
    </w:pPr>
  </w:style>
  <w:style w:type="paragraph" w:styleId="FootnoteText">
    <w:name w:val="footnote text"/>
    <w:basedOn w:val="Normal"/>
    <w:link w:val="FootnoteTextChar"/>
    <w:autoRedefine/>
    <w:rsid w:val="000C5C7D"/>
    <w:pPr>
      <w:ind w:left="284" w:hanging="284"/>
    </w:pPr>
    <w:rPr>
      <w:szCs w:val="20"/>
    </w:rPr>
  </w:style>
  <w:style w:type="character" w:customStyle="1" w:styleId="FootnoteTextChar">
    <w:name w:val="Footnote Text Char"/>
    <w:basedOn w:val="DefaultParagraphFont"/>
    <w:link w:val="FootnoteText"/>
    <w:rsid w:val="000C5C7D"/>
    <w:rPr>
      <w:rFonts w:ascii="Times New Roman" w:hAnsi="Times New Roman"/>
      <w:szCs w:val="20"/>
    </w:rPr>
  </w:style>
  <w:style w:type="paragraph" w:styleId="Header">
    <w:name w:val="header"/>
    <w:basedOn w:val="Normal"/>
    <w:link w:val="HeaderChar"/>
    <w:rsid w:val="000C5C7D"/>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0C5C7D"/>
    <w:rPr>
      <w:rFonts w:ascii="Times New Roman" w:hAnsi="Times New Roman"/>
    </w:rPr>
  </w:style>
  <w:style w:type="paragraph" w:styleId="Footer">
    <w:name w:val="footer"/>
    <w:basedOn w:val="Normal"/>
    <w:link w:val="FooterChar"/>
    <w:rsid w:val="000C5C7D"/>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0C5C7D"/>
    <w:rPr>
      <w:rFonts w:ascii="Times New Roman" w:hAnsi="Times New Roman"/>
    </w:rPr>
  </w:style>
  <w:style w:type="character" w:styleId="FootnoteReference">
    <w:name w:val="footnote reference"/>
    <w:basedOn w:val="DefaultParagraphFont"/>
    <w:rsid w:val="000C5C7D"/>
    <w:rPr>
      <w:vertAlign w:val="superscript"/>
    </w:rPr>
  </w:style>
  <w:style w:type="character" w:styleId="CommentReference">
    <w:name w:val="annotation reference"/>
    <w:basedOn w:val="DefaultParagraphFont"/>
    <w:uiPriority w:val="99"/>
    <w:semiHidden/>
    <w:unhideWhenUsed/>
    <w:rsid w:val="000C5C7D"/>
    <w:rPr>
      <w:sz w:val="16"/>
      <w:szCs w:val="16"/>
    </w:rPr>
  </w:style>
  <w:style w:type="character" w:styleId="EndnoteReference">
    <w:name w:val="endnote reference"/>
    <w:basedOn w:val="DefaultParagraphFont"/>
    <w:rsid w:val="000C5C7D"/>
    <w:rPr>
      <w:vertAlign w:val="superscript"/>
    </w:rPr>
  </w:style>
  <w:style w:type="paragraph" w:styleId="EndnoteText">
    <w:name w:val="endnote text"/>
    <w:basedOn w:val="Normal"/>
    <w:link w:val="EndnoteTextChar"/>
    <w:autoRedefine/>
    <w:rsid w:val="000C5C7D"/>
    <w:pPr>
      <w:ind w:left="284" w:hanging="284"/>
    </w:pPr>
    <w:rPr>
      <w:szCs w:val="20"/>
    </w:rPr>
  </w:style>
  <w:style w:type="character" w:customStyle="1" w:styleId="EndnoteTextChar">
    <w:name w:val="Endnote Text Char"/>
    <w:basedOn w:val="DefaultParagraphFont"/>
    <w:link w:val="EndnoteText"/>
    <w:rsid w:val="000C5C7D"/>
    <w:rPr>
      <w:rFonts w:ascii="Times New Roman" w:hAnsi="Times New Roman"/>
      <w:szCs w:val="20"/>
    </w:rPr>
  </w:style>
  <w:style w:type="paragraph" w:styleId="Title">
    <w:name w:val="Title"/>
    <w:basedOn w:val="Normal"/>
    <w:next w:val="Normal"/>
    <w:link w:val="TitleChar"/>
    <w:uiPriority w:val="10"/>
    <w:rsid w:val="000C5C7D"/>
    <w:pPr>
      <w:keepNext/>
      <w:keepLines/>
      <w:spacing w:before="480" w:after="120"/>
    </w:pPr>
    <w:rPr>
      <w:b/>
      <w:sz w:val="72"/>
      <w:szCs w:val="72"/>
    </w:rPr>
  </w:style>
  <w:style w:type="character" w:customStyle="1" w:styleId="TitleChar">
    <w:name w:val="Title Char"/>
    <w:basedOn w:val="DefaultParagraphFont"/>
    <w:link w:val="Title"/>
    <w:uiPriority w:val="10"/>
    <w:rsid w:val="000C5C7D"/>
    <w:rPr>
      <w:rFonts w:ascii="Times New Roman" w:hAnsi="Times New Roman"/>
      <w:b/>
      <w:sz w:val="72"/>
      <w:szCs w:val="72"/>
    </w:rPr>
  </w:style>
  <w:style w:type="paragraph" w:styleId="Subtitle">
    <w:name w:val="Subtitle"/>
    <w:basedOn w:val="Normal"/>
    <w:next w:val="Normal"/>
    <w:link w:val="SubtitleChar"/>
    <w:uiPriority w:val="11"/>
    <w:rsid w:val="000C5C7D"/>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0C5C7D"/>
    <w:rPr>
      <w:rFonts w:ascii="Georgia" w:eastAsia="Georgia" w:hAnsi="Georgia" w:cs="Georgia"/>
      <w:i/>
      <w:color w:val="666666"/>
      <w:sz w:val="48"/>
      <w:szCs w:val="48"/>
    </w:rPr>
  </w:style>
  <w:style w:type="character" w:styleId="Hyperlink">
    <w:name w:val="Hyperlink"/>
    <w:uiPriority w:val="99"/>
    <w:unhideWhenUsed/>
    <w:rsid w:val="000C5C7D"/>
    <w:rPr>
      <w:color w:val="0000FF"/>
      <w:u w:val="single"/>
    </w:rPr>
  </w:style>
  <w:style w:type="paragraph" w:styleId="NormalWeb">
    <w:name w:val="Normal (Web)"/>
    <w:basedOn w:val="Normal"/>
    <w:uiPriority w:val="99"/>
    <w:unhideWhenUsed/>
    <w:rsid w:val="000C5C7D"/>
    <w:pPr>
      <w:spacing w:before="100" w:beforeAutospacing="1" w:after="100" w:afterAutospacing="1" w:line="240" w:lineRule="auto"/>
    </w:pPr>
  </w:style>
  <w:style w:type="paragraph" w:styleId="CommentSubject">
    <w:name w:val="annotation subject"/>
    <w:basedOn w:val="CommentText"/>
    <w:next w:val="CommentText"/>
    <w:link w:val="CommentSubjectChar"/>
    <w:uiPriority w:val="99"/>
    <w:semiHidden/>
    <w:unhideWhenUsed/>
    <w:rsid w:val="000C5C7D"/>
    <w:rPr>
      <w:b/>
      <w:bCs/>
    </w:rPr>
  </w:style>
  <w:style w:type="character" w:customStyle="1" w:styleId="CommentSubjectChar">
    <w:name w:val="Comment Subject Char"/>
    <w:basedOn w:val="CommentTextChar"/>
    <w:link w:val="CommentSubject"/>
    <w:uiPriority w:val="99"/>
    <w:semiHidden/>
    <w:rsid w:val="000C5C7D"/>
    <w:rPr>
      <w:rFonts w:ascii="Times New Roman" w:hAnsi="Times New Roman"/>
      <w:b/>
      <w:bCs/>
      <w:sz w:val="20"/>
      <w:szCs w:val="20"/>
    </w:rPr>
  </w:style>
  <w:style w:type="paragraph" w:styleId="BalloonText">
    <w:name w:val="Balloon Text"/>
    <w:basedOn w:val="Normal"/>
    <w:link w:val="BalloonTextChar"/>
    <w:uiPriority w:val="99"/>
    <w:semiHidden/>
    <w:unhideWhenUsed/>
    <w:rsid w:val="000C5C7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C7D"/>
    <w:rPr>
      <w:rFonts w:ascii="Tahoma" w:hAnsi="Tahoma" w:cs="Tahoma"/>
      <w:sz w:val="16"/>
      <w:szCs w:val="16"/>
    </w:rPr>
  </w:style>
  <w:style w:type="table" w:styleId="TableGrid">
    <w:name w:val="Table Grid"/>
    <w:basedOn w:val="TableNormal"/>
    <w:uiPriority w:val="39"/>
    <w:rsid w:val="000C5C7D"/>
    <w:pPr>
      <w:spacing w:line="240" w:lineRule="auto"/>
    </w:pPr>
    <w:rPr>
      <w:rFonts w:eastAsia="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0C5C7D"/>
    <w:pPr>
      <w:spacing w:after="200" w:line="276" w:lineRule="auto"/>
      <w:ind w:left="720"/>
      <w:contextualSpacing/>
    </w:pPr>
    <w:rPr>
      <w:rFonts w:ascii="Calibri" w:hAnsi="Calibri"/>
    </w:rPr>
  </w:style>
  <w:style w:type="character" w:styleId="UnresolvedMention">
    <w:name w:val="Unresolved Mention"/>
    <w:basedOn w:val="DefaultParagraphFont"/>
    <w:uiPriority w:val="99"/>
    <w:semiHidden/>
    <w:unhideWhenUsed/>
    <w:rsid w:val="000C5C7D"/>
    <w:rPr>
      <w:color w:val="605E5C"/>
      <w:shd w:val="clear" w:color="auto" w:fill="E1DFDD"/>
    </w:rPr>
  </w:style>
  <w:style w:type="character" w:customStyle="1" w:styleId="Heading7Char">
    <w:name w:val="Heading 7 Char"/>
    <w:basedOn w:val="DefaultParagraphFont"/>
    <w:link w:val="Heading7"/>
    <w:uiPriority w:val="9"/>
    <w:semiHidden/>
    <w:rsid w:val="000432B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32B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32B5"/>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rsid w:val="000432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2B5"/>
    <w:rPr>
      <w:i/>
      <w:iCs/>
      <w:color w:val="404040" w:themeColor="text1" w:themeTint="BF"/>
    </w:rPr>
  </w:style>
  <w:style w:type="character" w:styleId="IntenseEmphasis">
    <w:name w:val="Intense Emphasis"/>
    <w:basedOn w:val="DefaultParagraphFont"/>
    <w:uiPriority w:val="21"/>
    <w:rsid w:val="000432B5"/>
    <w:rPr>
      <w:i/>
      <w:iCs/>
      <w:color w:val="0F4761" w:themeColor="accent1" w:themeShade="BF"/>
    </w:rPr>
  </w:style>
  <w:style w:type="paragraph" w:styleId="IntenseQuote">
    <w:name w:val="Intense Quote"/>
    <w:basedOn w:val="Normal"/>
    <w:next w:val="Normal"/>
    <w:link w:val="IntenseQuoteChar"/>
    <w:uiPriority w:val="30"/>
    <w:rsid w:val="00043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2B5"/>
    <w:rPr>
      <w:i/>
      <w:iCs/>
      <w:color w:val="0F4761" w:themeColor="accent1" w:themeShade="BF"/>
    </w:rPr>
  </w:style>
  <w:style w:type="character" w:styleId="IntenseReference">
    <w:name w:val="Intense Reference"/>
    <w:basedOn w:val="DefaultParagraphFont"/>
    <w:uiPriority w:val="32"/>
    <w:rsid w:val="000432B5"/>
    <w:rPr>
      <w:b/>
      <w:bCs/>
      <w:smallCaps/>
      <w:color w:val="0F4761" w:themeColor="accent1" w:themeShade="BF"/>
      <w:spacing w:val="5"/>
    </w:rPr>
  </w:style>
  <w:style w:type="paragraph" w:styleId="Revision">
    <w:name w:val="Revision"/>
    <w:hidden/>
    <w:uiPriority w:val="99"/>
    <w:semiHidden/>
    <w:rsid w:val="00E80FD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467</Words>
  <Characters>2665</Characters>
  <Application>Microsoft Office Word</Application>
  <DocSecurity>0</DocSecurity>
  <Lines>22</Lines>
  <Paragraphs>6</Paragraphs>
  <ScaleCrop>false</ScaleCrop>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Academic Formatter</cp:lastModifiedBy>
  <cp:revision>12</cp:revision>
  <dcterms:created xsi:type="dcterms:W3CDTF">2026-02-23T06:51:00Z</dcterms:created>
  <dcterms:modified xsi:type="dcterms:W3CDTF">2026-02-24T08:31:00Z</dcterms:modified>
</cp:coreProperties>
</file>