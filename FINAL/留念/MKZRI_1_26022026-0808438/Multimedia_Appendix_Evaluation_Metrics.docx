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B394" w14:textId="15F4F514" w:rsidR="0001701C" w:rsidRPr="008A1C01" w:rsidRDefault="0001701C" w:rsidP="0001701C">
      <w:pPr>
        <w:spacing w:line="240" w:lineRule="auto"/>
        <w:rPr>
          <w:rFonts w:ascii="Calibri" w:eastAsia="PMingLiU" w:hAnsi="Calibri"/>
          <w:b/>
          <w:bCs/>
          <w:szCs w:val="22"/>
          <w:lang w:eastAsia="zh-TW"/>
          <w14:ligatures w14:val="none"/>
        </w:rPr>
      </w:pPr>
      <w:commentRangeStart w:id="0"/>
      <w:r w:rsidRPr="008A1C01">
        <w:rPr>
          <w:rFonts w:ascii="Calibri" w:eastAsia="PMingLiU" w:hAnsi="Calibri"/>
          <w:b/>
          <w:bCs/>
          <w:szCs w:val="22"/>
          <w:lang w:eastAsia="zh-TW"/>
          <w14:ligatures w14:val="none"/>
        </w:rPr>
        <w:t>Multimedia Appendix 6</w:t>
      </w:r>
      <w:commentRangeEnd w:id="0"/>
      <w:r w:rsidRPr="008A1C01">
        <w:rPr>
          <w:rStyle w:val="CommentReference"/>
          <w:rFonts w:ascii="Calibri" w:eastAsia="PMingLiU" w:hAnsi="Calibri"/>
          <w:b/>
          <w:bCs/>
          <w:sz w:val="24"/>
          <w:szCs w:val="22"/>
          <w:lang w:eastAsia="zh-TW"/>
          <w14:ligatures w14:val="none"/>
        </w:rPr>
        <w:commentReference w:id="0"/>
      </w:r>
    </w:p>
    <w:p w14:paraId="4EFB0517" w14:textId="533439A3" w:rsidR="0001701C" w:rsidRPr="008A1C01" w:rsidRDefault="0001701C" w:rsidP="0001701C">
      <w:pPr>
        <w:spacing w:line="240" w:lineRule="auto"/>
        <w:rPr>
          <w:rFonts w:ascii="Calibri" w:eastAsia="PMingLiU" w:hAnsi="Calibri"/>
          <w:b/>
          <w:bCs/>
          <w:szCs w:val="22"/>
          <w:lang w:eastAsia="zh-TW"/>
          <w14:ligatures w14:val="none"/>
        </w:rPr>
      </w:pPr>
      <w:r w:rsidRPr="008A1C01">
        <w:rPr>
          <w:rFonts w:ascii="Calibri" w:eastAsia="PMingLiU" w:hAnsi="Calibri"/>
          <w:szCs w:val="22"/>
          <w:lang w:eastAsia="zh-TW"/>
          <w14:ligatures w14:val="none"/>
        </w:rPr>
        <w:t xml:space="preserve">Definitions of </w:t>
      </w:r>
      <w:ins w:id="1" w:author="Author">
        <w:r w:rsidRPr="008A1C01">
          <w:rPr>
            <w:rFonts w:ascii="Calibri" w:eastAsia="PMingLiU" w:hAnsi="Calibri"/>
            <w:szCs w:val="22"/>
            <w:lang w:eastAsia="zh-TW"/>
            <w14:ligatures w14:val="none"/>
          </w:rPr>
          <w:t>E</w:t>
        </w:r>
      </w:ins>
      <w:del w:id="2" w:author="Author">
        <w:r w:rsidRPr="008A1C01" w:rsidDel="0001701C">
          <w:rPr>
            <w:rFonts w:ascii="Calibri" w:eastAsia="PMingLiU" w:hAnsi="Calibri"/>
            <w:szCs w:val="22"/>
            <w:lang w:eastAsia="zh-TW"/>
            <w14:ligatures w14:val="none"/>
          </w:rPr>
          <w:delText>e</w:delText>
        </w:r>
      </w:del>
      <w:r w:rsidRPr="008A1C01">
        <w:rPr>
          <w:rFonts w:ascii="Calibri" w:eastAsia="PMingLiU" w:hAnsi="Calibri"/>
          <w:szCs w:val="22"/>
          <w:lang w:eastAsia="zh-TW"/>
          <w14:ligatures w14:val="none"/>
        </w:rPr>
        <w:t xml:space="preserve">valuation </w:t>
      </w:r>
      <w:ins w:id="3" w:author="Author">
        <w:r w:rsidRPr="008A1C01">
          <w:rPr>
            <w:rFonts w:ascii="Calibri" w:eastAsia="PMingLiU" w:hAnsi="Calibri"/>
            <w:szCs w:val="22"/>
            <w:lang w:eastAsia="zh-TW"/>
            <w14:ligatures w14:val="none"/>
          </w:rPr>
          <w:t>M</w:t>
        </w:r>
      </w:ins>
      <w:del w:id="4" w:author="Author">
        <w:r w:rsidRPr="008A1C01" w:rsidDel="0001701C">
          <w:rPr>
            <w:rFonts w:ascii="Calibri" w:eastAsia="PMingLiU" w:hAnsi="Calibri"/>
            <w:szCs w:val="22"/>
            <w:lang w:eastAsia="zh-TW"/>
            <w14:ligatures w14:val="none"/>
          </w:rPr>
          <w:delText>m</w:delText>
        </w:r>
      </w:del>
      <w:r w:rsidRPr="008A1C01">
        <w:rPr>
          <w:rFonts w:ascii="Calibri" w:eastAsia="PMingLiU" w:hAnsi="Calibri"/>
          <w:szCs w:val="22"/>
          <w:lang w:eastAsia="zh-TW"/>
          <w14:ligatures w14:val="none"/>
        </w:rPr>
        <w:t>etrics</w:t>
      </w:r>
    </w:p>
    <w:tbl>
      <w:tblPr>
        <w:tblW w:w="8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2"/>
      </w:tblGrid>
      <w:tr w:rsidR="0001701C" w:rsidRPr="008A1C01" w14:paraId="2F62D2E1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FF1268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Evaluation index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71EB75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Description/definition</w:t>
            </w:r>
          </w:p>
        </w:tc>
      </w:tr>
      <w:tr w:rsidR="0001701C" w:rsidRPr="008A1C01" w14:paraId="697111D7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40C060" w14:textId="331A13E2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True positive</w:t>
            </w:r>
            <w:del w:id="5" w:author="Author">
              <w:r w:rsidRPr="008A1C01" w:rsidDel="00A31D5B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 xml:space="preserve"> (TP )</w:delText>
              </w:r>
            </w:del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211D62" w14:textId="032F08D5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The number of patients who had </w:t>
            </w:r>
            <w:ins w:id="6" w:author="Author">
              <w:r w:rsidR="008A1C01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a</w:t>
              </w:r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n</w:t>
              </w:r>
              <w:r w:rsidR="008A1C01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unplanned readmission and were also predicted to have </w:t>
            </w:r>
            <w:ins w:id="7" w:author="Author">
              <w:r w:rsidR="008A1C01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a</w:t>
              </w:r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n</w:t>
              </w:r>
              <w:r w:rsidR="008A1C01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unplanned readmission by the model.</w:t>
            </w:r>
          </w:p>
        </w:tc>
      </w:tr>
      <w:tr w:rsidR="0001701C" w:rsidRPr="008A1C01" w14:paraId="208B5E30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C64BC2" w14:textId="1F4BDF35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False positive</w:t>
            </w:r>
            <w:del w:id="8" w:author="Author">
              <w:r w:rsidRPr="008A1C01" w:rsidDel="00A31D5B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 xml:space="preserve"> (FP)</w:delText>
              </w:r>
            </w:del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552579" w14:textId="2E269611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The number of patients who did not have </w:t>
            </w:r>
            <w:ins w:id="9" w:author="Author">
              <w:r w:rsidR="008A1C01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a</w:t>
              </w:r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n</w:t>
              </w:r>
              <w:r w:rsidR="008A1C01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unplanned readmission but were predicted to have </w:t>
            </w:r>
            <w:ins w:id="10" w:author="Author"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an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unplanned readmission by the model.</w:t>
            </w:r>
          </w:p>
        </w:tc>
      </w:tr>
      <w:tr w:rsidR="0001701C" w:rsidRPr="008A1C01" w14:paraId="1EE8A40C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A91901" w14:textId="437FBB5B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True negative</w:t>
            </w:r>
            <w:del w:id="11" w:author="Author">
              <w:r w:rsidRPr="008A1C01" w:rsidDel="00A31D5B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 xml:space="preserve"> (TN)</w:delText>
              </w:r>
            </w:del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30EC5D" w14:textId="2BC83D5A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The number of patients who did not have </w:t>
            </w:r>
            <w:ins w:id="12" w:author="Author"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an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unplanned readmission and were also not predicted to have </w:t>
            </w:r>
            <w:ins w:id="13" w:author="Author"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an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unplanned readmission by the model.</w:t>
            </w:r>
          </w:p>
        </w:tc>
      </w:tr>
      <w:tr w:rsidR="0001701C" w:rsidRPr="008A1C01" w14:paraId="744EA669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EA285D" w14:textId="3DE4B1D4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False negative</w:t>
            </w:r>
            <w:del w:id="14" w:author="Author">
              <w:r w:rsidRPr="008A1C01" w:rsidDel="00A31D5B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 xml:space="preserve"> (FN)</w:delText>
              </w:r>
            </w:del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1B66FA" w14:textId="4F6ACA1E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The number of patients who had </w:t>
            </w:r>
            <w:ins w:id="15" w:author="Author"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an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unplanned readmission but were not predicted to have </w:t>
            </w:r>
            <w:ins w:id="16" w:author="Author"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an 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unplanned readmission by the</w:t>
            </w:r>
          </w:p>
          <w:p w14:paraId="654A73F0" w14:textId="1B57FAAC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del w:id="17" w:author="Author">
              <w:r w:rsidRPr="008A1C01" w:rsidDel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>Model</w:delText>
              </w:r>
            </w:del>
            <w:ins w:id="18" w:author="Author">
              <w:r w:rsid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m</w:t>
              </w:r>
              <w:r w:rsidR="008A1C01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odel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.</w:t>
            </w:r>
          </w:p>
        </w:tc>
      </w:tr>
      <w:tr w:rsidR="0001701C" w:rsidRPr="008A1C01" w14:paraId="35379831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52FD63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Precision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CF8086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The proportion of true positive results among all instances predicted as positive. </w:t>
            </w:r>
          </w:p>
          <w:p w14:paraId="1D829269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TP / (TP + FP)</w:t>
            </w:r>
          </w:p>
        </w:tc>
      </w:tr>
      <w:tr w:rsidR="0001701C" w:rsidRPr="008A1C01" w14:paraId="6044D10E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D665AB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Recall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07311B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The proportion of true positive results among all actual positive instances.</w:t>
            </w:r>
          </w:p>
          <w:p w14:paraId="2AF3A670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TP / (TP + FN)</w:t>
            </w:r>
          </w:p>
        </w:tc>
      </w:tr>
      <w:tr w:rsidR="0001701C" w:rsidRPr="008A1C01" w14:paraId="3D80D113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14F308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Sensitivity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BC57CA" w14:textId="601D1695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Identical to </w:t>
            </w:r>
            <w:del w:id="19" w:author="Author">
              <w:r w:rsidRPr="008A1C01" w:rsidDel="002103AD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>Recall</w:delText>
              </w:r>
            </w:del>
            <w:ins w:id="20" w:author="Author">
              <w:r w:rsidR="002103AD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r</w:t>
              </w:r>
              <w:r w:rsidR="002103AD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ecall</w:t>
              </w:r>
            </w:ins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; the ability of a test to correctly identify those with the disease.</w:t>
            </w:r>
          </w:p>
        </w:tc>
      </w:tr>
      <w:tr w:rsidR="0001701C" w:rsidRPr="008A1C01" w14:paraId="4299DDC7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E1A6F0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Specificity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CE0148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The ability of a test to correctly identify those without the disease (True Negative Rate)</w:t>
            </w:r>
          </w:p>
          <w:p w14:paraId="3213F48F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TN / (TN + FP)</w:t>
            </w:r>
          </w:p>
        </w:tc>
      </w:tr>
      <w:tr w:rsidR="0001701C" w:rsidRPr="008A1C01" w14:paraId="4A2410A1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DDEE3E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F1 Score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0976ED" w14:textId="7F14BB8A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The harmonic mean </w:t>
            </w:r>
            <w:ins w:id="21" w:author="Author">
              <w:r w:rsidR="002103AD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between</w:t>
              </w:r>
            </w:ins>
            <w:del w:id="22" w:author="Author">
              <w:r w:rsidRPr="008A1C01" w:rsidDel="002103AD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>of</w:delText>
              </w:r>
            </w:del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 precision and recall. The formula is as follows: F1 = 2 / (1 / Precision + 1 / Recall)</w:t>
            </w:r>
          </w:p>
        </w:tc>
      </w:tr>
      <w:tr w:rsidR="0001701C" w:rsidRPr="008A1C01" w14:paraId="3AE08A5B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9EC29C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lastRenderedPageBreak/>
              <w:t>Accuracy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9CB782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The proportion of total correct predictions (both true positives and true negatives) among the total number of cases examined.</w:t>
            </w:r>
          </w:p>
          <w:p w14:paraId="4C38D217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(TP + TN) / (TP + TN + FP + FN)</w:t>
            </w:r>
          </w:p>
        </w:tc>
      </w:tr>
      <w:tr w:rsidR="0001701C" w:rsidRPr="008A1C01" w14:paraId="06181F38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28A245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AUROC </w:t>
            </w:r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8E60968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Area under the receiver operating characteristic curve.</w:t>
            </w:r>
          </w:p>
          <w:p w14:paraId="0C03BA8B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A performance metric that represents the probability that a classifier will rank a randomly chosen positive instance higher than a randomly chosen negative one.</w:t>
            </w:r>
          </w:p>
        </w:tc>
      </w:tr>
      <w:tr w:rsidR="0001701C" w:rsidRPr="008A1C01" w14:paraId="440933A8" w14:textId="77777777" w:rsidTr="00386D2C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726E13" w14:textId="0A1CDE56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 xml:space="preserve">Brier </w:t>
            </w:r>
            <w:del w:id="23" w:author="Author">
              <w:r w:rsidRPr="008A1C01" w:rsidDel="005D5F12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delText xml:space="preserve">Score </w:delText>
              </w:r>
            </w:del>
            <w:ins w:id="24" w:author="Author">
              <w:r w:rsidR="005D5F12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>s</w:t>
              </w:r>
              <w:r w:rsidR="005D5F12" w:rsidRPr="008A1C01">
                <w:rPr>
                  <w:rFonts w:ascii="Calibri" w:eastAsia="PMingLiU" w:hAnsi="Calibri"/>
                  <w:szCs w:val="22"/>
                  <w:lang w:eastAsia="zh-TW"/>
                  <w14:ligatures w14:val="none"/>
                </w:rPr>
                <w:t xml:space="preserve">core </w:t>
              </w:r>
            </w:ins>
          </w:p>
        </w:tc>
        <w:tc>
          <w:tcPr>
            <w:tcW w:w="6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F5BAB9" w14:textId="77777777" w:rsidR="0001701C" w:rsidRPr="008A1C01" w:rsidRDefault="0001701C" w:rsidP="0001701C">
            <w:pPr>
              <w:spacing w:line="240" w:lineRule="auto"/>
              <w:rPr>
                <w:rFonts w:ascii="Calibri" w:eastAsia="PMingLiU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PMingLiU" w:hAnsi="Calibri"/>
                <w:szCs w:val="22"/>
                <w:lang w:eastAsia="zh-TW"/>
                <w14:ligatures w14:val="none"/>
              </w:rPr>
              <w:t>A score that measures the accuracy of probabilistic predictions; it is the mean squared difference between predicted probabilities and the actual outcomes.</w:t>
            </w:r>
          </w:p>
        </w:tc>
      </w:tr>
    </w:tbl>
    <w:p w14:paraId="300F95D0" w14:textId="77777777" w:rsidR="0001701C" w:rsidRPr="008A1C01" w:rsidRDefault="0001701C" w:rsidP="0001701C">
      <w:pPr>
        <w:spacing w:line="240" w:lineRule="auto"/>
        <w:rPr>
          <w:rFonts w:ascii="Calibri" w:eastAsia="PMingLiU" w:hAnsi="Calibri"/>
          <w:szCs w:val="22"/>
          <w:lang w:eastAsia="zh-TW"/>
          <w14:ligatures w14:val="none"/>
        </w:rPr>
      </w:pPr>
    </w:p>
    <w:p w14:paraId="3F06759E" w14:textId="77777777" w:rsidR="0001701C" w:rsidRPr="008A1C01" w:rsidRDefault="0001701C" w:rsidP="00974EB2">
      <w:pPr>
        <w:spacing w:line="240" w:lineRule="auto"/>
        <w:rPr>
          <w:rFonts w:ascii="Calibri" w:eastAsia="PMingLiU" w:hAnsi="Calibri"/>
          <w:b/>
          <w:bCs/>
          <w:szCs w:val="22"/>
          <w:lang w:eastAsia="zh-TW"/>
          <w14:ligatures w14:val="none"/>
        </w:rPr>
      </w:pPr>
    </w:p>
    <w:sectPr w:rsidR="0001701C" w:rsidRPr="008A1C01" w:rsidSect="008559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3F8C4714" w14:textId="77777777" w:rsidR="0001701C" w:rsidRDefault="0001701C" w:rsidP="0001701C">
      <w:pPr>
        <w:pStyle w:val="CommentText"/>
      </w:pPr>
      <w:r>
        <w:rPr>
          <w:rStyle w:val="CommentReference"/>
        </w:rPr>
        <w:annotationRef/>
      </w:r>
      <w:r>
        <w:t>I have placed each Multimedia Appendix in a separate file, providing separate names for each instead of numbering them. This is because the target journal requires so. Check the guidance:</w:t>
      </w:r>
    </w:p>
    <w:p w14:paraId="038F9B9A" w14:textId="77777777" w:rsidR="0001701C" w:rsidRDefault="0001701C" w:rsidP="0001701C">
      <w:pPr>
        <w:pStyle w:val="CommentText"/>
      </w:pPr>
    </w:p>
    <w:p w14:paraId="37510231" w14:textId="77777777" w:rsidR="0001701C" w:rsidRDefault="0001701C" w:rsidP="0001701C">
      <w:pPr>
        <w:pStyle w:val="CommentText"/>
      </w:pPr>
      <w:r>
        <w:t>“</w:t>
      </w:r>
      <w:r>
        <w:rPr>
          <w:b/>
          <w:bCs/>
        </w:rPr>
        <w:t>Checks before uploading a multimedia appendix file:</w:t>
      </w:r>
    </w:p>
    <w:p w14:paraId="39CDE1D3" w14:textId="77777777" w:rsidR="0001701C" w:rsidRDefault="0001701C" w:rsidP="0001701C">
      <w:pPr>
        <w:pStyle w:val="CommentText"/>
      </w:pPr>
      <w:r>
        <w:t xml:space="preserve">a. Do </w:t>
      </w:r>
      <w:r>
        <w:rPr>
          <w:b/>
          <w:bCs/>
        </w:rPr>
        <w:t>not</w:t>
      </w:r>
      <w:r>
        <w:t xml:space="preserve"> include the title of the manuscript within the multimedia appendix file as this is likely to change during the copyediting and proofreading processes.</w:t>
      </w:r>
    </w:p>
    <w:p w14:paraId="6E188A2E" w14:textId="77777777" w:rsidR="0001701C" w:rsidRDefault="0001701C" w:rsidP="0001701C">
      <w:pPr>
        <w:pStyle w:val="CommentText"/>
      </w:pPr>
      <w:r>
        <w:t xml:space="preserve">b. Do </w:t>
      </w:r>
      <w:r>
        <w:rPr>
          <w:b/>
          <w:bCs/>
        </w:rPr>
        <w:t>not</w:t>
      </w:r>
      <w:r>
        <w:t xml:space="preserve"> number in the document itself; eg, the title of your document should be descriptive, although it can simply be “Multimedia Appendix”, but it should not be “Multimedia Appendix 1”, “Multimedia Appendix 2”, etc.”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188A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188A2E" w16cid:durableId="4994CA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1701C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B3182"/>
    <w:rsid w:val="001C574B"/>
    <w:rsid w:val="001D0399"/>
    <w:rsid w:val="001F0F88"/>
    <w:rsid w:val="001F6583"/>
    <w:rsid w:val="00202D65"/>
    <w:rsid w:val="002103AD"/>
    <w:rsid w:val="00216868"/>
    <w:rsid w:val="00217D5C"/>
    <w:rsid w:val="002319A2"/>
    <w:rsid w:val="00247494"/>
    <w:rsid w:val="00256FD3"/>
    <w:rsid w:val="00261953"/>
    <w:rsid w:val="002658C2"/>
    <w:rsid w:val="00297784"/>
    <w:rsid w:val="002A0766"/>
    <w:rsid w:val="002B292D"/>
    <w:rsid w:val="002B4C53"/>
    <w:rsid w:val="002D3A1E"/>
    <w:rsid w:val="002E15C3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57AE"/>
    <w:rsid w:val="005D5F12"/>
    <w:rsid w:val="005E054A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4CE"/>
    <w:rsid w:val="00876897"/>
    <w:rsid w:val="00881FBF"/>
    <w:rsid w:val="00897ACB"/>
    <w:rsid w:val="008A1C01"/>
    <w:rsid w:val="008A286F"/>
    <w:rsid w:val="008A4EB2"/>
    <w:rsid w:val="008B26B2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74EB2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1D5B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1AC6"/>
    <w:rsid w:val="00B32D56"/>
    <w:rsid w:val="00B33117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1573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45"/>
  </w:style>
  <w:style w:type="paragraph" w:styleId="Heading1">
    <w:name w:val="heading 1"/>
    <w:basedOn w:val="Normal"/>
    <w:next w:val="Normal"/>
    <w:link w:val="Heading1Char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Paragraph"/>
    <w:link w:val="Heading3Char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0C5C7D"/>
    <w:pPr>
      <w:spacing w:before="3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mine">
    <w:name w:val="Normal mine"/>
    <w:basedOn w:val="BodyText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BodyTextChar"/>
    <w:link w:val="Normalmine"/>
    <w:rsid w:val="003C4394"/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C5C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C7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15045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Normal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0C5C7D"/>
  </w:style>
  <w:style w:type="paragraph" w:customStyle="1" w:styleId="Abstract">
    <w:name w:val="Abstract"/>
    <w:basedOn w:val="Normal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Normal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Normal"/>
    <w:qFormat/>
    <w:rsid w:val="00115045"/>
    <w:pPr>
      <w:spacing w:before="240"/>
    </w:pPr>
  </w:style>
  <w:style w:type="paragraph" w:customStyle="1" w:styleId="Displayedquotation">
    <w:name w:val="Displayed quotation"/>
    <w:basedOn w:val="Normal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Normal"/>
    <w:qFormat/>
    <w:rsid w:val="00115045"/>
    <w:pPr>
      <w:spacing w:before="120"/>
    </w:pPr>
  </w:style>
  <w:style w:type="paragraph" w:customStyle="1" w:styleId="Tabletitle">
    <w:name w:val="Table title"/>
    <w:basedOn w:val="Normal"/>
    <w:next w:val="Normal"/>
    <w:qFormat/>
    <w:rsid w:val="00115045"/>
    <w:pPr>
      <w:spacing w:before="240"/>
    </w:pPr>
  </w:style>
  <w:style w:type="paragraph" w:customStyle="1" w:styleId="Figurecaption">
    <w:name w:val="Figure caption"/>
    <w:basedOn w:val="Normal"/>
    <w:next w:val="Normal"/>
    <w:qFormat/>
    <w:rsid w:val="00115045"/>
    <w:pPr>
      <w:spacing w:before="240"/>
    </w:pPr>
  </w:style>
  <w:style w:type="paragraph" w:customStyle="1" w:styleId="Footnotes">
    <w:name w:val="Footnotes"/>
    <w:basedOn w:val="Normal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Normal"/>
    <w:qFormat/>
    <w:rsid w:val="00115045"/>
    <w:pPr>
      <w:spacing w:before="240"/>
    </w:pPr>
  </w:style>
  <w:style w:type="paragraph" w:customStyle="1" w:styleId="Normalparagraphstyle">
    <w:name w:val="Normal paragraph style"/>
    <w:basedOn w:val="Normal"/>
    <w:next w:val="Normal"/>
    <w:rsid w:val="000C5C7D"/>
  </w:style>
  <w:style w:type="paragraph" w:customStyle="1" w:styleId="Paragraph">
    <w:name w:val="Paragraph"/>
    <w:basedOn w:val="Normal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115045"/>
    <w:pPr>
      <w:ind w:firstLine="720"/>
    </w:pPr>
  </w:style>
  <w:style w:type="paragraph" w:customStyle="1" w:styleId="References">
    <w:name w:val="References"/>
    <w:basedOn w:val="Normal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Normal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DefaultParagraphFont"/>
    <w:rsid w:val="000C5C7D"/>
  </w:style>
  <w:style w:type="character" w:customStyle="1" w:styleId="marky38kmyxnj">
    <w:name w:val="marky38kmyxnj"/>
    <w:basedOn w:val="DefaultParagraphFont"/>
    <w:rsid w:val="000C5C7D"/>
  </w:style>
  <w:style w:type="character" w:customStyle="1" w:styleId="cf01">
    <w:name w:val="cf0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Normal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CommentText"/>
    <w:autoRedefine/>
    <w:rsid w:val="000C5C7D"/>
    <w:pPr>
      <w:spacing w:after="200"/>
    </w:pPr>
    <w:rPr>
      <w:rFonts w:eastAsiaTheme="minorEastAsia"/>
      <w:szCs w:val="22"/>
    </w:rPr>
  </w:style>
  <w:style w:type="paragraph" w:styleId="CommentText">
    <w:name w:val="annotation text"/>
    <w:basedOn w:val="Normal"/>
    <w:link w:val="CommentTextChar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DefaultParagraphFont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115045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rsid w:val="000C5C7D"/>
    <w:rPr>
      <w:rFonts w:ascii="Times New Roman" w:hAnsi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4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NormalIndent">
    <w:name w:val="Normal Indent"/>
    <w:basedOn w:val="Normal"/>
    <w:rsid w:val="000C5C7D"/>
    <w:pPr>
      <w:ind w:left="720"/>
    </w:pPr>
  </w:style>
  <w:style w:type="paragraph" w:styleId="FootnoteText">
    <w:name w:val="footnote text"/>
    <w:basedOn w:val="Normal"/>
    <w:link w:val="FootnoteTextChar"/>
    <w:autoRedefine/>
    <w:rsid w:val="000C5C7D"/>
    <w:pPr>
      <w:ind w:left="284" w:hanging="284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0C5C7D"/>
    <w:rPr>
      <w:rFonts w:ascii="Times New Roman" w:hAnsi="Times New Roman"/>
      <w:szCs w:val="20"/>
    </w:rPr>
  </w:style>
  <w:style w:type="paragraph" w:styleId="Header">
    <w:name w:val="header"/>
    <w:basedOn w:val="Normal"/>
    <w:link w:val="HeaderChar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0C5C7D"/>
    <w:rPr>
      <w:rFonts w:ascii="Times New Roman" w:hAnsi="Times New Roman"/>
    </w:rPr>
  </w:style>
  <w:style w:type="paragraph" w:styleId="Footer">
    <w:name w:val="footer"/>
    <w:basedOn w:val="Normal"/>
    <w:link w:val="FooterChar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0C5C7D"/>
    <w:rPr>
      <w:rFonts w:ascii="Times New Roman" w:hAnsi="Times New Roman"/>
    </w:rPr>
  </w:style>
  <w:style w:type="character" w:styleId="FootnoteReference">
    <w:name w:val="footnote reference"/>
    <w:basedOn w:val="DefaultParagraphFont"/>
    <w:rsid w:val="000C5C7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C5C7D"/>
    <w:rPr>
      <w:sz w:val="16"/>
      <w:szCs w:val="16"/>
    </w:rPr>
  </w:style>
  <w:style w:type="character" w:styleId="EndnoteReference">
    <w:name w:val="endnote reference"/>
    <w:basedOn w:val="DefaultParagraphFont"/>
    <w:rsid w:val="000C5C7D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0C5C7D"/>
    <w:pPr>
      <w:ind w:left="284" w:hanging="284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0C5C7D"/>
    <w:rPr>
      <w:rFonts w:ascii="Times New Roman" w:hAnsi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rsid w:val="000C5C7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04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1701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Academic Formatter</cp:lastModifiedBy>
  <cp:revision>16</cp:revision>
  <dcterms:created xsi:type="dcterms:W3CDTF">2026-02-23T06:51:00Z</dcterms:created>
  <dcterms:modified xsi:type="dcterms:W3CDTF">2026-02-24T08:31:00Z</dcterms:modified>
</cp:coreProperties>
</file>