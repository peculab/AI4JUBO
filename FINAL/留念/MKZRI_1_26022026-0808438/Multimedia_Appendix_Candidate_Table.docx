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8C472" w14:textId="78604448" w:rsidR="008A4EB2" w:rsidRPr="00B4245A" w:rsidRDefault="008A4EB2" w:rsidP="008A4EB2">
      <w:pPr>
        <w:widowControl w:val="0"/>
        <w:spacing w:line="240" w:lineRule="auto"/>
        <w:rPr>
          <w:rFonts w:ascii="Calibri" w:eastAsia="PMingLiU" w:hAnsi="Calibri" w:cs="Calibri"/>
          <w:b/>
          <w:bCs/>
          <w:lang w:eastAsia="zh-TW"/>
          <w14:ligatures w14:val="none"/>
        </w:rPr>
      </w:pPr>
      <w:commentRangeStart w:id="0"/>
      <w:r w:rsidRPr="00B4245A">
        <w:rPr>
          <w:rFonts w:ascii="Calibri" w:eastAsia="PMingLiU" w:hAnsi="Calibri" w:cs="Calibri"/>
          <w:b/>
          <w:bCs/>
          <w:lang w:eastAsia="zh-TW"/>
          <w14:ligatures w14:val="none"/>
        </w:rPr>
        <w:t>Multimedia Appendix 3</w:t>
      </w:r>
      <w:commentRangeEnd w:id="0"/>
      <w:r w:rsidRPr="00B4245A">
        <w:rPr>
          <w:rStyle w:val="CommentReference"/>
          <w:rFonts w:ascii="Calibri" w:eastAsia="PMingLiU" w:hAnsi="Calibri" w:cs="Calibri"/>
          <w:b/>
          <w:bCs/>
          <w:sz w:val="24"/>
          <w:szCs w:val="24"/>
          <w:lang w:eastAsia="zh-TW"/>
          <w14:ligatures w14:val="none"/>
        </w:rPr>
        <w:commentReference w:id="0"/>
      </w:r>
    </w:p>
    <w:p w14:paraId="3C05304B" w14:textId="56B222F7" w:rsidR="008A4EB2" w:rsidRPr="00B4245A" w:rsidRDefault="008A4EB2" w:rsidP="008A4EB2">
      <w:pPr>
        <w:widowControl w:val="0"/>
        <w:spacing w:after="120" w:line="240" w:lineRule="auto"/>
        <w:rPr>
          <w:rFonts w:ascii="Calibri" w:eastAsia="Times New Roman" w:hAnsi="Calibri" w:cs="Calibri"/>
          <w:b/>
          <w:bCs/>
          <w:lang w:eastAsia="zh-TW"/>
          <w14:ligatures w14:val="none"/>
        </w:rPr>
      </w:pPr>
      <w:r w:rsidRPr="00B4245A">
        <w:rPr>
          <w:rFonts w:ascii="Calibri" w:eastAsia="Times New Roman" w:hAnsi="Calibri" w:cs="Calibri"/>
          <w:lang w:eastAsia="zh-TW"/>
          <w14:ligatures w14:val="none"/>
        </w:rPr>
        <w:t xml:space="preserve">The </w:t>
      </w:r>
      <w:ins w:id="1" w:author="Author">
        <w:r w:rsidR="008D300B" w:rsidRPr="00B4245A">
          <w:rPr>
            <w:rFonts w:ascii="Calibri" w:eastAsia="Times New Roman" w:hAnsi="Calibri" w:cs="Calibri"/>
            <w:lang w:eastAsia="zh-TW"/>
            <w14:ligatures w14:val="none"/>
          </w:rPr>
          <w:t>I</w:t>
        </w:r>
      </w:ins>
      <w:del w:id="2" w:author="Author">
        <w:r w:rsidRPr="00B4245A" w:rsidDel="008D300B">
          <w:rPr>
            <w:rFonts w:ascii="Calibri" w:eastAsia="Times New Roman" w:hAnsi="Calibri" w:cs="Calibri"/>
            <w:lang w:eastAsia="zh-TW"/>
            <w14:ligatures w14:val="none"/>
          </w:rPr>
          <w:delText>i</w:delText>
        </w:r>
      </w:del>
      <w:r w:rsidRPr="00B4245A">
        <w:rPr>
          <w:rFonts w:ascii="Calibri" w:eastAsia="Times New Roman" w:hAnsi="Calibri" w:cs="Calibri"/>
          <w:lang w:eastAsia="zh-TW"/>
          <w14:ligatures w14:val="none"/>
        </w:rPr>
        <w:t xml:space="preserve">ncluded </w:t>
      </w:r>
      <w:ins w:id="3" w:author="Author">
        <w:r w:rsidR="008D300B" w:rsidRPr="00B4245A">
          <w:rPr>
            <w:rFonts w:ascii="Calibri" w:eastAsia="Times New Roman" w:hAnsi="Calibri" w:cs="Calibri"/>
            <w:lang w:eastAsia="zh-TW"/>
            <w14:ligatures w14:val="none"/>
          </w:rPr>
          <w:t>C</w:t>
        </w:r>
      </w:ins>
      <w:del w:id="4" w:author="Author">
        <w:r w:rsidRPr="00B4245A" w:rsidDel="008D300B">
          <w:rPr>
            <w:rFonts w:ascii="Calibri" w:eastAsia="Times New Roman" w:hAnsi="Calibri" w:cs="Calibri"/>
            <w:lang w:eastAsia="zh-TW"/>
            <w14:ligatures w14:val="none"/>
          </w:rPr>
          <w:delText>c</w:delText>
        </w:r>
      </w:del>
      <w:r w:rsidRPr="00B4245A">
        <w:rPr>
          <w:rFonts w:ascii="Calibri" w:eastAsia="Times New Roman" w:hAnsi="Calibri" w:cs="Calibri"/>
          <w:lang w:eastAsia="zh-TW"/>
          <w14:ligatures w14:val="none"/>
        </w:rPr>
        <w:t xml:space="preserve">andidate </w:t>
      </w:r>
      <w:ins w:id="5" w:author="Author">
        <w:r w:rsidR="008D300B" w:rsidRPr="00B4245A">
          <w:rPr>
            <w:rFonts w:ascii="Calibri" w:eastAsia="Times New Roman" w:hAnsi="Calibri" w:cs="Calibri"/>
            <w:lang w:eastAsia="zh-TW"/>
            <w14:ligatures w14:val="none"/>
          </w:rPr>
          <w:t>P</w:t>
        </w:r>
      </w:ins>
      <w:del w:id="6" w:author="Author">
        <w:r w:rsidRPr="00B4245A" w:rsidDel="008D300B">
          <w:rPr>
            <w:rFonts w:ascii="Calibri" w:eastAsia="Times New Roman" w:hAnsi="Calibri" w:cs="Calibri"/>
            <w:lang w:eastAsia="zh-TW"/>
            <w14:ligatures w14:val="none"/>
          </w:rPr>
          <w:delText>p</w:delText>
        </w:r>
      </w:del>
      <w:r w:rsidRPr="00B4245A">
        <w:rPr>
          <w:rFonts w:ascii="Calibri" w:eastAsia="Times New Roman" w:hAnsi="Calibri" w:cs="Calibri"/>
          <w:lang w:eastAsia="zh-TW"/>
          <w14:ligatures w14:val="none"/>
        </w:rPr>
        <w:t>redictors</w:t>
      </w:r>
    </w:p>
    <w:tbl>
      <w:tblPr>
        <w:tblW w:w="5000" w:type="pct"/>
        <w:tblBorders>
          <w:top w:val="single" w:sz="4" w:space="0" w:color="000000"/>
          <w:left w:val="nil"/>
          <w:bottom w:val="single" w:sz="4" w:space="0" w:color="000000"/>
          <w:right w:val="nil"/>
          <w:insideH w:val="nil"/>
          <w:insideV w:val="nil"/>
        </w:tblBorders>
        <w:tblLook w:val="0400" w:firstRow="0" w:lastRow="0" w:firstColumn="0" w:lastColumn="0" w:noHBand="0" w:noVBand="1"/>
      </w:tblPr>
      <w:tblGrid>
        <w:gridCol w:w="1715"/>
        <w:gridCol w:w="5223"/>
        <w:gridCol w:w="3397"/>
        <w:gridCol w:w="2671"/>
      </w:tblGrid>
      <w:tr w:rsidR="008A4EB2" w:rsidRPr="00B4245A" w14:paraId="60B0CDE6" w14:textId="77777777" w:rsidTr="00B4245A">
        <w:tc>
          <w:tcPr>
            <w:tcW w:w="659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2E1A6FC9" w14:textId="77777777" w:rsidR="008A4EB2" w:rsidRPr="00B4245A" w:rsidRDefault="008A4EB2" w:rsidP="008A4EB2">
            <w:pPr>
              <w:widowControl w:val="0"/>
              <w:adjustRightInd w:val="0"/>
              <w:snapToGrid w:val="0"/>
              <w:spacing w:line="240" w:lineRule="auto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Category</w:t>
            </w:r>
          </w:p>
        </w:tc>
        <w:tc>
          <w:tcPr>
            <w:tcW w:w="2008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473F30E2" w14:textId="77777777" w:rsidR="008A4EB2" w:rsidRPr="00B4245A" w:rsidRDefault="008A4EB2" w:rsidP="008A4EB2">
            <w:pPr>
              <w:widowControl w:val="0"/>
              <w:adjustRightInd w:val="0"/>
              <w:snapToGrid w:val="0"/>
              <w:spacing w:line="240" w:lineRule="auto"/>
              <w:ind w:firstLine="5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Predictor variables</w:t>
            </w:r>
          </w:p>
        </w:tc>
        <w:tc>
          <w:tcPr>
            <w:tcW w:w="1306" w:type="pct"/>
            <w:tcBorders>
              <w:bottom w:val="single" w:sz="4" w:space="0" w:color="000000"/>
            </w:tcBorders>
          </w:tcPr>
          <w:p w14:paraId="5E433726" w14:textId="77777777" w:rsidR="008A4EB2" w:rsidRPr="00B4245A" w:rsidRDefault="008A4EB2" w:rsidP="008A4EB2">
            <w:pPr>
              <w:widowControl w:val="0"/>
              <w:adjustRightInd w:val="0"/>
              <w:snapToGrid w:val="0"/>
              <w:spacing w:line="240" w:lineRule="auto"/>
              <w:ind w:left="12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Content</w:t>
            </w:r>
          </w:p>
        </w:tc>
        <w:tc>
          <w:tcPr>
            <w:tcW w:w="1027" w:type="pct"/>
            <w:tcBorders>
              <w:top w:val="single" w:sz="4" w:space="0" w:color="000000"/>
              <w:bottom w:val="single" w:sz="4" w:space="0" w:color="000000"/>
            </w:tcBorders>
          </w:tcPr>
          <w:p w14:paraId="53A79FF8" w14:textId="77777777" w:rsidR="008A4EB2" w:rsidRPr="00B4245A" w:rsidRDefault="008A4EB2" w:rsidP="008A4EB2">
            <w:pPr>
              <w:widowControl w:val="0"/>
              <w:adjustRightInd w:val="0"/>
              <w:snapToGrid w:val="0"/>
              <w:spacing w:line="240" w:lineRule="auto"/>
              <w:ind w:firstLine="7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Definition</w:t>
            </w:r>
          </w:p>
        </w:tc>
      </w:tr>
      <w:tr w:rsidR="008A4EB2" w:rsidRPr="00B4245A" w14:paraId="4240C659" w14:textId="77777777" w:rsidTr="00B4245A">
        <w:tc>
          <w:tcPr>
            <w:tcW w:w="659" w:type="pct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79D7E477" w14:textId="53096104" w:rsidR="008A4EB2" w:rsidRPr="00B4245A" w:rsidRDefault="008A4EB2" w:rsidP="008A4EB2">
            <w:pPr>
              <w:widowControl w:val="0"/>
              <w:adjustRightInd w:val="0"/>
              <w:snapToGrid w:val="0"/>
              <w:spacing w:line="240" w:lineRule="auto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Demograph</w:t>
            </w:r>
            <w:ins w:id="7" w:author="Author">
              <w:r w:rsidR="00B4245A">
                <w:rPr>
                  <w:rFonts w:ascii="Calibri" w:eastAsia="Times New Roman" w:hAnsi="Calibri" w:cs="Calibri"/>
                  <w:lang w:eastAsia="zh-TW"/>
                  <w14:ligatures w14:val="none"/>
                </w:rPr>
                <w:t>ics</w:t>
              </w:r>
            </w:ins>
            <w:del w:id="8" w:author="Author">
              <w:r w:rsidRPr="00B4245A" w:rsidDel="00B4245A">
                <w:rPr>
                  <w:rFonts w:ascii="Calibri" w:eastAsia="Times New Roman" w:hAnsi="Calibri" w:cs="Calibri"/>
                  <w:lang w:eastAsia="zh-TW"/>
                  <w14:ligatures w14:val="none"/>
                </w:rPr>
                <w:delText>y</w:delText>
              </w:r>
            </w:del>
          </w:p>
        </w:tc>
        <w:tc>
          <w:tcPr>
            <w:tcW w:w="2008" w:type="pct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6A64A95B" w14:textId="77777777" w:rsidR="008A4EB2" w:rsidRPr="00B4245A" w:rsidRDefault="008A4EB2" w:rsidP="008A4EB2">
            <w:pPr>
              <w:widowControl w:val="0"/>
              <w:adjustRightInd w:val="0"/>
              <w:snapToGrid w:val="0"/>
              <w:spacing w:line="240" w:lineRule="auto"/>
              <w:ind w:left="421" w:hanging="337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Age</w:t>
            </w:r>
          </w:p>
        </w:tc>
        <w:tc>
          <w:tcPr>
            <w:tcW w:w="1306" w:type="pct"/>
            <w:tcBorders>
              <w:top w:val="single" w:sz="4" w:space="0" w:color="000000"/>
              <w:bottom w:val="nil"/>
            </w:tcBorders>
          </w:tcPr>
          <w:p w14:paraId="32C1F947" w14:textId="77777777" w:rsidR="008A4EB2" w:rsidRPr="00B4245A" w:rsidRDefault="008A4EB2" w:rsidP="008A4EB2">
            <w:pPr>
              <w:widowControl w:val="0"/>
              <w:adjustRightInd w:val="0"/>
              <w:snapToGrid w:val="0"/>
              <w:spacing w:line="240" w:lineRule="auto"/>
              <w:ind w:left="79" w:firstLine="1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Age at admission</w:t>
            </w: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ab/>
              <w:t>(years)</w:t>
            </w:r>
          </w:p>
        </w:tc>
        <w:tc>
          <w:tcPr>
            <w:tcW w:w="1027" w:type="pct"/>
            <w:vMerge w:val="restart"/>
            <w:tcBorders>
              <w:top w:val="single" w:sz="4" w:space="0" w:color="000000"/>
            </w:tcBorders>
          </w:tcPr>
          <w:p w14:paraId="5684DDE0" w14:textId="77777777" w:rsidR="008A4EB2" w:rsidRPr="00B4245A" w:rsidRDefault="008A4EB2" w:rsidP="008A4EB2">
            <w:pPr>
              <w:widowControl w:val="0"/>
              <w:adjustRightInd w:val="0"/>
              <w:snapToGrid w:val="0"/>
              <w:spacing w:line="240" w:lineRule="auto"/>
              <w:ind w:left="467" w:hanging="385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Age (in years) and sex were recorded at admission.</w:t>
            </w:r>
          </w:p>
        </w:tc>
      </w:tr>
      <w:tr w:rsidR="008A4EB2" w:rsidRPr="00B4245A" w14:paraId="1CA86F49" w14:textId="77777777" w:rsidTr="00B4245A">
        <w:tc>
          <w:tcPr>
            <w:tcW w:w="659" w:type="pct"/>
            <w:vMerge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4A06145B" w14:textId="77777777" w:rsidR="008A4EB2" w:rsidRPr="00B4245A" w:rsidRDefault="008A4EB2" w:rsidP="008A4E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djustRightInd w:val="0"/>
              <w:snapToGrid w:val="0"/>
              <w:spacing w:line="240" w:lineRule="auto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  <w:tc>
          <w:tcPr>
            <w:tcW w:w="2008" w:type="pct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6647C099" w14:textId="77777777" w:rsidR="008A4EB2" w:rsidRPr="00B4245A" w:rsidRDefault="008A4EB2" w:rsidP="008A4EB2">
            <w:pPr>
              <w:widowControl w:val="0"/>
              <w:adjustRightInd w:val="0"/>
              <w:snapToGrid w:val="0"/>
              <w:spacing w:line="240" w:lineRule="auto"/>
              <w:ind w:left="810" w:hanging="726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Sex</w:t>
            </w:r>
          </w:p>
        </w:tc>
        <w:tc>
          <w:tcPr>
            <w:tcW w:w="1306" w:type="pct"/>
            <w:tcBorders>
              <w:top w:val="nil"/>
              <w:bottom w:val="single" w:sz="4" w:space="0" w:color="000000"/>
            </w:tcBorders>
          </w:tcPr>
          <w:p w14:paraId="69B489BE" w14:textId="77777777" w:rsidR="008A4EB2" w:rsidRPr="00B4245A" w:rsidRDefault="008A4EB2" w:rsidP="008A4EB2">
            <w:pPr>
              <w:widowControl w:val="0"/>
              <w:adjustRightInd w:val="0"/>
              <w:snapToGrid w:val="0"/>
              <w:spacing w:line="240" w:lineRule="auto"/>
              <w:ind w:left="79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Male / Female</w:t>
            </w:r>
          </w:p>
        </w:tc>
        <w:tc>
          <w:tcPr>
            <w:tcW w:w="1027" w:type="pct"/>
            <w:vMerge/>
            <w:tcBorders>
              <w:top w:val="single" w:sz="4" w:space="0" w:color="000000"/>
            </w:tcBorders>
          </w:tcPr>
          <w:p w14:paraId="4E1527E6" w14:textId="77777777" w:rsidR="008A4EB2" w:rsidRPr="00B4245A" w:rsidRDefault="008A4EB2" w:rsidP="008A4E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djustRightInd w:val="0"/>
              <w:snapToGrid w:val="0"/>
              <w:spacing w:line="240" w:lineRule="auto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</w:tr>
      <w:tr w:rsidR="008A4EB2" w:rsidRPr="00B4245A" w14:paraId="546F8DE1" w14:textId="77777777" w:rsidTr="00B4245A">
        <w:tc>
          <w:tcPr>
            <w:tcW w:w="659" w:type="pct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04C1F700" w14:textId="77777777" w:rsidR="008A4EB2" w:rsidRPr="00B4245A" w:rsidRDefault="008A4EB2" w:rsidP="008A4EB2">
            <w:pPr>
              <w:widowControl w:val="0"/>
              <w:adjustRightInd w:val="0"/>
              <w:snapToGrid w:val="0"/>
              <w:spacing w:line="240" w:lineRule="auto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Basic information of the new resident</w:t>
            </w:r>
          </w:p>
        </w:tc>
        <w:tc>
          <w:tcPr>
            <w:tcW w:w="2008" w:type="pct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202D6650" w14:textId="790405B5" w:rsidR="008A4EB2" w:rsidRPr="00B4245A" w:rsidRDefault="008A4EB2" w:rsidP="008A4EB2">
            <w:pPr>
              <w:widowControl w:val="0"/>
              <w:adjustRightInd w:val="0"/>
              <w:snapToGrid w:val="0"/>
              <w:spacing w:line="240" w:lineRule="auto"/>
              <w:ind w:left="-566" w:firstLine="667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Do</w:t>
            </w:r>
            <w:ins w:id="9" w:author="Author">
              <w:r w:rsidR="00B4245A">
                <w:rPr>
                  <w:rFonts w:ascii="Calibri" w:eastAsia="Times New Roman" w:hAnsi="Calibri" w:cs="Calibri"/>
                  <w:lang w:eastAsia="zh-TW"/>
                  <w14:ligatures w14:val="none"/>
                </w:rPr>
                <w:t>-</w:t>
              </w:r>
            </w:ins>
            <w:del w:id="10" w:author="Author">
              <w:r w:rsidRPr="00B4245A" w:rsidDel="00B4245A">
                <w:rPr>
                  <w:rFonts w:ascii="Calibri" w:eastAsia="Times New Roman" w:hAnsi="Calibri" w:cs="Calibri"/>
                  <w:lang w:eastAsia="zh-TW"/>
                  <w14:ligatures w14:val="none"/>
                </w:rPr>
                <w:delText xml:space="preserve"> N</w:delText>
              </w:r>
            </w:del>
            <w:ins w:id="11" w:author="Author">
              <w:r w:rsidR="00B4245A">
                <w:rPr>
                  <w:rFonts w:ascii="Calibri" w:eastAsia="Times New Roman" w:hAnsi="Calibri" w:cs="Calibri"/>
                  <w:lang w:eastAsia="zh-TW"/>
                  <w14:ligatures w14:val="none"/>
                </w:rPr>
                <w:t>n</w:t>
              </w:r>
            </w:ins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ot</w:t>
            </w:r>
            <w:del w:id="12" w:author="Author">
              <w:r w:rsidRPr="00B4245A" w:rsidDel="00B4245A">
                <w:rPr>
                  <w:rFonts w:ascii="Calibri" w:eastAsia="Times New Roman" w:hAnsi="Calibri" w:cs="Calibri"/>
                  <w:lang w:eastAsia="zh-TW"/>
                  <w14:ligatures w14:val="none"/>
                </w:rPr>
                <w:delText xml:space="preserve"> R</w:delText>
              </w:r>
            </w:del>
            <w:ins w:id="13" w:author="Author">
              <w:r w:rsidR="00B4245A">
                <w:rPr>
                  <w:rFonts w:ascii="Calibri" w:eastAsia="Times New Roman" w:hAnsi="Calibri" w:cs="Calibri"/>
                  <w:lang w:eastAsia="zh-TW"/>
                  <w14:ligatures w14:val="none"/>
                </w:rPr>
                <w:t>-r</w:t>
              </w:r>
            </w:ins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 xml:space="preserve">esuscitate </w:t>
            </w:r>
            <w:del w:id="14" w:author="Author">
              <w:r w:rsidRPr="00B4245A" w:rsidDel="00B4245A">
                <w:rPr>
                  <w:rFonts w:ascii="Calibri" w:eastAsia="Times New Roman" w:hAnsi="Calibri" w:cs="Calibri"/>
                  <w:lang w:eastAsia="zh-TW"/>
                  <w14:ligatures w14:val="none"/>
                </w:rPr>
                <w:delText xml:space="preserve">(DNR) </w:delText>
              </w:r>
            </w:del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notes</w:t>
            </w:r>
          </w:p>
        </w:tc>
        <w:tc>
          <w:tcPr>
            <w:tcW w:w="1306" w:type="pct"/>
            <w:tcBorders>
              <w:top w:val="single" w:sz="4" w:space="0" w:color="000000"/>
            </w:tcBorders>
          </w:tcPr>
          <w:p w14:paraId="08BABE18" w14:textId="76ED3D42" w:rsidR="008A4EB2" w:rsidRPr="00B4245A" w:rsidRDefault="008A4EB2" w:rsidP="008A4EB2">
            <w:pPr>
              <w:widowControl w:val="0"/>
              <w:adjustRightInd w:val="0"/>
              <w:snapToGrid w:val="0"/>
              <w:spacing w:line="240" w:lineRule="auto"/>
              <w:ind w:left="77" w:firstLine="2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Y</w:t>
            </w:r>
            <w:ins w:id="15" w:author="Author">
              <w:r w:rsidR="00B4245A">
                <w:rPr>
                  <w:rFonts w:ascii="Calibri" w:eastAsia="Times New Roman" w:hAnsi="Calibri" w:cs="Calibri"/>
                  <w:lang w:eastAsia="zh-TW"/>
                  <w14:ligatures w14:val="none"/>
                </w:rPr>
                <w:t>es</w:t>
              </w:r>
            </w:ins>
            <w:del w:id="16" w:author="Author">
              <w:r w:rsidRPr="00B4245A" w:rsidDel="00B4245A">
                <w:rPr>
                  <w:rFonts w:ascii="Calibri" w:eastAsia="Times New Roman" w:hAnsi="Calibri" w:cs="Calibri"/>
                  <w:lang w:eastAsia="zh-TW"/>
                  <w14:ligatures w14:val="none"/>
                </w:rPr>
                <w:delText xml:space="preserve">ES </w:delText>
              </w:r>
            </w:del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/</w:t>
            </w:r>
            <w:del w:id="17" w:author="Author">
              <w:r w:rsidRPr="00B4245A" w:rsidDel="00B4245A">
                <w:rPr>
                  <w:rFonts w:ascii="Calibri" w:eastAsia="Times New Roman" w:hAnsi="Calibri" w:cs="Calibri"/>
                  <w:lang w:eastAsia="zh-TW"/>
                  <w14:ligatures w14:val="none"/>
                </w:rPr>
                <w:delText xml:space="preserve"> </w:delText>
              </w:r>
            </w:del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N</w:t>
            </w:r>
            <w:del w:id="18" w:author="Author">
              <w:r w:rsidR="00B4245A" w:rsidRPr="00B4245A" w:rsidDel="00B4245A">
                <w:rPr>
                  <w:rFonts w:ascii="Calibri" w:eastAsia="Times New Roman" w:hAnsi="Calibri" w:cs="Calibri"/>
                  <w:lang w:eastAsia="zh-TW"/>
                  <w14:ligatures w14:val="none"/>
                </w:rPr>
                <w:delText>o</w:delText>
              </w:r>
            </w:del>
            <w:ins w:id="19" w:author="Author">
              <w:r w:rsidR="00B4245A">
                <w:rPr>
                  <w:rFonts w:ascii="Calibri" w:eastAsia="Times New Roman" w:hAnsi="Calibri" w:cs="Calibri"/>
                  <w:lang w:eastAsia="zh-TW"/>
                  <w14:ligatures w14:val="none"/>
                </w:rPr>
                <w:t>o</w:t>
              </w:r>
            </w:ins>
          </w:p>
        </w:tc>
        <w:tc>
          <w:tcPr>
            <w:tcW w:w="1027" w:type="pct"/>
            <w:vMerge w:val="restart"/>
            <w:tcBorders>
              <w:top w:val="single" w:sz="4" w:space="0" w:color="000000"/>
            </w:tcBorders>
          </w:tcPr>
          <w:p w14:paraId="7F1B4694" w14:textId="77777777" w:rsidR="008A4EB2" w:rsidRPr="00B4245A" w:rsidRDefault="008A4EB2" w:rsidP="008A4EB2">
            <w:pPr>
              <w:widowControl w:val="0"/>
              <w:adjustRightInd w:val="0"/>
              <w:snapToGrid w:val="0"/>
              <w:spacing w:line="240" w:lineRule="auto"/>
              <w:ind w:left="336" w:hanging="257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Records of admission to LTCF before the outcome. Data were recorded as binary variables.</w:t>
            </w:r>
          </w:p>
        </w:tc>
      </w:tr>
      <w:tr w:rsidR="008A4EB2" w:rsidRPr="00B4245A" w14:paraId="55512E8E" w14:textId="77777777" w:rsidTr="00B4245A">
        <w:tc>
          <w:tcPr>
            <w:tcW w:w="659" w:type="pct"/>
            <w:vMerge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56A2E327" w14:textId="77777777" w:rsidR="008A4EB2" w:rsidRPr="00B4245A" w:rsidRDefault="008A4EB2" w:rsidP="008A4E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djustRightInd w:val="0"/>
              <w:snapToGrid w:val="0"/>
              <w:spacing w:line="240" w:lineRule="auto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  <w:tc>
          <w:tcPr>
            <w:tcW w:w="200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F13705" w14:textId="77777777" w:rsidR="008A4EB2" w:rsidRPr="00B4245A" w:rsidRDefault="008A4EB2" w:rsidP="008A4EB2">
            <w:pPr>
              <w:widowControl w:val="0"/>
              <w:adjustRightInd w:val="0"/>
              <w:snapToGrid w:val="0"/>
              <w:spacing w:line="240" w:lineRule="auto"/>
              <w:ind w:left="-566" w:firstLine="667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Dentures</w:t>
            </w:r>
          </w:p>
        </w:tc>
        <w:tc>
          <w:tcPr>
            <w:tcW w:w="1306" w:type="pct"/>
          </w:tcPr>
          <w:p w14:paraId="5DD88B37" w14:textId="06C943BB" w:rsidR="008A4EB2" w:rsidRPr="00B4245A" w:rsidRDefault="008A4EB2" w:rsidP="008A4EB2">
            <w:pPr>
              <w:widowControl w:val="0"/>
              <w:adjustRightInd w:val="0"/>
              <w:snapToGrid w:val="0"/>
              <w:spacing w:line="240" w:lineRule="auto"/>
              <w:ind w:left="79" w:firstLine="1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Y</w:t>
            </w:r>
            <w:ins w:id="20" w:author="Author">
              <w:r w:rsidR="00B4245A">
                <w:rPr>
                  <w:rFonts w:ascii="Calibri" w:eastAsia="Times New Roman" w:hAnsi="Calibri" w:cs="Calibri"/>
                  <w:lang w:eastAsia="zh-TW"/>
                  <w14:ligatures w14:val="none"/>
                </w:rPr>
                <w:t>es</w:t>
              </w:r>
            </w:ins>
            <w:del w:id="21" w:author="Author">
              <w:r w:rsidRPr="00B4245A" w:rsidDel="00B4245A">
                <w:rPr>
                  <w:rFonts w:ascii="Calibri" w:eastAsia="Times New Roman" w:hAnsi="Calibri" w:cs="Calibri"/>
                  <w:lang w:eastAsia="zh-TW"/>
                  <w14:ligatures w14:val="none"/>
                </w:rPr>
                <w:delText xml:space="preserve">ES </w:delText>
              </w:r>
            </w:del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/</w:t>
            </w:r>
            <w:del w:id="22" w:author="Author">
              <w:r w:rsidRPr="00B4245A" w:rsidDel="00B4245A">
                <w:rPr>
                  <w:rFonts w:ascii="Calibri" w:eastAsia="Times New Roman" w:hAnsi="Calibri" w:cs="Calibri"/>
                  <w:lang w:eastAsia="zh-TW"/>
                  <w14:ligatures w14:val="none"/>
                </w:rPr>
                <w:delText xml:space="preserve"> </w:delText>
              </w:r>
            </w:del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N</w:t>
            </w:r>
            <w:ins w:id="23" w:author="Author">
              <w:r w:rsidR="00B4245A">
                <w:rPr>
                  <w:rFonts w:ascii="Calibri" w:eastAsia="Times New Roman" w:hAnsi="Calibri" w:cs="Calibri"/>
                  <w:lang w:eastAsia="zh-TW"/>
                  <w14:ligatures w14:val="none"/>
                </w:rPr>
                <w:t>o</w:t>
              </w:r>
            </w:ins>
            <w:del w:id="24" w:author="Author">
              <w:r w:rsidRPr="00B4245A" w:rsidDel="00B4245A">
                <w:rPr>
                  <w:rFonts w:ascii="Calibri" w:eastAsia="Times New Roman" w:hAnsi="Calibri" w:cs="Calibri"/>
                  <w:lang w:eastAsia="zh-TW"/>
                  <w14:ligatures w14:val="none"/>
                </w:rPr>
                <w:delText>O</w:delText>
              </w:r>
            </w:del>
          </w:p>
        </w:tc>
        <w:tc>
          <w:tcPr>
            <w:tcW w:w="1027" w:type="pct"/>
            <w:vMerge/>
            <w:tcBorders>
              <w:top w:val="single" w:sz="4" w:space="0" w:color="000000"/>
            </w:tcBorders>
          </w:tcPr>
          <w:p w14:paraId="576192FF" w14:textId="77777777" w:rsidR="008A4EB2" w:rsidRPr="00B4245A" w:rsidRDefault="008A4EB2" w:rsidP="008A4E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djustRightInd w:val="0"/>
              <w:snapToGrid w:val="0"/>
              <w:spacing w:line="240" w:lineRule="auto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</w:tr>
      <w:tr w:rsidR="008A4EB2" w:rsidRPr="00B4245A" w14:paraId="2CDD1AE1" w14:textId="77777777" w:rsidTr="00B4245A">
        <w:tc>
          <w:tcPr>
            <w:tcW w:w="659" w:type="pct"/>
            <w:vMerge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2673E956" w14:textId="77777777" w:rsidR="008A4EB2" w:rsidRPr="00B4245A" w:rsidRDefault="008A4EB2" w:rsidP="008A4E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djustRightInd w:val="0"/>
              <w:snapToGrid w:val="0"/>
              <w:spacing w:line="240" w:lineRule="auto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  <w:tc>
          <w:tcPr>
            <w:tcW w:w="200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CB435C" w14:textId="77777777" w:rsidR="008A4EB2" w:rsidRPr="00B4245A" w:rsidRDefault="008A4EB2" w:rsidP="008A4EB2">
            <w:pPr>
              <w:widowControl w:val="0"/>
              <w:adjustRightInd w:val="0"/>
              <w:snapToGrid w:val="0"/>
              <w:spacing w:line="240" w:lineRule="auto"/>
              <w:ind w:left="-566" w:firstLine="667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Tube feeding</w:t>
            </w:r>
          </w:p>
        </w:tc>
        <w:tc>
          <w:tcPr>
            <w:tcW w:w="1306" w:type="pct"/>
          </w:tcPr>
          <w:p w14:paraId="5BE40653" w14:textId="2F9BDAA5" w:rsidR="008A4EB2" w:rsidRPr="00B4245A" w:rsidRDefault="008A4EB2" w:rsidP="008A4EB2">
            <w:pPr>
              <w:widowControl w:val="0"/>
              <w:adjustRightInd w:val="0"/>
              <w:snapToGrid w:val="0"/>
              <w:spacing w:line="240" w:lineRule="auto"/>
              <w:ind w:left="79" w:firstLine="1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Y</w:t>
            </w:r>
            <w:del w:id="25" w:author="Author">
              <w:r w:rsidRPr="00B4245A" w:rsidDel="00B4245A">
                <w:rPr>
                  <w:rFonts w:ascii="Calibri" w:eastAsia="Times New Roman" w:hAnsi="Calibri" w:cs="Calibri"/>
                  <w:lang w:eastAsia="zh-TW"/>
                  <w14:ligatures w14:val="none"/>
                </w:rPr>
                <w:delText xml:space="preserve">ES </w:delText>
              </w:r>
            </w:del>
            <w:ins w:id="26" w:author="Author">
              <w:r w:rsidR="00B4245A">
                <w:rPr>
                  <w:rFonts w:ascii="Calibri" w:eastAsia="Times New Roman" w:hAnsi="Calibri" w:cs="Calibri"/>
                  <w:lang w:eastAsia="zh-TW"/>
                  <w14:ligatures w14:val="none"/>
                </w:rPr>
                <w:t>es</w:t>
              </w:r>
            </w:ins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/</w:t>
            </w:r>
            <w:del w:id="27" w:author="Author">
              <w:r w:rsidRPr="00B4245A" w:rsidDel="00B4245A">
                <w:rPr>
                  <w:rFonts w:ascii="Calibri" w:eastAsia="Times New Roman" w:hAnsi="Calibri" w:cs="Calibri"/>
                  <w:lang w:eastAsia="zh-TW"/>
                  <w14:ligatures w14:val="none"/>
                </w:rPr>
                <w:delText xml:space="preserve"> </w:delText>
              </w:r>
            </w:del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N</w:t>
            </w:r>
            <w:ins w:id="28" w:author="Author">
              <w:r w:rsidR="00B4245A">
                <w:rPr>
                  <w:rFonts w:ascii="Calibri" w:eastAsia="Times New Roman" w:hAnsi="Calibri" w:cs="Calibri"/>
                  <w:lang w:eastAsia="zh-TW"/>
                  <w14:ligatures w14:val="none"/>
                </w:rPr>
                <w:t>o</w:t>
              </w:r>
            </w:ins>
            <w:del w:id="29" w:author="Author">
              <w:r w:rsidRPr="00B4245A" w:rsidDel="00B4245A">
                <w:rPr>
                  <w:rFonts w:ascii="Calibri" w:eastAsia="Times New Roman" w:hAnsi="Calibri" w:cs="Calibri"/>
                  <w:lang w:eastAsia="zh-TW"/>
                  <w14:ligatures w14:val="none"/>
                </w:rPr>
                <w:delText>O</w:delText>
              </w:r>
            </w:del>
          </w:p>
        </w:tc>
        <w:tc>
          <w:tcPr>
            <w:tcW w:w="1027" w:type="pct"/>
            <w:vMerge/>
            <w:tcBorders>
              <w:top w:val="single" w:sz="4" w:space="0" w:color="000000"/>
            </w:tcBorders>
          </w:tcPr>
          <w:p w14:paraId="55D37930" w14:textId="77777777" w:rsidR="008A4EB2" w:rsidRPr="00B4245A" w:rsidRDefault="008A4EB2" w:rsidP="008A4E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djustRightInd w:val="0"/>
              <w:snapToGrid w:val="0"/>
              <w:spacing w:line="240" w:lineRule="auto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</w:tr>
      <w:tr w:rsidR="008A4EB2" w:rsidRPr="00B4245A" w14:paraId="4F3A2286" w14:textId="77777777" w:rsidTr="00B4245A">
        <w:tc>
          <w:tcPr>
            <w:tcW w:w="659" w:type="pct"/>
            <w:vMerge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395CE78E" w14:textId="77777777" w:rsidR="008A4EB2" w:rsidRPr="00B4245A" w:rsidRDefault="008A4EB2" w:rsidP="008A4E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djustRightInd w:val="0"/>
              <w:snapToGrid w:val="0"/>
              <w:spacing w:line="240" w:lineRule="auto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  <w:tc>
          <w:tcPr>
            <w:tcW w:w="2008" w:type="pct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3C2C06CE" w14:textId="77777777" w:rsidR="008A4EB2" w:rsidRPr="00B4245A" w:rsidRDefault="008A4EB2" w:rsidP="008A4EB2">
            <w:pPr>
              <w:widowControl w:val="0"/>
              <w:adjustRightInd w:val="0"/>
              <w:snapToGrid w:val="0"/>
              <w:spacing w:line="240" w:lineRule="auto"/>
              <w:ind w:left="-566" w:firstLine="667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Use of respiratory aids</w:t>
            </w:r>
          </w:p>
        </w:tc>
        <w:tc>
          <w:tcPr>
            <w:tcW w:w="1306" w:type="pct"/>
            <w:tcBorders>
              <w:bottom w:val="single" w:sz="4" w:space="0" w:color="000000"/>
            </w:tcBorders>
          </w:tcPr>
          <w:p w14:paraId="000DECF9" w14:textId="2F602860" w:rsidR="008A4EB2" w:rsidRPr="00B4245A" w:rsidRDefault="008A4EB2" w:rsidP="008A4EB2">
            <w:pPr>
              <w:widowControl w:val="0"/>
              <w:adjustRightInd w:val="0"/>
              <w:snapToGrid w:val="0"/>
              <w:spacing w:line="240" w:lineRule="auto"/>
              <w:ind w:left="79" w:firstLine="1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Y</w:t>
            </w:r>
            <w:ins w:id="30" w:author="Author">
              <w:r w:rsidR="00B4245A">
                <w:rPr>
                  <w:rFonts w:ascii="Calibri" w:eastAsia="Times New Roman" w:hAnsi="Calibri" w:cs="Calibri"/>
                  <w:lang w:eastAsia="zh-TW"/>
                  <w14:ligatures w14:val="none"/>
                </w:rPr>
                <w:t>es</w:t>
              </w:r>
            </w:ins>
            <w:del w:id="31" w:author="Author">
              <w:r w:rsidRPr="00B4245A" w:rsidDel="00B4245A">
                <w:rPr>
                  <w:rFonts w:ascii="Calibri" w:eastAsia="Times New Roman" w:hAnsi="Calibri" w:cs="Calibri"/>
                  <w:lang w:eastAsia="zh-TW"/>
                  <w14:ligatures w14:val="none"/>
                </w:rPr>
                <w:delText xml:space="preserve">ES </w:delText>
              </w:r>
            </w:del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/</w:t>
            </w:r>
            <w:del w:id="32" w:author="Author">
              <w:r w:rsidRPr="00B4245A" w:rsidDel="00B4245A">
                <w:rPr>
                  <w:rFonts w:ascii="Calibri" w:eastAsia="Times New Roman" w:hAnsi="Calibri" w:cs="Calibri"/>
                  <w:lang w:eastAsia="zh-TW"/>
                  <w14:ligatures w14:val="none"/>
                </w:rPr>
                <w:delText xml:space="preserve"> </w:delText>
              </w:r>
            </w:del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N</w:t>
            </w:r>
            <w:ins w:id="33" w:author="Author">
              <w:r w:rsidR="00B4245A">
                <w:rPr>
                  <w:rFonts w:ascii="Calibri" w:eastAsia="Times New Roman" w:hAnsi="Calibri" w:cs="Calibri"/>
                  <w:lang w:eastAsia="zh-TW"/>
                  <w14:ligatures w14:val="none"/>
                </w:rPr>
                <w:t>o</w:t>
              </w:r>
            </w:ins>
            <w:del w:id="34" w:author="Author">
              <w:r w:rsidRPr="00B4245A" w:rsidDel="00B4245A">
                <w:rPr>
                  <w:rFonts w:ascii="Calibri" w:eastAsia="Times New Roman" w:hAnsi="Calibri" w:cs="Calibri"/>
                  <w:lang w:eastAsia="zh-TW"/>
                  <w14:ligatures w14:val="none"/>
                </w:rPr>
                <w:delText>O</w:delText>
              </w:r>
            </w:del>
          </w:p>
        </w:tc>
        <w:tc>
          <w:tcPr>
            <w:tcW w:w="1027" w:type="pct"/>
            <w:vMerge/>
            <w:tcBorders>
              <w:top w:val="single" w:sz="4" w:space="0" w:color="000000"/>
            </w:tcBorders>
          </w:tcPr>
          <w:p w14:paraId="3148C1A8" w14:textId="77777777" w:rsidR="008A4EB2" w:rsidRPr="00B4245A" w:rsidRDefault="008A4EB2" w:rsidP="008A4E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djustRightInd w:val="0"/>
              <w:snapToGrid w:val="0"/>
              <w:spacing w:line="240" w:lineRule="auto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</w:tr>
      <w:tr w:rsidR="008A4EB2" w:rsidRPr="00B4245A" w14:paraId="08415760" w14:textId="77777777" w:rsidTr="00B4245A">
        <w:tc>
          <w:tcPr>
            <w:tcW w:w="659" w:type="pct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044B43A7" w14:textId="77777777" w:rsidR="008A4EB2" w:rsidRPr="00B4245A" w:rsidRDefault="008A4EB2" w:rsidP="008A4EB2">
            <w:pPr>
              <w:widowControl w:val="0"/>
              <w:adjustRightInd w:val="0"/>
              <w:snapToGrid w:val="0"/>
              <w:spacing w:line="240" w:lineRule="auto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Long-term care assessment</w:t>
            </w:r>
          </w:p>
        </w:tc>
        <w:tc>
          <w:tcPr>
            <w:tcW w:w="2008" w:type="pct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566F1065" w14:textId="0A9DA513" w:rsidR="008A4EB2" w:rsidRPr="00B4245A" w:rsidRDefault="008A4EB2" w:rsidP="008A4EB2">
            <w:pPr>
              <w:widowControl w:val="0"/>
              <w:adjustRightInd w:val="0"/>
              <w:snapToGrid w:val="0"/>
              <w:spacing w:line="240" w:lineRule="auto"/>
              <w:ind w:left="810" w:hanging="726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 xml:space="preserve">Activities of </w:t>
            </w:r>
            <w:ins w:id="35" w:author="Author">
              <w:r w:rsidR="00B4245A">
                <w:rPr>
                  <w:rFonts w:ascii="Calibri" w:eastAsia="Times New Roman" w:hAnsi="Calibri" w:cs="Calibri"/>
                  <w:lang w:eastAsia="zh-TW"/>
                  <w14:ligatures w14:val="none"/>
                </w:rPr>
                <w:t>d</w:t>
              </w:r>
            </w:ins>
            <w:del w:id="36" w:author="Author">
              <w:r w:rsidRPr="00B4245A" w:rsidDel="00B4245A">
                <w:rPr>
                  <w:rFonts w:ascii="Calibri" w:eastAsia="Times New Roman" w:hAnsi="Calibri" w:cs="Calibri"/>
                  <w:lang w:eastAsia="zh-TW"/>
                  <w14:ligatures w14:val="none"/>
                </w:rPr>
                <w:delText>D</w:delText>
              </w:r>
            </w:del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 xml:space="preserve">aily </w:t>
            </w:r>
            <w:del w:id="37" w:author="Author">
              <w:r w:rsidRPr="00B4245A" w:rsidDel="00B4245A">
                <w:rPr>
                  <w:rFonts w:ascii="Calibri" w:eastAsia="Times New Roman" w:hAnsi="Calibri" w:cs="Calibri"/>
                  <w:lang w:eastAsia="zh-TW"/>
                  <w14:ligatures w14:val="none"/>
                </w:rPr>
                <w:delText>L</w:delText>
              </w:r>
            </w:del>
            <w:ins w:id="38" w:author="Author">
              <w:r w:rsidR="00B4245A">
                <w:rPr>
                  <w:rFonts w:ascii="Calibri" w:eastAsia="Times New Roman" w:hAnsi="Calibri" w:cs="Calibri"/>
                  <w:lang w:eastAsia="zh-TW"/>
                  <w14:ligatures w14:val="none"/>
                </w:rPr>
                <w:t>l</w:t>
              </w:r>
            </w:ins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iving</w:t>
            </w:r>
            <w:del w:id="39" w:author="Author">
              <w:r w:rsidRPr="00B4245A" w:rsidDel="00B4245A">
                <w:rPr>
                  <w:rFonts w:ascii="Calibri" w:eastAsia="Times New Roman" w:hAnsi="Calibri" w:cs="Calibri"/>
                  <w:lang w:eastAsia="zh-TW"/>
                  <w14:ligatures w14:val="none"/>
                </w:rPr>
                <w:delText xml:space="preserve"> (ADL)</w:delText>
              </w:r>
            </w:del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 xml:space="preserve"> score </w:t>
            </w:r>
          </w:p>
        </w:tc>
        <w:tc>
          <w:tcPr>
            <w:tcW w:w="1306" w:type="pct"/>
            <w:tcBorders>
              <w:top w:val="single" w:sz="4" w:space="0" w:color="000000"/>
              <w:bottom w:val="nil"/>
            </w:tcBorders>
          </w:tcPr>
          <w:p w14:paraId="7DD4CB67" w14:textId="77777777" w:rsidR="008A4EB2" w:rsidRPr="00B4245A" w:rsidRDefault="008A4EB2" w:rsidP="008A4EB2">
            <w:pPr>
              <w:widowControl w:val="0"/>
              <w:adjustRightInd w:val="0"/>
              <w:snapToGrid w:val="0"/>
              <w:spacing w:line="240" w:lineRule="auto"/>
              <w:ind w:left="79" w:firstLine="1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10-domain score (range: 0</w:t>
            </w:r>
            <w:del w:id="40" w:author="Author">
              <w:r w:rsidRPr="00B4245A" w:rsidDel="00ED1E66">
                <w:rPr>
                  <w:rFonts w:ascii="Calibri" w:eastAsia="Times New Roman" w:hAnsi="Calibri" w:cs="Calibri"/>
                  <w:lang w:eastAsia="zh-TW"/>
                  <w14:ligatures w14:val="none"/>
                </w:rPr>
                <w:delText>-</w:delText>
              </w:r>
            </w:del>
            <w:ins w:id="41" w:author="Author">
              <w:r w:rsidRPr="00B4245A">
                <w:rPr>
                  <w:rFonts w:ascii="Calibri" w:eastAsia="Times New Roman" w:hAnsi="Calibri" w:cs="Calibri"/>
                  <w:lang w:eastAsia="zh-TW"/>
                  <w14:ligatures w14:val="none"/>
                </w:rPr>
                <w:t>–</w:t>
              </w:r>
            </w:ins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100)</w:t>
            </w:r>
          </w:p>
        </w:tc>
        <w:tc>
          <w:tcPr>
            <w:tcW w:w="1027" w:type="pct"/>
            <w:vMerge w:val="restart"/>
            <w:tcBorders>
              <w:top w:val="single" w:sz="4" w:space="0" w:color="000000"/>
            </w:tcBorders>
          </w:tcPr>
          <w:p w14:paraId="678C3104" w14:textId="109F2014" w:rsidR="008A4EB2" w:rsidRPr="00B4245A" w:rsidRDefault="00B4245A" w:rsidP="008A4EB2">
            <w:pPr>
              <w:widowControl w:val="0"/>
              <w:adjustRightInd w:val="0"/>
              <w:snapToGrid w:val="0"/>
              <w:spacing w:line="240" w:lineRule="auto"/>
              <w:ind w:left="466" w:hanging="387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ins w:id="42" w:author="Author">
              <w:r>
                <w:rPr>
                  <w:rFonts w:ascii="Calibri" w:eastAsia="Times New Roman" w:hAnsi="Calibri" w:cs="Calibri"/>
                  <w:lang w:eastAsia="zh-TW"/>
                  <w14:ligatures w14:val="none"/>
                </w:rPr>
                <w:t xml:space="preserve">The </w:t>
              </w:r>
            </w:ins>
            <w:del w:id="43" w:author="Author">
              <w:r w:rsidR="008A4EB2" w:rsidRPr="00B4245A" w:rsidDel="00B4245A">
                <w:rPr>
                  <w:rFonts w:ascii="Calibri" w:eastAsia="Times New Roman" w:hAnsi="Calibri" w:cs="Calibri"/>
                  <w:lang w:eastAsia="zh-TW"/>
                  <w14:ligatures w14:val="none"/>
                </w:rPr>
                <w:delText>S</w:delText>
              </w:r>
            </w:del>
            <w:ins w:id="44" w:author="Author">
              <w:r>
                <w:rPr>
                  <w:rFonts w:ascii="Calibri" w:eastAsia="Times New Roman" w:hAnsi="Calibri" w:cs="Calibri"/>
                  <w:lang w:eastAsia="zh-TW"/>
                  <w14:ligatures w14:val="none"/>
                </w:rPr>
                <w:t>s</w:t>
              </w:r>
            </w:ins>
            <w:r w:rsidR="008A4EB2"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core was assessed using a standardized functional assessment instrument routinely employed in LTCFs. The data belong to continuous variables.</w:t>
            </w:r>
          </w:p>
        </w:tc>
      </w:tr>
      <w:tr w:rsidR="008A4EB2" w:rsidRPr="00B4245A" w14:paraId="45FE0DB2" w14:textId="77777777" w:rsidTr="00B4245A">
        <w:tc>
          <w:tcPr>
            <w:tcW w:w="659" w:type="pct"/>
            <w:vMerge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4DC1A716" w14:textId="77777777" w:rsidR="008A4EB2" w:rsidRPr="00B4245A" w:rsidRDefault="008A4EB2" w:rsidP="008A4E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djustRightInd w:val="0"/>
              <w:snapToGrid w:val="0"/>
              <w:spacing w:line="240" w:lineRule="auto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  <w:tc>
          <w:tcPr>
            <w:tcW w:w="200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33CD16" w14:textId="6726D75B" w:rsidR="008A4EB2" w:rsidRPr="00B4245A" w:rsidRDefault="008A4EB2" w:rsidP="008A4EB2">
            <w:pPr>
              <w:widowControl w:val="0"/>
              <w:adjustRightInd w:val="0"/>
              <w:snapToGrid w:val="0"/>
              <w:spacing w:line="240" w:lineRule="auto"/>
              <w:ind w:left="812" w:hanging="728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 xml:space="preserve">Geriatric Depression Scale </w:t>
            </w:r>
            <w:del w:id="45" w:author="Author">
              <w:r w:rsidRPr="00B4245A" w:rsidDel="00B4245A">
                <w:rPr>
                  <w:rFonts w:ascii="Calibri" w:eastAsia="Times New Roman" w:hAnsi="Calibri" w:cs="Calibri"/>
                  <w:lang w:eastAsia="zh-TW"/>
                  <w14:ligatures w14:val="none"/>
                </w:rPr>
                <w:delText xml:space="preserve">(GDS-15) </w:delText>
              </w:r>
            </w:del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score</w:t>
            </w:r>
            <w:del w:id="46" w:author="Author">
              <w:r w:rsidRPr="00B4245A" w:rsidDel="004D57EC">
                <w:rPr>
                  <w:rFonts w:ascii="Cambria Math" w:eastAsia="DFKai-SB" w:hAnsi="Cambria Math" w:cs="Cambria Math"/>
                  <w:vertAlign w:val="superscript"/>
                  <w:lang w:eastAsia="zh-TW"/>
                  <w14:ligatures w14:val="none"/>
                </w:rPr>
                <w:delText>△</w:delText>
              </w:r>
            </w:del>
            <w:ins w:id="47" w:author="Author">
              <w:r w:rsidRPr="00B4245A">
                <w:rPr>
                  <w:rFonts w:ascii="Calibri" w:eastAsia="DFKai-SB" w:hAnsi="Calibri" w:cs="Calibri"/>
                  <w:vertAlign w:val="superscript"/>
                  <w:lang w:eastAsia="zh-TW"/>
                  <w14:ligatures w14:val="none"/>
                </w:rPr>
                <w:t>a</w:t>
              </w:r>
            </w:ins>
          </w:p>
        </w:tc>
        <w:tc>
          <w:tcPr>
            <w:tcW w:w="1306" w:type="pct"/>
            <w:tcBorders>
              <w:top w:val="nil"/>
              <w:bottom w:val="nil"/>
            </w:tcBorders>
          </w:tcPr>
          <w:p w14:paraId="734F9384" w14:textId="77777777" w:rsidR="008A4EB2" w:rsidRPr="00B4245A" w:rsidRDefault="008A4EB2" w:rsidP="008A4EB2">
            <w:pPr>
              <w:widowControl w:val="0"/>
              <w:adjustRightInd w:val="0"/>
              <w:snapToGrid w:val="0"/>
              <w:spacing w:line="240" w:lineRule="auto"/>
              <w:ind w:left="79" w:firstLine="1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15-item scale (score range: 0</w:t>
            </w:r>
            <w:ins w:id="48" w:author="Author">
              <w:r w:rsidRPr="00B4245A">
                <w:rPr>
                  <w:rFonts w:ascii="Calibri" w:eastAsia="Times New Roman" w:hAnsi="Calibri" w:cs="Calibri"/>
                  <w:lang w:eastAsia="zh-TW"/>
                  <w14:ligatures w14:val="none"/>
                </w:rPr>
                <w:t>–</w:t>
              </w:r>
            </w:ins>
            <w:del w:id="49" w:author="Author">
              <w:r w:rsidRPr="00B4245A" w:rsidDel="00ED1E66">
                <w:rPr>
                  <w:rFonts w:ascii="Calibri" w:eastAsia="Times New Roman" w:hAnsi="Calibri" w:cs="Calibri"/>
                  <w:lang w:eastAsia="zh-TW"/>
                  <w14:ligatures w14:val="none"/>
                </w:rPr>
                <w:delText>-</w:delText>
              </w:r>
            </w:del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15)</w:t>
            </w:r>
          </w:p>
        </w:tc>
        <w:tc>
          <w:tcPr>
            <w:tcW w:w="1027" w:type="pct"/>
            <w:vMerge/>
            <w:tcBorders>
              <w:top w:val="single" w:sz="4" w:space="0" w:color="000000"/>
            </w:tcBorders>
          </w:tcPr>
          <w:p w14:paraId="4EDB1694" w14:textId="77777777" w:rsidR="008A4EB2" w:rsidRPr="00B4245A" w:rsidRDefault="008A4EB2" w:rsidP="008A4E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djustRightInd w:val="0"/>
              <w:snapToGrid w:val="0"/>
              <w:spacing w:line="240" w:lineRule="auto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</w:tr>
      <w:tr w:rsidR="008A4EB2" w:rsidRPr="00B4245A" w14:paraId="6B233378" w14:textId="77777777" w:rsidTr="00B4245A">
        <w:tc>
          <w:tcPr>
            <w:tcW w:w="659" w:type="pct"/>
            <w:vMerge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3E604F03" w14:textId="77777777" w:rsidR="008A4EB2" w:rsidRPr="00B4245A" w:rsidRDefault="008A4EB2" w:rsidP="008A4E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djustRightInd w:val="0"/>
              <w:snapToGrid w:val="0"/>
              <w:spacing w:line="240" w:lineRule="auto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  <w:tc>
          <w:tcPr>
            <w:tcW w:w="200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C40EC5" w14:textId="1AE4A708" w:rsidR="008A4EB2" w:rsidRPr="00B4245A" w:rsidRDefault="008A4EB2" w:rsidP="008A4EB2">
            <w:pPr>
              <w:widowControl w:val="0"/>
              <w:adjustRightInd w:val="0"/>
              <w:snapToGrid w:val="0"/>
              <w:spacing w:line="240" w:lineRule="auto"/>
              <w:ind w:left="812" w:hanging="728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 xml:space="preserve">Study of </w:t>
            </w:r>
            <w:del w:id="50" w:author="Author">
              <w:r w:rsidRPr="00B4245A" w:rsidDel="00B4245A">
                <w:rPr>
                  <w:rFonts w:ascii="Calibri" w:eastAsia="Times New Roman" w:hAnsi="Calibri" w:cs="Calibri"/>
                  <w:lang w:eastAsia="zh-TW"/>
                  <w14:ligatures w14:val="none"/>
                </w:rPr>
                <w:delText xml:space="preserve">Osteoporotic </w:delText>
              </w:r>
            </w:del>
            <w:ins w:id="51" w:author="Author">
              <w:r w:rsidR="00B4245A">
                <w:rPr>
                  <w:rFonts w:ascii="Calibri" w:eastAsia="Times New Roman" w:hAnsi="Calibri" w:cs="Calibri"/>
                  <w:lang w:eastAsia="zh-TW"/>
                  <w14:ligatures w14:val="none"/>
                </w:rPr>
                <w:t>o</w:t>
              </w:r>
              <w:r w:rsidR="00B4245A" w:rsidRPr="00B4245A">
                <w:rPr>
                  <w:rFonts w:ascii="Calibri" w:eastAsia="Times New Roman" w:hAnsi="Calibri" w:cs="Calibri"/>
                  <w:lang w:eastAsia="zh-TW"/>
                  <w14:ligatures w14:val="none"/>
                </w:rPr>
                <w:t xml:space="preserve">steoporotic </w:t>
              </w:r>
              <w:r w:rsidR="00B4245A">
                <w:rPr>
                  <w:rFonts w:ascii="Calibri" w:eastAsia="Times New Roman" w:hAnsi="Calibri" w:cs="Calibri"/>
                  <w:lang w:eastAsia="zh-TW"/>
                  <w14:ligatures w14:val="none"/>
                </w:rPr>
                <w:t>f</w:t>
              </w:r>
            </w:ins>
            <w:del w:id="52" w:author="Author">
              <w:r w:rsidRPr="00B4245A" w:rsidDel="00B4245A">
                <w:rPr>
                  <w:rFonts w:ascii="Calibri" w:eastAsia="Times New Roman" w:hAnsi="Calibri" w:cs="Calibri"/>
                  <w:lang w:eastAsia="zh-TW"/>
                  <w14:ligatures w14:val="none"/>
                </w:rPr>
                <w:delText>F</w:delText>
              </w:r>
            </w:del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 xml:space="preserve">racture </w:t>
            </w:r>
            <w:del w:id="53" w:author="Author">
              <w:r w:rsidRPr="00B4245A" w:rsidDel="00B4245A">
                <w:rPr>
                  <w:rFonts w:ascii="Calibri" w:eastAsia="Times New Roman" w:hAnsi="Calibri" w:cs="Calibri"/>
                  <w:lang w:eastAsia="zh-TW"/>
                  <w14:ligatures w14:val="none"/>
                </w:rPr>
                <w:delText xml:space="preserve">(SOF) </w:delText>
              </w:r>
            </w:del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score</w:t>
            </w:r>
            <w:del w:id="54" w:author="Author">
              <w:r w:rsidRPr="00B4245A" w:rsidDel="004D57EC">
                <w:rPr>
                  <w:rFonts w:ascii="Cambria Math" w:eastAsia="DFKai-SB" w:hAnsi="Cambria Math" w:cs="Cambria Math"/>
                  <w:vertAlign w:val="superscript"/>
                  <w:lang w:eastAsia="zh-TW"/>
                  <w14:ligatures w14:val="none"/>
                </w:rPr>
                <w:delText>△</w:delText>
              </w:r>
            </w:del>
            <w:ins w:id="55" w:author="Author">
              <w:r w:rsidRPr="00B4245A">
                <w:rPr>
                  <w:rFonts w:ascii="Calibri" w:eastAsia="DFKai-SB" w:hAnsi="Calibri" w:cs="Calibri"/>
                  <w:vertAlign w:val="superscript"/>
                  <w:lang w:eastAsia="zh-TW"/>
                  <w14:ligatures w14:val="none"/>
                </w:rPr>
                <w:t>a</w:t>
              </w:r>
            </w:ins>
          </w:p>
        </w:tc>
        <w:tc>
          <w:tcPr>
            <w:tcW w:w="1306" w:type="pct"/>
            <w:tcBorders>
              <w:top w:val="nil"/>
              <w:bottom w:val="nil"/>
            </w:tcBorders>
          </w:tcPr>
          <w:p w14:paraId="6F774586" w14:textId="77777777" w:rsidR="008A4EB2" w:rsidRPr="00B4245A" w:rsidRDefault="008A4EB2" w:rsidP="008A4EB2">
            <w:pPr>
              <w:widowControl w:val="0"/>
              <w:adjustRightInd w:val="0"/>
              <w:snapToGrid w:val="0"/>
              <w:spacing w:line="240" w:lineRule="auto"/>
              <w:ind w:left="79" w:firstLine="1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3-item scale (score range: 0</w:t>
            </w:r>
            <w:ins w:id="56" w:author="Author">
              <w:r w:rsidRPr="00B4245A">
                <w:rPr>
                  <w:rFonts w:ascii="Calibri" w:eastAsia="Times New Roman" w:hAnsi="Calibri" w:cs="Calibri"/>
                  <w:lang w:eastAsia="zh-TW"/>
                  <w14:ligatures w14:val="none"/>
                </w:rPr>
                <w:t>–</w:t>
              </w:r>
            </w:ins>
            <w:del w:id="57" w:author="Author">
              <w:r w:rsidRPr="00B4245A" w:rsidDel="00ED1E66">
                <w:rPr>
                  <w:rFonts w:ascii="Calibri" w:eastAsia="Times New Roman" w:hAnsi="Calibri" w:cs="Calibri"/>
                  <w:lang w:eastAsia="zh-TW"/>
                  <w14:ligatures w14:val="none"/>
                </w:rPr>
                <w:delText>-</w:delText>
              </w:r>
            </w:del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3)</w:t>
            </w:r>
          </w:p>
        </w:tc>
        <w:tc>
          <w:tcPr>
            <w:tcW w:w="1027" w:type="pct"/>
            <w:vMerge/>
            <w:tcBorders>
              <w:top w:val="single" w:sz="4" w:space="0" w:color="000000"/>
            </w:tcBorders>
          </w:tcPr>
          <w:p w14:paraId="4DB31B18" w14:textId="77777777" w:rsidR="008A4EB2" w:rsidRPr="00B4245A" w:rsidRDefault="008A4EB2" w:rsidP="008A4E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djustRightInd w:val="0"/>
              <w:snapToGrid w:val="0"/>
              <w:spacing w:line="240" w:lineRule="auto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</w:tr>
      <w:tr w:rsidR="008A4EB2" w:rsidRPr="00B4245A" w14:paraId="2AD62863" w14:textId="77777777" w:rsidTr="00B4245A">
        <w:tc>
          <w:tcPr>
            <w:tcW w:w="659" w:type="pct"/>
            <w:vMerge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407A74EF" w14:textId="77777777" w:rsidR="008A4EB2" w:rsidRPr="00B4245A" w:rsidRDefault="008A4EB2" w:rsidP="008A4E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djustRightInd w:val="0"/>
              <w:snapToGrid w:val="0"/>
              <w:spacing w:line="240" w:lineRule="auto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  <w:tc>
          <w:tcPr>
            <w:tcW w:w="200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E4D5DB" w14:textId="42B0BB88" w:rsidR="008A4EB2" w:rsidRPr="00B4245A" w:rsidRDefault="008A4EB2" w:rsidP="008A4EB2">
            <w:pPr>
              <w:widowControl w:val="0"/>
              <w:adjustRightInd w:val="0"/>
              <w:snapToGrid w:val="0"/>
              <w:spacing w:line="240" w:lineRule="auto"/>
              <w:ind w:left="421" w:hanging="337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Cumulative Illness Rating Scale for Geriatrics</w:t>
            </w:r>
            <w:ins w:id="58" w:author="Author">
              <w:r w:rsidR="00B4245A">
                <w:rPr>
                  <w:rFonts w:ascii="Calibri" w:eastAsia="Times New Roman" w:hAnsi="Calibri" w:cs="Calibri"/>
                  <w:lang w:eastAsia="zh-TW"/>
                  <w14:ligatures w14:val="none"/>
                </w:rPr>
                <w:t xml:space="preserve"> </w:t>
              </w:r>
            </w:ins>
            <w:del w:id="59" w:author="Author">
              <w:r w:rsidRPr="00B4245A" w:rsidDel="00B4245A">
                <w:rPr>
                  <w:rFonts w:ascii="Calibri" w:eastAsia="Times New Roman" w:hAnsi="Calibri" w:cs="Calibri"/>
                  <w:lang w:eastAsia="zh-TW"/>
                  <w14:ligatures w14:val="none"/>
                </w:rPr>
                <w:delText xml:space="preserve">(CIRS-G) </w:delText>
              </w:r>
            </w:del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score</w:t>
            </w:r>
            <w:del w:id="60" w:author="Author">
              <w:r w:rsidRPr="00B4245A" w:rsidDel="004D57EC">
                <w:rPr>
                  <w:rFonts w:ascii="Cambria Math" w:eastAsia="DFKai-SB" w:hAnsi="Cambria Math" w:cs="Cambria Math"/>
                  <w:vertAlign w:val="superscript"/>
                  <w:lang w:eastAsia="zh-TW"/>
                  <w14:ligatures w14:val="none"/>
                </w:rPr>
                <w:delText>△</w:delText>
              </w:r>
            </w:del>
            <w:ins w:id="61" w:author="Author">
              <w:r w:rsidRPr="00B4245A">
                <w:rPr>
                  <w:rFonts w:ascii="Calibri" w:eastAsia="DFKai-SB" w:hAnsi="Calibri" w:cs="Calibri"/>
                  <w:vertAlign w:val="superscript"/>
                  <w:lang w:eastAsia="zh-TW"/>
                  <w14:ligatures w14:val="none"/>
                </w:rPr>
                <w:t>a</w:t>
              </w:r>
            </w:ins>
          </w:p>
        </w:tc>
        <w:tc>
          <w:tcPr>
            <w:tcW w:w="1306" w:type="pct"/>
            <w:tcBorders>
              <w:top w:val="nil"/>
              <w:bottom w:val="nil"/>
            </w:tcBorders>
          </w:tcPr>
          <w:p w14:paraId="49ED1504" w14:textId="77777777" w:rsidR="008A4EB2" w:rsidRPr="00B4245A" w:rsidRDefault="008A4EB2" w:rsidP="008A4EB2">
            <w:pPr>
              <w:widowControl w:val="0"/>
              <w:adjustRightInd w:val="0"/>
              <w:snapToGrid w:val="0"/>
              <w:spacing w:line="240" w:lineRule="auto"/>
              <w:ind w:left="81" w:hanging="2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14-domain score (range: 0–56)</w:t>
            </w:r>
          </w:p>
        </w:tc>
        <w:tc>
          <w:tcPr>
            <w:tcW w:w="1027" w:type="pct"/>
            <w:vMerge/>
            <w:tcBorders>
              <w:top w:val="single" w:sz="4" w:space="0" w:color="000000"/>
            </w:tcBorders>
          </w:tcPr>
          <w:p w14:paraId="274C07DB" w14:textId="77777777" w:rsidR="008A4EB2" w:rsidRPr="00B4245A" w:rsidRDefault="008A4EB2" w:rsidP="008A4E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djustRightInd w:val="0"/>
              <w:snapToGrid w:val="0"/>
              <w:spacing w:line="240" w:lineRule="auto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</w:tr>
      <w:tr w:rsidR="008A4EB2" w:rsidRPr="00B4245A" w14:paraId="2ECD2DB6" w14:textId="77777777" w:rsidTr="00B4245A">
        <w:tc>
          <w:tcPr>
            <w:tcW w:w="659" w:type="pct"/>
            <w:vMerge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74D830E8" w14:textId="77777777" w:rsidR="008A4EB2" w:rsidRPr="00B4245A" w:rsidRDefault="008A4EB2" w:rsidP="008A4E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djustRightInd w:val="0"/>
              <w:snapToGrid w:val="0"/>
              <w:spacing w:line="240" w:lineRule="auto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  <w:tc>
          <w:tcPr>
            <w:tcW w:w="200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D93768" w14:textId="77777777" w:rsidR="008A4EB2" w:rsidRPr="00B4245A" w:rsidRDefault="008A4EB2" w:rsidP="008A4EB2">
            <w:pPr>
              <w:widowControl w:val="0"/>
              <w:adjustRightInd w:val="0"/>
              <w:snapToGrid w:val="0"/>
              <w:spacing w:line="240" w:lineRule="auto"/>
              <w:ind w:left="812" w:hanging="728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Number of medications</w:t>
            </w:r>
            <w:del w:id="62" w:author="Author">
              <w:r w:rsidRPr="00B4245A" w:rsidDel="004D57EC">
                <w:rPr>
                  <w:rFonts w:ascii="Cambria Math" w:eastAsia="DFKai-SB" w:hAnsi="Cambria Math" w:cs="Cambria Math"/>
                  <w:vertAlign w:val="superscript"/>
                  <w:lang w:eastAsia="zh-TW"/>
                  <w14:ligatures w14:val="none"/>
                </w:rPr>
                <w:delText>△</w:delText>
              </w:r>
            </w:del>
            <w:ins w:id="63" w:author="Author">
              <w:r w:rsidRPr="00B4245A">
                <w:rPr>
                  <w:rFonts w:ascii="Calibri" w:eastAsia="DFKai-SB" w:hAnsi="Calibri" w:cs="Calibri"/>
                  <w:vertAlign w:val="superscript"/>
                  <w:lang w:eastAsia="zh-TW"/>
                  <w14:ligatures w14:val="none"/>
                </w:rPr>
                <w:t>a</w:t>
              </w:r>
            </w:ins>
          </w:p>
        </w:tc>
        <w:tc>
          <w:tcPr>
            <w:tcW w:w="1306" w:type="pct"/>
            <w:tcBorders>
              <w:top w:val="nil"/>
              <w:bottom w:val="nil"/>
            </w:tcBorders>
          </w:tcPr>
          <w:p w14:paraId="3C2F65D3" w14:textId="77777777" w:rsidR="008A4EB2" w:rsidRPr="00B4245A" w:rsidRDefault="008A4EB2" w:rsidP="008A4EB2">
            <w:pPr>
              <w:widowControl w:val="0"/>
              <w:adjustRightInd w:val="0"/>
              <w:snapToGrid w:val="0"/>
              <w:spacing w:line="240" w:lineRule="auto"/>
              <w:ind w:left="79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Number of items, count (</w:t>
            </w:r>
            <w:del w:id="64" w:author="Author">
              <w:r w:rsidRPr="00B4245A" w:rsidDel="00ED1E66">
                <w:rPr>
                  <w:rFonts w:ascii="Calibri" w:eastAsia="Times New Roman" w:hAnsi="Calibri" w:cs="Calibri"/>
                  <w:lang w:eastAsia="zh-TW"/>
                  <w14:ligatures w14:val="none"/>
                </w:rPr>
                <w:delText xml:space="preserve"> </w:delText>
              </w:r>
            </w:del>
            <w:r w:rsidRPr="00B4245A">
              <w:rPr>
                <w:rFonts w:ascii="Cambria Math" w:eastAsia="Cambria Math" w:hAnsi="Cambria Math" w:cs="Cambria Math"/>
                <w:lang w:eastAsia="zh-TW"/>
                <w14:ligatures w14:val="none"/>
              </w:rPr>
              <w:t>≧</w:t>
            </w:r>
            <w:r w:rsidRPr="00B4245A">
              <w:rPr>
                <w:rFonts w:ascii="Calibri" w:eastAsia="Microsoft JhengHei" w:hAnsi="Calibri" w:cs="Calibri"/>
                <w:lang w:eastAsia="zh-TW"/>
                <w14:ligatures w14:val="none"/>
              </w:rPr>
              <w:t xml:space="preserve"> </w:t>
            </w: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0)</w:t>
            </w:r>
          </w:p>
        </w:tc>
        <w:tc>
          <w:tcPr>
            <w:tcW w:w="1027" w:type="pct"/>
            <w:vMerge/>
            <w:tcBorders>
              <w:top w:val="single" w:sz="4" w:space="0" w:color="000000"/>
            </w:tcBorders>
          </w:tcPr>
          <w:p w14:paraId="01622FB7" w14:textId="77777777" w:rsidR="008A4EB2" w:rsidRPr="00B4245A" w:rsidRDefault="008A4EB2" w:rsidP="008A4E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djustRightInd w:val="0"/>
              <w:snapToGrid w:val="0"/>
              <w:spacing w:line="240" w:lineRule="auto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</w:tr>
      <w:tr w:rsidR="008A4EB2" w:rsidRPr="00B4245A" w14:paraId="28906990" w14:textId="77777777" w:rsidTr="00B4245A">
        <w:tc>
          <w:tcPr>
            <w:tcW w:w="659" w:type="pct"/>
            <w:vMerge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105F7BBC" w14:textId="77777777" w:rsidR="008A4EB2" w:rsidRPr="00B4245A" w:rsidRDefault="008A4EB2" w:rsidP="008A4E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djustRightInd w:val="0"/>
              <w:snapToGrid w:val="0"/>
              <w:spacing w:line="240" w:lineRule="auto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  <w:tc>
          <w:tcPr>
            <w:tcW w:w="2008" w:type="pct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3A1A8765" w14:textId="64C1C745" w:rsidR="008A4EB2" w:rsidRPr="00B4245A" w:rsidRDefault="008A4EB2" w:rsidP="008A4EB2">
            <w:pPr>
              <w:widowControl w:val="0"/>
              <w:adjustRightInd w:val="0"/>
              <w:snapToGrid w:val="0"/>
              <w:spacing w:line="240" w:lineRule="auto"/>
              <w:ind w:left="421" w:hanging="337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del w:id="65" w:author="Author">
              <w:r w:rsidRPr="00B4245A" w:rsidDel="00B4245A">
                <w:rPr>
                  <w:rFonts w:ascii="Calibri" w:eastAsia="Times New Roman" w:hAnsi="Calibri" w:cs="Calibri"/>
                  <w:lang w:eastAsia="zh-TW"/>
                  <w14:ligatures w14:val="none"/>
                </w:rPr>
                <w:delText xml:space="preserve">Short-Form </w:delText>
              </w:r>
            </w:del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Mini</w:t>
            </w:r>
            <w:del w:id="66" w:author="Author">
              <w:r w:rsidRPr="00B4245A" w:rsidDel="00B4245A">
                <w:rPr>
                  <w:rFonts w:ascii="Calibri" w:eastAsia="Times New Roman" w:hAnsi="Calibri" w:cs="Calibri"/>
                  <w:lang w:eastAsia="zh-TW"/>
                  <w14:ligatures w14:val="none"/>
                </w:rPr>
                <w:delText xml:space="preserve">. </w:delText>
              </w:r>
            </w:del>
            <w:ins w:id="67" w:author="Author">
              <w:r w:rsidR="00B4245A">
                <w:rPr>
                  <w:rFonts w:ascii="Calibri" w:eastAsia="Times New Roman" w:hAnsi="Calibri" w:cs="Calibri"/>
                  <w:lang w:eastAsia="zh-TW"/>
                  <w14:ligatures w14:val="none"/>
                </w:rPr>
                <w:t>-</w:t>
              </w:r>
            </w:ins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Nutritional Assessment</w:t>
            </w:r>
            <w:ins w:id="68" w:author="Author">
              <w:r w:rsidR="00B4245A">
                <w:rPr>
                  <w:rFonts w:ascii="Calibri" w:eastAsia="Times New Roman" w:hAnsi="Calibri" w:cs="Calibri"/>
                  <w:lang w:eastAsia="zh-TW"/>
                  <w14:ligatures w14:val="none"/>
                </w:rPr>
                <w:t>-</w:t>
              </w:r>
              <w:r w:rsidR="00B4245A" w:rsidRPr="00B4245A">
                <w:rPr>
                  <w:rFonts w:ascii="Calibri" w:eastAsia="Times New Roman" w:hAnsi="Calibri" w:cs="Calibri"/>
                  <w:lang w:eastAsia="zh-TW"/>
                  <w14:ligatures w14:val="none"/>
                </w:rPr>
                <w:t>Short-Form</w:t>
              </w:r>
            </w:ins>
            <w:del w:id="69" w:author="Author">
              <w:r w:rsidRPr="00B4245A" w:rsidDel="00B4245A">
                <w:rPr>
                  <w:rFonts w:ascii="Calibri" w:eastAsia="Times New Roman" w:hAnsi="Calibri" w:cs="Calibri"/>
                  <w:lang w:eastAsia="zh-TW"/>
                  <w14:ligatures w14:val="none"/>
                </w:rPr>
                <w:delText xml:space="preserve"> (MNA-SF</w:delText>
              </w:r>
            </w:del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)</w:t>
            </w:r>
            <w:del w:id="70" w:author="Author">
              <w:r w:rsidRPr="00B4245A" w:rsidDel="00ED1E66">
                <w:rPr>
                  <w:rFonts w:ascii="Cambria Math" w:eastAsia="DFKai-SB" w:hAnsi="Cambria Math" w:cs="Cambria Math"/>
                  <w:vertAlign w:val="superscript"/>
                  <w:lang w:eastAsia="zh-TW"/>
                  <w14:ligatures w14:val="none"/>
                </w:rPr>
                <w:delText>△</w:delText>
              </w:r>
            </w:del>
            <w:ins w:id="71" w:author="Author">
              <w:r w:rsidRPr="00B4245A">
                <w:rPr>
                  <w:rFonts w:ascii="Calibri" w:eastAsia="DFKai-SB" w:hAnsi="Calibri" w:cs="Calibri"/>
                  <w:vertAlign w:val="superscript"/>
                  <w:lang w:eastAsia="zh-TW"/>
                  <w14:ligatures w14:val="none"/>
                </w:rPr>
                <w:t>a</w:t>
              </w:r>
            </w:ins>
          </w:p>
        </w:tc>
        <w:tc>
          <w:tcPr>
            <w:tcW w:w="1306" w:type="pct"/>
            <w:tcBorders>
              <w:top w:val="nil"/>
              <w:bottom w:val="single" w:sz="4" w:space="0" w:color="000000"/>
            </w:tcBorders>
          </w:tcPr>
          <w:p w14:paraId="26C8F058" w14:textId="77777777" w:rsidR="008A4EB2" w:rsidRPr="00B4245A" w:rsidRDefault="008A4EB2" w:rsidP="008A4EB2">
            <w:pPr>
              <w:widowControl w:val="0"/>
              <w:adjustRightInd w:val="0"/>
              <w:snapToGrid w:val="0"/>
              <w:spacing w:line="240" w:lineRule="auto"/>
              <w:ind w:left="81" w:hanging="2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6-item scale (score range: 0-14)</w:t>
            </w:r>
          </w:p>
        </w:tc>
        <w:tc>
          <w:tcPr>
            <w:tcW w:w="1027" w:type="pct"/>
            <w:vMerge/>
            <w:tcBorders>
              <w:top w:val="single" w:sz="4" w:space="0" w:color="000000"/>
            </w:tcBorders>
          </w:tcPr>
          <w:p w14:paraId="05B91612" w14:textId="77777777" w:rsidR="008A4EB2" w:rsidRPr="00B4245A" w:rsidRDefault="008A4EB2" w:rsidP="008A4E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djustRightInd w:val="0"/>
              <w:snapToGrid w:val="0"/>
              <w:spacing w:line="240" w:lineRule="auto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</w:tr>
      <w:tr w:rsidR="008A4EB2" w:rsidRPr="00B4245A" w14:paraId="60C2D3C9" w14:textId="77777777" w:rsidTr="00B4245A">
        <w:tc>
          <w:tcPr>
            <w:tcW w:w="659" w:type="pct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472E758E" w14:textId="50E94DDA" w:rsidR="008A4EB2" w:rsidRPr="00B4245A" w:rsidRDefault="008A4EB2" w:rsidP="008A4EB2">
            <w:pPr>
              <w:widowControl w:val="0"/>
              <w:adjustRightInd w:val="0"/>
              <w:snapToGrid w:val="0"/>
              <w:spacing w:line="240" w:lineRule="auto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 xml:space="preserve">Daily </w:t>
            </w:r>
            <w:del w:id="72" w:author="Author">
              <w:r w:rsidRPr="00B4245A" w:rsidDel="00B4245A">
                <w:rPr>
                  <w:rFonts w:ascii="Calibri" w:eastAsia="Times New Roman" w:hAnsi="Calibri" w:cs="Calibri"/>
                  <w:lang w:eastAsia="zh-TW"/>
                  <w14:ligatures w14:val="none"/>
                </w:rPr>
                <w:delText>Records</w:delText>
              </w:r>
            </w:del>
            <w:ins w:id="73" w:author="Author">
              <w:r w:rsidR="00B4245A">
                <w:rPr>
                  <w:rFonts w:ascii="Calibri" w:eastAsia="Times New Roman" w:hAnsi="Calibri" w:cs="Calibri"/>
                  <w:lang w:eastAsia="zh-TW"/>
                  <w14:ligatures w14:val="none"/>
                </w:rPr>
                <w:t>r</w:t>
              </w:r>
              <w:r w:rsidR="00B4245A" w:rsidRPr="00B4245A">
                <w:rPr>
                  <w:rFonts w:ascii="Calibri" w:eastAsia="Times New Roman" w:hAnsi="Calibri" w:cs="Calibri"/>
                  <w:lang w:eastAsia="zh-TW"/>
                  <w14:ligatures w14:val="none"/>
                </w:rPr>
                <w:t>ecords</w:t>
              </w:r>
            </w:ins>
          </w:p>
        </w:tc>
        <w:tc>
          <w:tcPr>
            <w:tcW w:w="2008" w:type="pct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5C60A3EC" w14:textId="659A43DF" w:rsidR="008A4EB2" w:rsidRPr="00B4245A" w:rsidRDefault="008A4EB2" w:rsidP="008A4EB2">
            <w:pPr>
              <w:widowControl w:val="0"/>
              <w:adjustRightInd w:val="0"/>
              <w:snapToGrid w:val="0"/>
              <w:spacing w:line="240" w:lineRule="auto"/>
              <w:ind w:left="812" w:hanging="728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bookmarkStart w:id="74" w:name="_heading=h.qx8a3yld93kw" w:colFirst="0" w:colLast="0"/>
            <w:bookmarkEnd w:id="74"/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Consciousness level (Glasgow Coma Scale</w:t>
            </w:r>
            <w:del w:id="75" w:author="Author">
              <w:r w:rsidRPr="00B4245A" w:rsidDel="00B4245A">
                <w:rPr>
                  <w:rFonts w:ascii="Calibri" w:eastAsia="Times New Roman" w:hAnsi="Calibri" w:cs="Calibri"/>
                  <w:lang w:eastAsia="zh-TW"/>
                  <w14:ligatures w14:val="none"/>
                </w:rPr>
                <w:delText>, GSC</w:delText>
              </w:r>
            </w:del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)</w:t>
            </w:r>
          </w:p>
        </w:tc>
        <w:tc>
          <w:tcPr>
            <w:tcW w:w="1306" w:type="pct"/>
            <w:tcBorders>
              <w:top w:val="single" w:sz="4" w:space="0" w:color="000000"/>
              <w:bottom w:val="nil"/>
            </w:tcBorders>
          </w:tcPr>
          <w:p w14:paraId="027D7EB0" w14:textId="29688B6A" w:rsidR="008A4EB2" w:rsidRPr="00B4245A" w:rsidRDefault="008A4EB2" w:rsidP="008A4EB2">
            <w:pPr>
              <w:widowControl w:val="0"/>
              <w:adjustRightInd w:val="0"/>
              <w:snapToGrid w:val="0"/>
              <w:spacing w:line="240" w:lineRule="auto"/>
              <w:ind w:left="368" w:hanging="332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 xml:space="preserve">It </w:t>
            </w:r>
            <w:del w:id="76" w:author="Author">
              <w:r w:rsidRPr="00B4245A" w:rsidDel="00B4245A">
                <w:rPr>
                  <w:rFonts w:ascii="Calibri" w:eastAsia="Times New Roman" w:hAnsi="Calibri" w:cs="Calibri"/>
                  <w:lang w:eastAsia="zh-TW"/>
                  <w14:ligatures w14:val="none"/>
                </w:rPr>
                <w:delText>is composed of</w:delText>
              </w:r>
            </w:del>
            <w:ins w:id="77" w:author="Author">
              <w:r w:rsidR="00B4245A">
                <w:rPr>
                  <w:rFonts w:ascii="Calibri" w:eastAsia="Times New Roman" w:hAnsi="Calibri" w:cs="Calibri"/>
                  <w:lang w:eastAsia="zh-TW"/>
                  <w14:ligatures w14:val="none"/>
                </w:rPr>
                <w:t>comprises</w:t>
              </w:r>
            </w:ins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 xml:space="preserve"> three parameters: best eye response (E), best verbal response (V), and best motor response (M</w:t>
            </w:r>
            <w:del w:id="78" w:author="Author">
              <w:r w:rsidRPr="00B4245A" w:rsidDel="00B4245A">
                <w:rPr>
                  <w:rFonts w:ascii="Calibri" w:eastAsia="Times New Roman" w:hAnsi="Calibri" w:cs="Calibri"/>
                  <w:lang w:eastAsia="zh-TW"/>
                  <w14:ligatures w14:val="none"/>
                </w:rPr>
                <w:delText>).(</w:delText>
              </w:r>
            </w:del>
            <w:ins w:id="79" w:author="Author">
              <w:r w:rsidR="00B4245A">
                <w:rPr>
                  <w:rFonts w:ascii="Calibri" w:eastAsia="Times New Roman" w:hAnsi="Calibri" w:cs="Calibri"/>
                  <w:lang w:eastAsia="zh-TW"/>
                  <w14:ligatures w14:val="none"/>
                </w:rPr>
                <w:t xml:space="preserve">; </w:t>
              </w:r>
            </w:ins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score range: 3-15)</w:t>
            </w:r>
          </w:p>
        </w:tc>
        <w:tc>
          <w:tcPr>
            <w:tcW w:w="1027" w:type="pct"/>
            <w:vMerge w:val="restart"/>
            <w:tcBorders>
              <w:top w:val="single" w:sz="4" w:space="0" w:color="000000"/>
            </w:tcBorders>
          </w:tcPr>
          <w:p w14:paraId="2371D345" w14:textId="77777777" w:rsidR="008A4EB2" w:rsidRPr="00B4245A" w:rsidRDefault="008A4EB2" w:rsidP="008A4EB2">
            <w:pPr>
              <w:widowControl w:val="0"/>
              <w:adjustRightInd w:val="0"/>
              <w:snapToGrid w:val="0"/>
              <w:spacing w:line="240" w:lineRule="auto"/>
              <w:ind w:left="336" w:hanging="257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Records of admission to LTCF before the outcome. The data belong to continuous variables.</w:t>
            </w:r>
          </w:p>
        </w:tc>
      </w:tr>
      <w:tr w:rsidR="008A4EB2" w:rsidRPr="00B4245A" w14:paraId="14E61D37" w14:textId="77777777" w:rsidTr="00B4245A">
        <w:tc>
          <w:tcPr>
            <w:tcW w:w="659" w:type="pct"/>
            <w:vMerge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2D43AF12" w14:textId="77777777" w:rsidR="008A4EB2" w:rsidRPr="00B4245A" w:rsidRDefault="008A4EB2" w:rsidP="008A4E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djustRightInd w:val="0"/>
              <w:snapToGrid w:val="0"/>
              <w:spacing w:line="240" w:lineRule="auto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  <w:tc>
          <w:tcPr>
            <w:tcW w:w="200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A01258" w14:textId="77777777" w:rsidR="008A4EB2" w:rsidRPr="00B4245A" w:rsidRDefault="008A4EB2" w:rsidP="008A4EB2">
            <w:pPr>
              <w:widowControl w:val="0"/>
              <w:adjustRightInd w:val="0"/>
              <w:snapToGrid w:val="0"/>
              <w:spacing w:line="240" w:lineRule="auto"/>
              <w:ind w:left="812" w:hanging="728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Body weight</w:t>
            </w:r>
          </w:p>
        </w:tc>
        <w:tc>
          <w:tcPr>
            <w:tcW w:w="1306" w:type="pct"/>
            <w:tcBorders>
              <w:top w:val="nil"/>
            </w:tcBorders>
          </w:tcPr>
          <w:p w14:paraId="4FEC746A" w14:textId="77777777" w:rsidR="008A4EB2" w:rsidRPr="00B4245A" w:rsidRDefault="008A4EB2" w:rsidP="008A4EB2">
            <w:pPr>
              <w:widowControl w:val="0"/>
              <w:adjustRightInd w:val="0"/>
              <w:snapToGrid w:val="0"/>
              <w:spacing w:line="240" w:lineRule="auto"/>
              <w:ind w:left="79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Weight (kg)</w:t>
            </w:r>
          </w:p>
        </w:tc>
        <w:tc>
          <w:tcPr>
            <w:tcW w:w="1027" w:type="pct"/>
            <w:vMerge/>
            <w:tcBorders>
              <w:top w:val="single" w:sz="4" w:space="0" w:color="000000"/>
            </w:tcBorders>
          </w:tcPr>
          <w:p w14:paraId="3D3AD40F" w14:textId="77777777" w:rsidR="008A4EB2" w:rsidRPr="00B4245A" w:rsidRDefault="008A4EB2" w:rsidP="008A4E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djustRightInd w:val="0"/>
              <w:snapToGrid w:val="0"/>
              <w:spacing w:line="240" w:lineRule="auto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</w:tr>
      <w:tr w:rsidR="008A4EB2" w:rsidRPr="00B4245A" w14:paraId="1DCD353F" w14:textId="77777777" w:rsidTr="00B4245A">
        <w:tc>
          <w:tcPr>
            <w:tcW w:w="659" w:type="pct"/>
            <w:vMerge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5AFB91AF" w14:textId="77777777" w:rsidR="008A4EB2" w:rsidRPr="00B4245A" w:rsidRDefault="008A4EB2" w:rsidP="008A4E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djustRightInd w:val="0"/>
              <w:snapToGrid w:val="0"/>
              <w:spacing w:line="240" w:lineRule="auto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  <w:tc>
          <w:tcPr>
            <w:tcW w:w="200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10C417" w14:textId="77777777" w:rsidR="008A4EB2" w:rsidRPr="00B4245A" w:rsidRDefault="008A4EB2" w:rsidP="008A4EB2">
            <w:pPr>
              <w:widowControl w:val="0"/>
              <w:adjustRightInd w:val="0"/>
              <w:snapToGrid w:val="0"/>
              <w:spacing w:line="240" w:lineRule="auto"/>
              <w:ind w:left="812" w:hanging="730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Fall count</w:t>
            </w:r>
          </w:p>
        </w:tc>
        <w:tc>
          <w:tcPr>
            <w:tcW w:w="1306" w:type="pct"/>
          </w:tcPr>
          <w:p w14:paraId="1E3F4DD8" w14:textId="77777777" w:rsidR="008A4EB2" w:rsidRPr="00B4245A" w:rsidRDefault="008A4EB2" w:rsidP="008A4EB2">
            <w:pPr>
              <w:widowControl w:val="0"/>
              <w:adjustRightInd w:val="0"/>
              <w:snapToGrid w:val="0"/>
              <w:spacing w:line="240" w:lineRule="auto"/>
              <w:ind w:left="79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Number of events, count (</w:t>
            </w:r>
            <w:del w:id="80" w:author="Author">
              <w:r w:rsidRPr="00B4245A" w:rsidDel="00ED1E66">
                <w:rPr>
                  <w:rFonts w:ascii="Calibri" w:eastAsia="Times New Roman" w:hAnsi="Calibri" w:cs="Calibri"/>
                  <w:lang w:eastAsia="zh-TW"/>
                  <w14:ligatures w14:val="none"/>
                </w:rPr>
                <w:delText xml:space="preserve"> </w:delText>
              </w:r>
            </w:del>
            <w:r w:rsidRPr="00B4245A">
              <w:rPr>
                <w:rFonts w:ascii="Cambria Math" w:eastAsia="Cambria Math" w:hAnsi="Cambria Math" w:cs="Cambria Math"/>
                <w:lang w:eastAsia="zh-TW"/>
                <w14:ligatures w14:val="none"/>
              </w:rPr>
              <w:t>≧</w:t>
            </w:r>
            <w:r w:rsidRPr="00B4245A">
              <w:rPr>
                <w:rFonts w:ascii="Calibri" w:eastAsia="Microsoft JhengHei" w:hAnsi="Calibri" w:cs="Calibri"/>
                <w:lang w:eastAsia="zh-TW"/>
                <w14:ligatures w14:val="none"/>
              </w:rPr>
              <w:t xml:space="preserve"> </w:t>
            </w: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0)</w:t>
            </w:r>
          </w:p>
        </w:tc>
        <w:tc>
          <w:tcPr>
            <w:tcW w:w="1027" w:type="pct"/>
            <w:vMerge/>
            <w:tcBorders>
              <w:top w:val="single" w:sz="4" w:space="0" w:color="000000"/>
            </w:tcBorders>
          </w:tcPr>
          <w:p w14:paraId="7D9A26BE" w14:textId="77777777" w:rsidR="008A4EB2" w:rsidRPr="00B4245A" w:rsidRDefault="008A4EB2" w:rsidP="008A4E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djustRightInd w:val="0"/>
              <w:snapToGrid w:val="0"/>
              <w:spacing w:line="240" w:lineRule="auto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</w:tr>
      <w:tr w:rsidR="008A4EB2" w:rsidRPr="00B4245A" w14:paraId="7EE39B85" w14:textId="77777777" w:rsidTr="00B4245A">
        <w:tc>
          <w:tcPr>
            <w:tcW w:w="659" w:type="pct"/>
            <w:vMerge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64806CDA" w14:textId="77777777" w:rsidR="008A4EB2" w:rsidRPr="00B4245A" w:rsidRDefault="008A4EB2" w:rsidP="008A4E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djustRightInd w:val="0"/>
              <w:snapToGrid w:val="0"/>
              <w:spacing w:line="240" w:lineRule="auto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  <w:tc>
          <w:tcPr>
            <w:tcW w:w="2008" w:type="pct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2DDCE587" w14:textId="0E71FA24" w:rsidR="008A4EB2" w:rsidRPr="00B4245A" w:rsidRDefault="008A4EB2" w:rsidP="008A4EB2">
            <w:pPr>
              <w:widowControl w:val="0"/>
              <w:adjustRightInd w:val="0"/>
              <w:snapToGrid w:val="0"/>
              <w:spacing w:line="240" w:lineRule="auto"/>
              <w:ind w:left="812" w:hanging="728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 xml:space="preserve">Vital </w:t>
            </w:r>
            <w:del w:id="81" w:author="Author">
              <w:r w:rsidRPr="00B4245A" w:rsidDel="00B4245A">
                <w:rPr>
                  <w:rFonts w:ascii="Calibri" w:eastAsia="Times New Roman" w:hAnsi="Calibri" w:cs="Calibri"/>
                  <w:lang w:eastAsia="zh-TW"/>
                  <w14:ligatures w14:val="none"/>
                </w:rPr>
                <w:delText>Sign</w:delText>
              </w:r>
            </w:del>
            <w:ins w:id="82" w:author="Author">
              <w:r w:rsidR="00B4245A">
                <w:rPr>
                  <w:rFonts w:ascii="Calibri" w:eastAsia="Times New Roman" w:hAnsi="Calibri" w:cs="Calibri"/>
                  <w:lang w:eastAsia="zh-TW"/>
                  <w14:ligatures w14:val="none"/>
                </w:rPr>
                <w:t>s</w:t>
              </w:r>
              <w:r w:rsidR="00B4245A" w:rsidRPr="00B4245A">
                <w:rPr>
                  <w:rFonts w:ascii="Calibri" w:eastAsia="Times New Roman" w:hAnsi="Calibri" w:cs="Calibri"/>
                  <w:lang w:eastAsia="zh-TW"/>
                  <w14:ligatures w14:val="none"/>
                </w:rPr>
                <w:t>ign</w:t>
              </w:r>
              <w:r w:rsidR="00B4245A">
                <w:rPr>
                  <w:rFonts w:ascii="Calibri" w:eastAsia="Times New Roman" w:hAnsi="Calibri" w:cs="Calibri"/>
                  <w:lang w:eastAsia="zh-TW"/>
                  <w14:ligatures w14:val="none"/>
                </w:rPr>
                <w:t>s</w:t>
              </w:r>
              <w:r w:rsidR="00B4245A" w:rsidRPr="00F04F8F">
                <w:rPr>
                  <w:rFonts w:ascii="Calibri" w:eastAsia="Times New Roman" w:hAnsi="Calibri" w:cs="Calibri"/>
                  <w:vertAlign w:val="superscript"/>
                  <w:lang w:eastAsia="zh-TW"/>
                  <w14:ligatures w14:val="none"/>
                  <w:rPrChange w:id="83" w:author="Author">
                    <w:rPr>
                      <w:rFonts w:eastAsia="Times New Roman" w:cs="Calibri"/>
                    </w:rPr>
                  </w:rPrChange>
                </w:rPr>
                <w:t>b</w:t>
              </w:r>
            </w:ins>
            <w:del w:id="84" w:author="Author">
              <w:r w:rsidRPr="00B4245A" w:rsidDel="00ED1E66">
                <w:rPr>
                  <w:rFonts w:ascii="Calibri" w:eastAsia="Times New Roman" w:hAnsi="Calibri" w:cs="Calibri"/>
                  <w:lang w:eastAsia="zh-TW"/>
                  <w14:ligatures w14:val="none"/>
                </w:rPr>
                <w:delText>*</w:delText>
              </w:r>
            </w:del>
          </w:p>
        </w:tc>
        <w:tc>
          <w:tcPr>
            <w:tcW w:w="1306" w:type="pct"/>
            <w:tcBorders>
              <w:bottom w:val="single" w:sz="4" w:space="0" w:color="000000"/>
            </w:tcBorders>
          </w:tcPr>
          <w:p w14:paraId="0E5E28F7" w14:textId="02A08C6E" w:rsidR="008A4EB2" w:rsidRPr="00B4245A" w:rsidRDefault="008A4EB2" w:rsidP="008A4EB2">
            <w:pPr>
              <w:widowControl w:val="0"/>
              <w:adjustRightInd w:val="0"/>
              <w:snapToGrid w:val="0"/>
              <w:spacing w:line="240" w:lineRule="auto"/>
              <w:ind w:left="370" w:hanging="281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 xml:space="preserve">Blood pressure (mmHg), </w:t>
            </w:r>
            <w:ins w:id="85" w:author="Author">
              <w:r w:rsidR="00B4245A">
                <w:rPr>
                  <w:rFonts w:ascii="Calibri" w:eastAsia="Times New Roman" w:hAnsi="Calibri" w:cs="Calibri"/>
                  <w:lang w:eastAsia="zh-TW"/>
                  <w14:ligatures w14:val="none"/>
                </w:rPr>
                <w:t>p</w:t>
              </w:r>
            </w:ins>
            <w:del w:id="86" w:author="Author">
              <w:r w:rsidRPr="00B4245A" w:rsidDel="00B4245A">
                <w:rPr>
                  <w:rFonts w:ascii="Calibri" w:eastAsia="Times New Roman" w:hAnsi="Calibri" w:cs="Calibri"/>
                  <w:lang w:eastAsia="zh-TW"/>
                  <w14:ligatures w14:val="none"/>
                </w:rPr>
                <w:delText>P</w:delText>
              </w:r>
            </w:del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 xml:space="preserve">ulse rate (bpm), </w:t>
            </w:r>
            <w:ins w:id="87" w:author="Author">
              <w:r w:rsidR="00B4245A">
                <w:rPr>
                  <w:rFonts w:ascii="Calibri" w:eastAsia="Times New Roman" w:hAnsi="Calibri" w:cs="Calibri"/>
                  <w:lang w:eastAsia="zh-TW"/>
                  <w14:ligatures w14:val="none"/>
                </w:rPr>
                <w:t>r</w:t>
              </w:r>
            </w:ins>
            <w:del w:id="88" w:author="Author">
              <w:r w:rsidRPr="00B4245A" w:rsidDel="00B4245A">
                <w:rPr>
                  <w:rFonts w:ascii="Calibri" w:eastAsia="Times New Roman" w:hAnsi="Calibri" w:cs="Calibri"/>
                  <w:lang w:eastAsia="zh-TW"/>
                  <w14:ligatures w14:val="none"/>
                </w:rPr>
                <w:delText>R</w:delText>
              </w:r>
            </w:del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 xml:space="preserve">espiratory rate (breaths/min), </w:t>
            </w:r>
            <w:del w:id="89" w:author="Author">
              <w:r w:rsidRPr="00B4245A" w:rsidDel="00B4245A">
                <w:rPr>
                  <w:rFonts w:ascii="Calibri" w:eastAsia="Times New Roman" w:hAnsi="Calibri" w:cs="Calibri"/>
                  <w:lang w:eastAsia="zh-TW"/>
                  <w14:ligatures w14:val="none"/>
                </w:rPr>
                <w:delText>O</w:delText>
              </w:r>
            </w:del>
            <w:ins w:id="90" w:author="Author">
              <w:r w:rsidR="00B4245A">
                <w:rPr>
                  <w:rFonts w:ascii="Calibri" w:eastAsia="Times New Roman" w:hAnsi="Calibri" w:cs="Calibri"/>
                  <w:lang w:eastAsia="zh-TW"/>
                  <w14:ligatures w14:val="none"/>
                </w:rPr>
                <w:t>o</w:t>
              </w:r>
            </w:ins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xygen saturation (%)</w:t>
            </w:r>
          </w:p>
        </w:tc>
        <w:tc>
          <w:tcPr>
            <w:tcW w:w="1027" w:type="pct"/>
            <w:vMerge/>
            <w:tcBorders>
              <w:top w:val="single" w:sz="4" w:space="0" w:color="000000"/>
            </w:tcBorders>
          </w:tcPr>
          <w:p w14:paraId="4D5632B1" w14:textId="77777777" w:rsidR="008A4EB2" w:rsidRPr="00B4245A" w:rsidRDefault="008A4EB2" w:rsidP="008A4E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djustRightInd w:val="0"/>
              <w:snapToGrid w:val="0"/>
              <w:spacing w:line="240" w:lineRule="auto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</w:tr>
      <w:tr w:rsidR="008A4EB2" w:rsidRPr="00B4245A" w14:paraId="0978F4ED" w14:textId="77777777" w:rsidTr="00B4245A">
        <w:tc>
          <w:tcPr>
            <w:tcW w:w="659" w:type="pct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7CD23ABE" w14:textId="77777777" w:rsidR="008A4EB2" w:rsidRPr="00B4245A" w:rsidRDefault="008A4EB2" w:rsidP="008A4EB2">
            <w:pPr>
              <w:widowControl w:val="0"/>
              <w:adjustRightInd w:val="0"/>
              <w:snapToGrid w:val="0"/>
              <w:spacing w:line="240" w:lineRule="auto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Medical records</w:t>
            </w:r>
          </w:p>
        </w:tc>
        <w:tc>
          <w:tcPr>
            <w:tcW w:w="2008" w:type="pct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28248DED" w14:textId="77777777" w:rsidR="008A4EB2" w:rsidRPr="00B4245A" w:rsidRDefault="008A4EB2" w:rsidP="008A4EB2">
            <w:pPr>
              <w:widowControl w:val="0"/>
              <w:adjustRightInd w:val="0"/>
              <w:snapToGrid w:val="0"/>
              <w:spacing w:line="240" w:lineRule="auto"/>
              <w:ind w:left="812" w:hanging="728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Number of hospitalizations</w:t>
            </w:r>
          </w:p>
        </w:tc>
        <w:tc>
          <w:tcPr>
            <w:tcW w:w="1306" w:type="pct"/>
            <w:tcBorders>
              <w:top w:val="single" w:sz="4" w:space="0" w:color="000000"/>
              <w:bottom w:val="nil"/>
            </w:tcBorders>
          </w:tcPr>
          <w:p w14:paraId="1D657D2A" w14:textId="77777777" w:rsidR="008A4EB2" w:rsidRPr="00B4245A" w:rsidRDefault="008A4EB2" w:rsidP="008A4EB2">
            <w:pPr>
              <w:widowControl w:val="0"/>
              <w:adjustRightInd w:val="0"/>
              <w:snapToGrid w:val="0"/>
              <w:spacing w:line="240" w:lineRule="auto"/>
              <w:ind w:left="81" w:hanging="2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Number of events, count (</w:t>
            </w:r>
            <w:del w:id="91" w:author="Author">
              <w:r w:rsidRPr="00B4245A" w:rsidDel="00ED1E66">
                <w:rPr>
                  <w:rFonts w:ascii="Calibri" w:eastAsia="Times New Roman" w:hAnsi="Calibri" w:cs="Calibri"/>
                  <w:lang w:eastAsia="zh-TW"/>
                  <w14:ligatures w14:val="none"/>
                </w:rPr>
                <w:delText xml:space="preserve"> </w:delText>
              </w:r>
            </w:del>
            <w:r w:rsidRPr="00B4245A">
              <w:rPr>
                <w:rFonts w:ascii="Cambria Math" w:eastAsia="Cambria Math" w:hAnsi="Cambria Math" w:cs="Cambria Math"/>
                <w:lang w:eastAsia="zh-TW"/>
                <w14:ligatures w14:val="none"/>
              </w:rPr>
              <w:t>≧</w:t>
            </w:r>
            <w:r w:rsidRPr="00B4245A">
              <w:rPr>
                <w:rFonts w:ascii="Calibri" w:eastAsia="Microsoft JhengHei" w:hAnsi="Calibri" w:cs="Calibri"/>
                <w:lang w:eastAsia="zh-TW"/>
                <w14:ligatures w14:val="none"/>
              </w:rPr>
              <w:t xml:space="preserve"> </w:t>
            </w: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0)</w:t>
            </w:r>
          </w:p>
        </w:tc>
        <w:tc>
          <w:tcPr>
            <w:tcW w:w="1027" w:type="pct"/>
            <w:vMerge w:val="restart"/>
            <w:tcBorders>
              <w:top w:val="single" w:sz="4" w:space="0" w:color="000000"/>
            </w:tcBorders>
          </w:tcPr>
          <w:p w14:paraId="597F7359" w14:textId="77777777" w:rsidR="008A4EB2" w:rsidRPr="00B4245A" w:rsidRDefault="008A4EB2" w:rsidP="008A4EB2">
            <w:pPr>
              <w:widowControl w:val="0"/>
              <w:adjustRightInd w:val="0"/>
              <w:snapToGrid w:val="0"/>
              <w:spacing w:line="240" w:lineRule="auto"/>
              <w:ind w:left="337" w:hanging="260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Records of admission to LTCF before the outcome. The data belong to continuous variables.</w:t>
            </w:r>
          </w:p>
        </w:tc>
      </w:tr>
      <w:tr w:rsidR="008A4EB2" w:rsidRPr="00B4245A" w14:paraId="29F128CB" w14:textId="77777777" w:rsidTr="00B4245A">
        <w:tc>
          <w:tcPr>
            <w:tcW w:w="659" w:type="pct"/>
            <w:vMerge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0058E88A" w14:textId="77777777" w:rsidR="008A4EB2" w:rsidRPr="00B4245A" w:rsidRDefault="008A4EB2" w:rsidP="008A4E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djustRightInd w:val="0"/>
              <w:snapToGrid w:val="0"/>
              <w:spacing w:line="240" w:lineRule="auto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  <w:tc>
          <w:tcPr>
            <w:tcW w:w="2008" w:type="pct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6DDDB1B3" w14:textId="77777777" w:rsidR="008A4EB2" w:rsidRPr="00B4245A" w:rsidRDefault="008A4EB2" w:rsidP="008A4EB2">
            <w:pPr>
              <w:widowControl w:val="0"/>
              <w:adjustRightInd w:val="0"/>
              <w:snapToGrid w:val="0"/>
              <w:spacing w:line="240" w:lineRule="auto"/>
              <w:ind w:left="812" w:hanging="728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Lab data</w:t>
            </w:r>
            <w:ins w:id="92" w:author="Author">
              <w:r w:rsidRPr="00B4245A">
                <w:rPr>
                  <w:rFonts w:ascii="Calibri" w:eastAsia="Times New Roman" w:hAnsi="Calibri" w:cs="Calibri"/>
                  <w:vertAlign w:val="superscript"/>
                  <w:lang w:eastAsia="zh-TW"/>
                  <w14:ligatures w14:val="none"/>
                </w:rPr>
                <w:t>b</w:t>
              </w:r>
            </w:ins>
            <w:del w:id="93" w:author="Author">
              <w:r w:rsidRPr="00B4245A" w:rsidDel="00ED1E66">
                <w:rPr>
                  <w:rFonts w:ascii="Calibri" w:eastAsia="Times New Roman" w:hAnsi="Calibri" w:cs="Calibri"/>
                  <w:lang w:eastAsia="zh-TW"/>
                  <w14:ligatures w14:val="none"/>
                </w:rPr>
                <w:delText>*</w:delText>
              </w:r>
            </w:del>
          </w:p>
        </w:tc>
        <w:tc>
          <w:tcPr>
            <w:tcW w:w="1306" w:type="pct"/>
            <w:tcBorders>
              <w:top w:val="nil"/>
            </w:tcBorders>
          </w:tcPr>
          <w:p w14:paraId="6CF70960" w14:textId="77777777" w:rsidR="008A4EB2" w:rsidRPr="00B4245A" w:rsidRDefault="008A4EB2" w:rsidP="008A4EB2">
            <w:pPr>
              <w:widowControl w:val="0"/>
              <w:adjustRightInd w:val="0"/>
              <w:snapToGrid w:val="0"/>
              <w:spacing w:line="240" w:lineRule="auto"/>
              <w:ind w:left="79" w:firstLine="1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Data of eGFR &amp; C-reactive Protein (CRP)</w:t>
            </w:r>
          </w:p>
        </w:tc>
        <w:tc>
          <w:tcPr>
            <w:tcW w:w="1027" w:type="pct"/>
            <w:vMerge/>
            <w:tcBorders>
              <w:top w:val="single" w:sz="4" w:space="0" w:color="000000"/>
            </w:tcBorders>
          </w:tcPr>
          <w:p w14:paraId="5C2F9EEF" w14:textId="77777777" w:rsidR="008A4EB2" w:rsidRPr="00B4245A" w:rsidRDefault="008A4EB2" w:rsidP="008A4E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djustRightInd w:val="0"/>
              <w:snapToGrid w:val="0"/>
              <w:spacing w:line="240" w:lineRule="auto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</w:tr>
    </w:tbl>
    <w:p w14:paraId="1737438B" w14:textId="0991E2AC" w:rsidR="00B4245A" w:rsidRDefault="00B4245A" w:rsidP="00FE2EE3">
      <w:pPr>
        <w:widowControl w:val="0"/>
        <w:spacing w:line="240" w:lineRule="auto"/>
        <w:rPr>
          <w:rFonts w:ascii="Calibri" w:eastAsia="PMingLiU" w:hAnsi="Calibri" w:cs="Calibri"/>
          <w:b/>
          <w:bCs/>
          <w:kern w:val="0"/>
          <w:lang w:val="en" w:eastAsia="zh-TW"/>
          <w14:ligatures w14:val="none"/>
        </w:rPr>
      </w:pPr>
      <w:r w:rsidRPr="00B4245A">
        <w:rPr>
          <w:rFonts w:ascii="Calibri" w:eastAsia="PMingLiU" w:hAnsi="Calibri" w:cs="Calibri"/>
          <w:b/>
          <w:bCs/>
          <w:kern w:val="0"/>
          <w:vertAlign w:val="superscript"/>
          <w:lang w:val="en" w:eastAsia="zh-TW"/>
          <w14:ligatures w14:val="none"/>
        </w:rPr>
        <w:t>a</w:t>
      </w:r>
      <w:r w:rsidRPr="00B4245A">
        <w:rPr>
          <w:rFonts w:ascii="Calibri" w:eastAsia="PMingLiU" w:hAnsi="Calibri" w:cs="Calibri"/>
          <w:b/>
          <w:bCs/>
          <w:kern w:val="0"/>
          <w:lang w:val="en" w:eastAsia="zh-TW"/>
          <w14:ligatures w14:val="none"/>
        </w:rPr>
        <w:t>Data incompleteness rate</w:t>
      </w:r>
      <w:ins w:id="94" w:author="Author">
        <w:r>
          <w:rPr>
            <w:rFonts w:ascii="Calibri" w:eastAsia="PMingLiU" w:hAnsi="Calibri" w:cs="Calibri"/>
            <w:b/>
            <w:bCs/>
            <w:kern w:val="0"/>
            <w:lang w:val="en" w:eastAsia="zh-TW"/>
            <w14:ligatures w14:val="none"/>
          </w:rPr>
          <w:t xml:space="preserve"> </w:t>
        </w:r>
      </w:ins>
      <w:r w:rsidRPr="00B4245A">
        <w:rPr>
          <w:rFonts w:ascii="Calibri" w:eastAsia="PMingLiU" w:hAnsi="Calibri" w:cs="Calibri"/>
          <w:b/>
          <w:bCs/>
          <w:kern w:val="0"/>
          <w:lang w:val="en" w:eastAsia="zh-TW"/>
          <w14:ligatures w14:val="none"/>
        </w:rPr>
        <w:t>&gt; 50%</w:t>
      </w:r>
    </w:p>
    <w:p w14:paraId="062AF073" w14:textId="01B98977" w:rsidR="0085597D" w:rsidRPr="00B4245A" w:rsidRDefault="00B4245A" w:rsidP="00FE2EE3">
      <w:pPr>
        <w:widowControl w:val="0"/>
        <w:spacing w:line="240" w:lineRule="auto"/>
        <w:rPr>
          <w:rFonts w:ascii="Calibri" w:eastAsia="PMingLiU" w:hAnsi="Calibri" w:cs="Calibri"/>
          <w:b/>
          <w:bCs/>
          <w:kern w:val="0"/>
          <w:lang w:val="en" w:eastAsia="zh-TW"/>
          <w14:ligatures w14:val="none"/>
        </w:rPr>
      </w:pPr>
      <w:r>
        <w:rPr>
          <w:rFonts w:ascii="Calibri" w:eastAsia="PMingLiU" w:hAnsi="Calibri" w:cs="Calibri"/>
          <w:b/>
          <w:bCs/>
          <w:kern w:val="0"/>
          <w:vertAlign w:val="superscript"/>
          <w:lang w:val="en" w:eastAsia="zh-TW"/>
          <w14:ligatures w14:val="none"/>
        </w:rPr>
        <w:t>b</w:t>
      </w:r>
      <w:r w:rsidRPr="00B4245A">
        <w:rPr>
          <w:rFonts w:ascii="Calibri" w:eastAsia="PMingLiU" w:hAnsi="Calibri" w:cs="Calibri"/>
          <w:b/>
          <w:bCs/>
          <w:kern w:val="0"/>
          <w:lang w:val="en" w:eastAsia="zh-TW"/>
          <w14:ligatures w14:val="none"/>
        </w:rPr>
        <w:t>Some institutions are not fully electronic</w:t>
      </w:r>
    </w:p>
    <w:sectPr w:rsidR="0085597D" w:rsidRPr="00B4245A" w:rsidSect="0085597D">
      <w:pgSz w:w="15840" w:h="12240" w:orient="landscape"/>
      <w:pgMar w:top="1701" w:right="1417" w:bottom="1701" w:left="1417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uthor" w:initials="A">
    <w:p w14:paraId="64E69EA3" w14:textId="77777777" w:rsidR="008A4EB2" w:rsidRDefault="008A4EB2" w:rsidP="008A4EB2">
      <w:pPr>
        <w:pStyle w:val="CommentText"/>
      </w:pPr>
      <w:r>
        <w:rPr>
          <w:rStyle w:val="CommentReference"/>
        </w:rPr>
        <w:annotationRef/>
      </w:r>
      <w:r>
        <w:t>I have placed each Multimedia Appendix in a separate file, providing separate names for each instead of numbering them. This is because the target journal requires so. Check the guidance:</w:t>
      </w:r>
    </w:p>
    <w:p w14:paraId="7E60B54B" w14:textId="77777777" w:rsidR="008A4EB2" w:rsidRDefault="008A4EB2" w:rsidP="008A4EB2">
      <w:pPr>
        <w:pStyle w:val="CommentText"/>
      </w:pPr>
    </w:p>
    <w:p w14:paraId="5F17F588" w14:textId="77777777" w:rsidR="008A4EB2" w:rsidRDefault="008A4EB2" w:rsidP="008A4EB2">
      <w:pPr>
        <w:pStyle w:val="CommentText"/>
      </w:pPr>
      <w:r>
        <w:t>“</w:t>
      </w:r>
      <w:r>
        <w:rPr>
          <w:b/>
          <w:bCs/>
        </w:rPr>
        <w:t>Checks before uploading a multimedia appendix file:</w:t>
      </w:r>
    </w:p>
    <w:p w14:paraId="353342D7" w14:textId="77777777" w:rsidR="008A4EB2" w:rsidRDefault="008A4EB2" w:rsidP="008A4EB2">
      <w:pPr>
        <w:pStyle w:val="CommentText"/>
      </w:pPr>
      <w:r>
        <w:t xml:space="preserve">a. Do </w:t>
      </w:r>
      <w:r>
        <w:rPr>
          <w:b/>
          <w:bCs/>
        </w:rPr>
        <w:t>not</w:t>
      </w:r>
      <w:r>
        <w:t xml:space="preserve"> include the title of the manuscript within the multimedia appendix file as this is likely to change during the copyediting and proofreading processes.</w:t>
      </w:r>
    </w:p>
    <w:p w14:paraId="5ECDAE11" w14:textId="77777777" w:rsidR="008A4EB2" w:rsidRDefault="008A4EB2" w:rsidP="008A4EB2">
      <w:pPr>
        <w:pStyle w:val="CommentText"/>
      </w:pPr>
      <w:r>
        <w:t xml:space="preserve">b. Do </w:t>
      </w:r>
      <w:r>
        <w:rPr>
          <w:b/>
          <w:bCs/>
        </w:rPr>
        <w:t>not</w:t>
      </w:r>
      <w:r>
        <w:t xml:space="preserve"> number in the document itself; eg, the title of your document should be descriptive, although it can simply be “Multimedia Appendix”, but it should not be “Multimedia Appendix 1”, “Multimedia Appendix 2”, etc.”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ECDAE11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ECDAE11" w16cid:durableId="1E7683C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FKai-SB">
    <w:altName w:val="Microsoft YaHei"/>
    <w:charset w:val="88"/>
    <w:family w:val="script"/>
    <w:pitch w:val="fixed"/>
    <w:sig w:usb0="00000003" w:usb1="080E0000" w:usb2="00000016" w:usb3="00000000" w:csb0="0010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5D0C07"/>
    <w:multiLevelType w:val="hybridMultilevel"/>
    <w:tmpl w:val="61CEB958"/>
    <w:lvl w:ilvl="0" w:tplc="79367BA0">
      <w:start w:val="1"/>
      <w:numFmt w:val="decimal"/>
      <w:pStyle w:val="Numberedlist"/>
      <w:lvlText w:val="(%1)"/>
      <w:lvlJc w:val="right"/>
      <w:pPr>
        <w:ind w:left="720" w:hanging="153"/>
      </w:pPr>
      <w:rPr>
        <w:rFonts w:hint="default"/>
      </w:rPr>
    </w:lvl>
    <w:lvl w:ilvl="1" w:tplc="FE3AC208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77E4D7DE">
      <w:start w:val="1"/>
      <w:numFmt w:val="lowerRoman"/>
      <w:lvlText w:val="(%3)"/>
      <w:lvlJc w:val="right"/>
      <w:pPr>
        <w:ind w:left="2160" w:hanging="180"/>
      </w:pPr>
      <w:rPr>
        <w:rFonts w:hint="default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D96BF8"/>
    <w:multiLevelType w:val="hybridMultilevel"/>
    <w:tmpl w:val="7FBCC0EE"/>
    <w:lvl w:ilvl="0" w:tplc="0456C424">
      <w:start w:val="1"/>
      <w:numFmt w:val="bullet"/>
      <w:pStyle w:val="Bulleted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8554265">
    <w:abstractNumId w:val="0"/>
  </w:num>
  <w:num w:numId="2" w16cid:durableId="165675051">
    <w:abstractNumId w:val="1"/>
  </w:num>
  <w:num w:numId="3" w16cid:durableId="672220723">
    <w:abstractNumId w:val="0"/>
  </w:num>
  <w:num w:numId="4" w16cid:durableId="1681083756">
    <w:abstractNumId w:val="1"/>
  </w:num>
  <w:num w:numId="5" w16cid:durableId="474447801">
    <w:abstractNumId w:val="1"/>
  </w:num>
  <w:num w:numId="6" w16cid:durableId="95436541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uthor">
    <w15:presenceInfo w15:providerId="None" w15:userId="Autho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2B5"/>
    <w:rsid w:val="000016BA"/>
    <w:rsid w:val="00007E6B"/>
    <w:rsid w:val="000127B1"/>
    <w:rsid w:val="00020F06"/>
    <w:rsid w:val="00027C2C"/>
    <w:rsid w:val="00031C03"/>
    <w:rsid w:val="000340E3"/>
    <w:rsid w:val="00040A45"/>
    <w:rsid w:val="000432B5"/>
    <w:rsid w:val="00057FDE"/>
    <w:rsid w:val="00081AE9"/>
    <w:rsid w:val="00087F65"/>
    <w:rsid w:val="00091964"/>
    <w:rsid w:val="00095BCD"/>
    <w:rsid w:val="000973DA"/>
    <w:rsid w:val="000A4742"/>
    <w:rsid w:val="000A5A5C"/>
    <w:rsid w:val="000A6DB9"/>
    <w:rsid w:val="000B29F8"/>
    <w:rsid w:val="000B755E"/>
    <w:rsid w:val="000C12E3"/>
    <w:rsid w:val="000C5C7D"/>
    <w:rsid w:val="000D15D9"/>
    <w:rsid w:val="000D222A"/>
    <w:rsid w:val="000D39B1"/>
    <w:rsid w:val="00103BB0"/>
    <w:rsid w:val="00104EDD"/>
    <w:rsid w:val="00115045"/>
    <w:rsid w:val="001319E1"/>
    <w:rsid w:val="00144F4F"/>
    <w:rsid w:val="00163E9D"/>
    <w:rsid w:val="001776F4"/>
    <w:rsid w:val="00177E3D"/>
    <w:rsid w:val="00186679"/>
    <w:rsid w:val="001A2005"/>
    <w:rsid w:val="001A4BEF"/>
    <w:rsid w:val="001A6F05"/>
    <w:rsid w:val="001B3182"/>
    <w:rsid w:val="001C574B"/>
    <w:rsid w:val="001D0399"/>
    <w:rsid w:val="001F0F88"/>
    <w:rsid w:val="001F6583"/>
    <w:rsid w:val="00202D65"/>
    <w:rsid w:val="00216868"/>
    <w:rsid w:val="00217D5C"/>
    <w:rsid w:val="002319A2"/>
    <w:rsid w:val="00247494"/>
    <w:rsid w:val="00261953"/>
    <w:rsid w:val="002658C2"/>
    <w:rsid w:val="00297784"/>
    <w:rsid w:val="002B292D"/>
    <w:rsid w:val="002B4C53"/>
    <w:rsid w:val="002D3A1E"/>
    <w:rsid w:val="002E15C3"/>
    <w:rsid w:val="002E7B8B"/>
    <w:rsid w:val="00325AA3"/>
    <w:rsid w:val="00326F8A"/>
    <w:rsid w:val="003446BD"/>
    <w:rsid w:val="003469BB"/>
    <w:rsid w:val="0035386C"/>
    <w:rsid w:val="00367F99"/>
    <w:rsid w:val="003732FC"/>
    <w:rsid w:val="00373839"/>
    <w:rsid w:val="0037596A"/>
    <w:rsid w:val="003768A1"/>
    <w:rsid w:val="00382B1D"/>
    <w:rsid w:val="00393287"/>
    <w:rsid w:val="003A7426"/>
    <w:rsid w:val="003C21F6"/>
    <w:rsid w:val="003C35F8"/>
    <w:rsid w:val="003C4067"/>
    <w:rsid w:val="003C4394"/>
    <w:rsid w:val="003C4D61"/>
    <w:rsid w:val="003D07D5"/>
    <w:rsid w:val="003D795D"/>
    <w:rsid w:val="003E753F"/>
    <w:rsid w:val="003F2C5E"/>
    <w:rsid w:val="00400316"/>
    <w:rsid w:val="004073CC"/>
    <w:rsid w:val="00424113"/>
    <w:rsid w:val="00444022"/>
    <w:rsid w:val="00444555"/>
    <w:rsid w:val="00457394"/>
    <w:rsid w:val="0045795F"/>
    <w:rsid w:val="004657AB"/>
    <w:rsid w:val="00465F1E"/>
    <w:rsid w:val="00466672"/>
    <w:rsid w:val="00472419"/>
    <w:rsid w:val="00484C44"/>
    <w:rsid w:val="004860CD"/>
    <w:rsid w:val="004A1817"/>
    <w:rsid w:val="004A26CB"/>
    <w:rsid w:val="004B015D"/>
    <w:rsid w:val="004B09FC"/>
    <w:rsid w:val="004B6AD0"/>
    <w:rsid w:val="004B7947"/>
    <w:rsid w:val="004C6589"/>
    <w:rsid w:val="004C7A41"/>
    <w:rsid w:val="004F716F"/>
    <w:rsid w:val="0050738E"/>
    <w:rsid w:val="00511BF3"/>
    <w:rsid w:val="005166AC"/>
    <w:rsid w:val="005167BB"/>
    <w:rsid w:val="00527285"/>
    <w:rsid w:val="00533AD8"/>
    <w:rsid w:val="00540432"/>
    <w:rsid w:val="0054089B"/>
    <w:rsid w:val="005437A3"/>
    <w:rsid w:val="00543C3E"/>
    <w:rsid w:val="005506C4"/>
    <w:rsid w:val="00550BC7"/>
    <w:rsid w:val="0056563E"/>
    <w:rsid w:val="00572166"/>
    <w:rsid w:val="005A7AE6"/>
    <w:rsid w:val="005C57AE"/>
    <w:rsid w:val="005E054A"/>
    <w:rsid w:val="00602AFA"/>
    <w:rsid w:val="00606C18"/>
    <w:rsid w:val="00621E45"/>
    <w:rsid w:val="006309F4"/>
    <w:rsid w:val="00657271"/>
    <w:rsid w:val="00661A09"/>
    <w:rsid w:val="006A02D2"/>
    <w:rsid w:val="006A68A5"/>
    <w:rsid w:val="006B10CE"/>
    <w:rsid w:val="006B3F42"/>
    <w:rsid w:val="006C1C59"/>
    <w:rsid w:val="006C1C7C"/>
    <w:rsid w:val="006C543C"/>
    <w:rsid w:val="006D3560"/>
    <w:rsid w:val="006F2037"/>
    <w:rsid w:val="007164B5"/>
    <w:rsid w:val="00725029"/>
    <w:rsid w:val="0072511B"/>
    <w:rsid w:val="00741D2A"/>
    <w:rsid w:val="0074405D"/>
    <w:rsid w:val="0075066B"/>
    <w:rsid w:val="00751A66"/>
    <w:rsid w:val="00756851"/>
    <w:rsid w:val="00795040"/>
    <w:rsid w:val="0079743B"/>
    <w:rsid w:val="00797C84"/>
    <w:rsid w:val="007A326C"/>
    <w:rsid w:val="007A612A"/>
    <w:rsid w:val="007C66DE"/>
    <w:rsid w:val="007D5DDE"/>
    <w:rsid w:val="007D7DDE"/>
    <w:rsid w:val="007E0F72"/>
    <w:rsid w:val="007E68C2"/>
    <w:rsid w:val="007E69D7"/>
    <w:rsid w:val="007F02EA"/>
    <w:rsid w:val="007F39C0"/>
    <w:rsid w:val="007F54C6"/>
    <w:rsid w:val="007F76B7"/>
    <w:rsid w:val="007F7ED3"/>
    <w:rsid w:val="00800D18"/>
    <w:rsid w:val="00806BD1"/>
    <w:rsid w:val="008078B1"/>
    <w:rsid w:val="00821E98"/>
    <w:rsid w:val="0082304A"/>
    <w:rsid w:val="008256E4"/>
    <w:rsid w:val="008378DC"/>
    <w:rsid w:val="00840AE0"/>
    <w:rsid w:val="008430E4"/>
    <w:rsid w:val="008433CE"/>
    <w:rsid w:val="0085597D"/>
    <w:rsid w:val="00867CC6"/>
    <w:rsid w:val="00873AD9"/>
    <w:rsid w:val="008748AB"/>
    <w:rsid w:val="00876897"/>
    <w:rsid w:val="00881FBF"/>
    <w:rsid w:val="00897ACB"/>
    <w:rsid w:val="008A286F"/>
    <w:rsid w:val="008A4EB2"/>
    <w:rsid w:val="008B26B2"/>
    <w:rsid w:val="008D300B"/>
    <w:rsid w:val="008E552F"/>
    <w:rsid w:val="008F7260"/>
    <w:rsid w:val="00901A36"/>
    <w:rsid w:val="00921E21"/>
    <w:rsid w:val="00924CD5"/>
    <w:rsid w:val="00932E3B"/>
    <w:rsid w:val="009338BA"/>
    <w:rsid w:val="00942911"/>
    <w:rsid w:val="00951715"/>
    <w:rsid w:val="009531AB"/>
    <w:rsid w:val="009650F8"/>
    <w:rsid w:val="009731C3"/>
    <w:rsid w:val="00973904"/>
    <w:rsid w:val="0097468C"/>
    <w:rsid w:val="00980F03"/>
    <w:rsid w:val="009843CE"/>
    <w:rsid w:val="009A2B6E"/>
    <w:rsid w:val="009C5749"/>
    <w:rsid w:val="009E097E"/>
    <w:rsid w:val="009E6430"/>
    <w:rsid w:val="009F5AB0"/>
    <w:rsid w:val="00A06172"/>
    <w:rsid w:val="00A12FBC"/>
    <w:rsid w:val="00A24F1A"/>
    <w:rsid w:val="00A32E9F"/>
    <w:rsid w:val="00A34849"/>
    <w:rsid w:val="00A3542E"/>
    <w:rsid w:val="00A520EC"/>
    <w:rsid w:val="00A53313"/>
    <w:rsid w:val="00A561AC"/>
    <w:rsid w:val="00A57130"/>
    <w:rsid w:val="00A57CA2"/>
    <w:rsid w:val="00A61BF0"/>
    <w:rsid w:val="00A64F97"/>
    <w:rsid w:val="00A82C82"/>
    <w:rsid w:val="00A85AAD"/>
    <w:rsid w:val="00A907BE"/>
    <w:rsid w:val="00A930F0"/>
    <w:rsid w:val="00AA04FA"/>
    <w:rsid w:val="00AA58FC"/>
    <w:rsid w:val="00AC3604"/>
    <w:rsid w:val="00B00D5E"/>
    <w:rsid w:val="00B015BD"/>
    <w:rsid w:val="00B0723B"/>
    <w:rsid w:val="00B07F2B"/>
    <w:rsid w:val="00B23C8F"/>
    <w:rsid w:val="00B24E28"/>
    <w:rsid w:val="00B26A37"/>
    <w:rsid w:val="00B32D56"/>
    <w:rsid w:val="00B33117"/>
    <w:rsid w:val="00B4245A"/>
    <w:rsid w:val="00B46285"/>
    <w:rsid w:val="00B52376"/>
    <w:rsid w:val="00B63843"/>
    <w:rsid w:val="00B65EBA"/>
    <w:rsid w:val="00B73D18"/>
    <w:rsid w:val="00B87E7A"/>
    <w:rsid w:val="00B9381D"/>
    <w:rsid w:val="00B94EDA"/>
    <w:rsid w:val="00B95393"/>
    <w:rsid w:val="00BB2403"/>
    <w:rsid w:val="00BB704F"/>
    <w:rsid w:val="00BC5B37"/>
    <w:rsid w:val="00BE67EB"/>
    <w:rsid w:val="00C05F97"/>
    <w:rsid w:val="00C279D1"/>
    <w:rsid w:val="00C42CD7"/>
    <w:rsid w:val="00C51529"/>
    <w:rsid w:val="00C562D7"/>
    <w:rsid w:val="00C6365F"/>
    <w:rsid w:val="00C67905"/>
    <w:rsid w:val="00C71721"/>
    <w:rsid w:val="00C7440D"/>
    <w:rsid w:val="00C7728E"/>
    <w:rsid w:val="00C878D3"/>
    <w:rsid w:val="00C9160F"/>
    <w:rsid w:val="00CA1C28"/>
    <w:rsid w:val="00CA2D21"/>
    <w:rsid w:val="00CB4740"/>
    <w:rsid w:val="00CC2202"/>
    <w:rsid w:val="00CD544E"/>
    <w:rsid w:val="00CD7442"/>
    <w:rsid w:val="00CD7DC4"/>
    <w:rsid w:val="00CE2F71"/>
    <w:rsid w:val="00CE4261"/>
    <w:rsid w:val="00CF0772"/>
    <w:rsid w:val="00D01976"/>
    <w:rsid w:val="00D03F26"/>
    <w:rsid w:val="00D11761"/>
    <w:rsid w:val="00D20D66"/>
    <w:rsid w:val="00D3642B"/>
    <w:rsid w:val="00D44389"/>
    <w:rsid w:val="00D52026"/>
    <w:rsid w:val="00D554E7"/>
    <w:rsid w:val="00D60303"/>
    <w:rsid w:val="00D620D7"/>
    <w:rsid w:val="00D649EF"/>
    <w:rsid w:val="00D70BE7"/>
    <w:rsid w:val="00D81286"/>
    <w:rsid w:val="00D9540A"/>
    <w:rsid w:val="00DC23B2"/>
    <w:rsid w:val="00DE13ED"/>
    <w:rsid w:val="00DE1C1B"/>
    <w:rsid w:val="00DE3D01"/>
    <w:rsid w:val="00DE5004"/>
    <w:rsid w:val="00DE5141"/>
    <w:rsid w:val="00DF337F"/>
    <w:rsid w:val="00DF426D"/>
    <w:rsid w:val="00DF759C"/>
    <w:rsid w:val="00E05D4B"/>
    <w:rsid w:val="00E122C1"/>
    <w:rsid w:val="00E2686A"/>
    <w:rsid w:val="00E35257"/>
    <w:rsid w:val="00E36FE0"/>
    <w:rsid w:val="00E45F30"/>
    <w:rsid w:val="00E4692B"/>
    <w:rsid w:val="00E511C8"/>
    <w:rsid w:val="00E531EB"/>
    <w:rsid w:val="00E53B43"/>
    <w:rsid w:val="00E5652C"/>
    <w:rsid w:val="00E67DCB"/>
    <w:rsid w:val="00E764DB"/>
    <w:rsid w:val="00E80059"/>
    <w:rsid w:val="00E830F1"/>
    <w:rsid w:val="00E90707"/>
    <w:rsid w:val="00E91910"/>
    <w:rsid w:val="00EC054A"/>
    <w:rsid w:val="00EC1F9A"/>
    <w:rsid w:val="00EC4479"/>
    <w:rsid w:val="00EC5392"/>
    <w:rsid w:val="00ED1036"/>
    <w:rsid w:val="00ED151C"/>
    <w:rsid w:val="00ED4B50"/>
    <w:rsid w:val="00ED4E02"/>
    <w:rsid w:val="00ED6335"/>
    <w:rsid w:val="00EE0081"/>
    <w:rsid w:val="00EE0129"/>
    <w:rsid w:val="00EE434D"/>
    <w:rsid w:val="00EE4765"/>
    <w:rsid w:val="00EE52C6"/>
    <w:rsid w:val="00EF0B9C"/>
    <w:rsid w:val="00EF6A0B"/>
    <w:rsid w:val="00F0066C"/>
    <w:rsid w:val="00F04F8F"/>
    <w:rsid w:val="00F05F63"/>
    <w:rsid w:val="00F1377F"/>
    <w:rsid w:val="00F21215"/>
    <w:rsid w:val="00F305C4"/>
    <w:rsid w:val="00F347E0"/>
    <w:rsid w:val="00F477BD"/>
    <w:rsid w:val="00F52489"/>
    <w:rsid w:val="00F8354C"/>
    <w:rsid w:val="00F86B78"/>
    <w:rsid w:val="00F918F8"/>
    <w:rsid w:val="00F934E6"/>
    <w:rsid w:val="00FA34D2"/>
    <w:rsid w:val="00FB3D17"/>
    <w:rsid w:val="00FC3C43"/>
    <w:rsid w:val="00FD7B37"/>
    <w:rsid w:val="00FE2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AA073"/>
  <w15:chartTrackingRefBased/>
  <w15:docId w15:val="{18C1A43A-CAC2-4507-BBA1-9DE278645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5045"/>
  </w:style>
  <w:style w:type="paragraph" w:styleId="Heading1">
    <w:name w:val="heading 1"/>
    <w:basedOn w:val="Normal"/>
    <w:next w:val="Normal"/>
    <w:link w:val="Heading1Char"/>
    <w:uiPriority w:val="9"/>
    <w:qFormat/>
    <w:rsid w:val="00115045"/>
    <w:pPr>
      <w:keepNext/>
      <w:keepLines/>
      <w:spacing w:before="24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5045"/>
    <w:pPr>
      <w:keepNext/>
      <w:keepLines/>
      <w:spacing w:before="40"/>
      <w:outlineLvl w:val="1"/>
    </w:pPr>
    <w:rPr>
      <w:rFonts w:eastAsiaTheme="majorEastAsia" w:cstheme="majorBidi"/>
      <w:b/>
      <w:i/>
      <w:szCs w:val="26"/>
    </w:rPr>
  </w:style>
  <w:style w:type="paragraph" w:styleId="Heading3">
    <w:name w:val="heading 3"/>
    <w:basedOn w:val="Normal"/>
    <w:next w:val="Paragraph"/>
    <w:link w:val="Heading3Char"/>
    <w:qFormat/>
    <w:rsid w:val="00115045"/>
    <w:pPr>
      <w:keepNext/>
      <w:spacing w:before="360" w:after="60"/>
      <w:ind w:right="562"/>
      <w:contextualSpacing/>
      <w:outlineLvl w:val="2"/>
    </w:pPr>
    <w:rPr>
      <w:rFonts w:cs="Arial"/>
      <w:bCs/>
      <w:i/>
      <w:szCs w:val="26"/>
    </w:rPr>
  </w:style>
  <w:style w:type="paragraph" w:styleId="Heading4">
    <w:name w:val="heading 4"/>
    <w:basedOn w:val="Paragraph"/>
    <w:next w:val="Newparagraph"/>
    <w:link w:val="Heading4Char"/>
    <w:rsid w:val="000C5C7D"/>
    <w:pPr>
      <w:spacing w:before="360"/>
      <w:outlineLvl w:val="3"/>
    </w:pPr>
    <w:rPr>
      <w:bCs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045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C7D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2B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2B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2B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mine">
    <w:name w:val="Normal mine"/>
    <w:basedOn w:val="BodyText"/>
    <w:link w:val="NormalmineChar"/>
    <w:qFormat/>
    <w:rsid w:val="003C4394"/>
    <w:pPr>
      <w:ind w:firstLine="720"/>
    </w:pPr>
  </w:style>
  <w:style w:type="character" w:customStyle="1" w:styleId="NormalmineChar">
    <w:name w:val="Normal mine Char"/>
    <w:basedOn w:val="BodyTextChar"/>
    <w:link w:val="Normalmine"/>
    <w:rsid w:val="003C4394"/>
    <w:rPr>
      <w:rFonts w:ascii="Times New Roman" w:hAnsi="Times New Roman"/>
    </w:rPr>
  </w:style>
  <w:style w:type="paragraph" w:styleId="BodyText">
    <w:name w:val="Body Text"/>
    <w:basedOn w:val="Normal"/>
    <w:link w:val="BodyTextChar"/>
    <w:uiPriority w:val="99"/>
    <w:semiHidden/>
    <w:unhideWhenUsed/>
    <w:rsid w:val="000C5C7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C5C7D"/>
    <w:rPr>
      <w:rFonts w:ascii="Times New Roman" w:hAnsi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115045"/>
    <w:rPr>
      <w:rFonts w:eastAsiaTheme="majorEastAsia" w:cstheme="majorBidi"/>
      <w:b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15045"/>
    <w:rPr>
      <w:rFonts w:eastAsiaTheme="majorEastAsia" w:cstheme="majorBidi"/>
      <w:b/>
      <w:i/>
      <w:szCs w:val="26"/>
    </w:rPr>
  </w:style>
  <w:style w:type="paragraph" w:customStyle="1" w:styleId="Articletitle">
    <w:name w:val="Article title"/>
    <w:basedOn w:val="Normal"/>
    <w:next w:val="Normalmine"/>
    <w:qFormat/>
    <w:rsid w:val="00115045"/>
    <w:pPr>
      <w:spacing w:after="120"/>
    </w:pPr>
    <w:rPr>
      <w:b/>
      <w:sz w:val="28"/>
    </w:rPr>
  </w:style>
  <w:style w:type="paragraph" w:customStyle="1" w:styleId="Authornames">
    <w:name w:val="Author names"/>
    <w:basedOn w:val="Normal"/>
    <w:next w:val="Normal"/>
    <w:qFormat/>
    <w:rsid w:val="00115045"/>
    <w:pPr>
      <w:spacing w:before="240"/>
    </w:pPr>
    <w:rPr>
      <w:sz w:val="28"/>
    </w:rPr>
  </w:style>
  <w:style w:type="paragraph" w:customStyle="1" w:styleId="Affiliation">
    <w:name w:val="Affiliation"/>
    <w:basedOn w:val="Normalmine"/>
    <w:qFormat/>
    <w:rsid w:val="00115045"/>
    <w:pPr>
      <w:spacing w:before="240"/>
    </w:pPr>
    <w:rPr>
      <w:i/>
    </w:rPr>
  </w:style>
  <w:style w:type="paragraph" w:customStyle="1" w:styleId="Receiveddates">
    <w:name w:val="Received dates"/>
    <w:basedOn w:val="Affiliation"/>
    <w:next w:val="Normal"/>
    <w:qFormat/>
    <w:rsid w:val="000C5C7D"/>
  </w:style>
  <w:style w:type="paragraph" w:customStyle="1" w:styleId="Abstract">
    <w:name w:val="Abstract"/>
    <w:basedOn w:val="Normal"/>
    <w:next w:val="Keywords"/>
    <w:qFormat/>
    <w:rsid w:val="00115045"/>
    <w:pPr>
      <w:spacing w:before="360" w:after="300"/>
      <w:ind w:left="720" w:right="562"/>
    </w:pPr>
  </w:style>
  <w:style w:type="paragraph" w:customStyle="1" w:styleId="Keywords">
    <w:name w:val="Keywords"/>
    <w:basedOn w:val="Normal"/>
    <w:next w:val="Paragraph"/>
    <w:qFormat/>
    <w:rsid w:val="00115045"/>
    <w:pPr>
      <w:spacing w:before="240" w:after="240"/>
      <w:ind w:left="720" w:right="562"/>
    </w:pPr>
  </w:style>
  <w:style w:type="paragraph" w:customStyle="1" w:styleId="Correspondencedetails">
    <w:name w:val="Correspondence details"/>
    <w:basedOn w:val="Normal"/>
    <w:qFormat/>
    <w:rsid w:val="00115045"/>
    <w:pPr>
      <w:spacing w:before="240"/>
    </w:pPr>
  </w:style>
  <w:style w:type="paragraph" w:customStyle="1" w:styleId="Displayedquotation">
    <w:name w:val="Displayed quotation"/>
    <w:basedOn w:val="Normal"/>
    <w:qFormat/>
    <w:rsid w:val="00115045"/>
    <w:pPr>
      <w:tabs>
        <w:tab w:val="left" w:pos="1077"/>
        <w:tab w:val="left" w:pos="1440"/>
        <w:tab w:val="left" w:pos="1797"/>
        <w:tab w:val="left" w:pos="2155"/>
        <w:tab w:val="left" w:pos="2512"/>
      </w:tabs>
      <w:spacing w:before="240" w:after="360"/>
      <w:ind w:left="706" w:right="432"/>
      <w:contextualSpacing/>
    </w:pPr>
  </w:style>
  <w:style w:type="paragraph" w:customStyle="1" w:styleId="Numberedlist">
    <w:name w:val="Numbered list"/>
    <w:basedOn w:val="Paragraph"/>
    <w:next w:val="Paragraph"/>
    <w:qFormat/>
    <w:rsid w:val="00115045"/>
    <w:pPr>
      <w:widowControl/>
      <w:numPr>
        <w:numId w:val="6"/>
      </w:numPr>
      <w:spacing w:after="240"/>
      <w:contextualSpacing/>
    </w:pPr>
  </w:style>
  <w:style w:type="paragraph" w:customStyle="1" w:styleId="Displayedequation">
    <w:name w:val="Displayed equation"/>
    <w:basedOn w:val="Normal"/>
    <w:next w:val="Paragraph"/>
    <w:qFormat/>
    <w:rsid w:val="000C5C7D"/>
    <w:pPr>
      <w:tabs>
        <w:tab w:val="center" w:pos="4253"/>
        <w:tab w:val="right" w:pos="8222"/>
      </w:tabs>
      <w:spacing w:before="240" w:after="240"/>
      <w:jc w:val="center"/>
    </w:pPr>
  </w:style>
  <w:style w:type="paragraph" w:customStyle="1" w:styleId="Acknowledgements">
    <w:name w:val="Acknowledgements"/>
    <w:basedOn w:val="Normalmine"/>
    <w:next w:val="Normal"/>
    <w:qFormat/>
    <w:rsid w:val="00115045"/>
    <w:pPr>
      <w:spacing w:before="120"/>
    </w:pPr>
  </w:style>
  <w:style w:type="paragraph" w:customStyle="1" w:styleId="Tabletitle">
    <w:name w:val="Table title"/>
    <w:basedOn w:val="Normal"/>
    <w:next w:val="Normal"/>
    <w:qFormat/>
    <w:rsid w:val="00115045"/>
    <w:pPr>
      <w:spacing w:before="240"/>
    </w:pPr>
  </w:style>
  <w:style w:type="paragraph" w:customStyle="1" w:styleId="Figurecaption">
    <w:name w:val="Figure caption"/>
    <w:basedOn w:val="Normal"/>
    <w:next w:val="Normal"/>
    <w:qFormat/>
    <w:rsid w:val="00115045"/>
    <w:pPr>
      <w:spacing w:before="240"/>
    </w:pPr>
  </w:style>
  <w:style w:type="paragraph" w:customStyle="1" w:styleId="Footnotes">
    <w:name w:val="Footnotes"/>
    <w:basedOn w:val="Normal"/>
    <w:qFormat/>
    <w:rsid w:val="00115045"/>
    <w:pPr>
      <w:spacing w:before="120"/>
      <w:ind w:left="475" w:hanging="475"/>
      <w:contextualSpacing/>
    </w:pPr>
  </w:style>
  <w:style w:type="paragraph" w:customStyle="1" w:styleId="Notesoncontributors">
    <w:name w:val="Notes on contributors"/>
    <w:basedOn w:val="Normal"/>
    <w:qFormat/>
    <w:rsid w:val="00115045"/>
    <w:pPr>
      <w:spacing w:before="240"/>
    </w:pPr>
  </w:style>
  <w:style w:type="paragraph" w:customStyle="1" w:styleId="Normalparagraphstyle">
    <w:name w:val="Normal paragraph style"/>
    <w:basedOn w:val="Normal"/>
    <w:next w:val="Normal"/>
    <w:rsid w:val="000C5C7D"/>
  </w:style>
  <w:style w:type="paragraph" w:customStyle="1" w:styleId="Paragraph">
    <w:name w:val="Paragraph"/>
    <w:basedOn w:val="Normal"/>
    <w:next w:val="Newparagraph"/>
    <w:qFormat/>
    <w:rsid w:val="00115045"/>
    <w:pPr>
      <w:widowControl w:val="0"/>
      <w:spacing w:before="240"/>
    </w:pPr>
  </w:style>
  <w:style w:type="paragraph" w:customStyle="1" w:styleId="Newparagraph">
    <w:name w:val="New paragraph"/>
    <w:basedOn w:val="Normal"/>
    <w:qFormat/>
    <w:rsid w:val="00115045"/>
    <w:pPr>
      <w:ind w:firstLine="720"/>
    </w:pPr>
  </w:style>
  <w:style w:type="paragraph" w:customStyle="1" w:styleId="References">
    <w:name w:val="References"/>
    <w:basedOn w:val="Normal"/>
    <w:qFormat/>
    <w:rsid w:val="00115045"/>
    <w:pPr>
      <w:spacing w:before="120"/>
      <w:ind w:left="720" w:hanging="720"/>
      <w:contextualSpacing/>
    </w:pPr>
  </w:style>
  <w:style w:type="paragraph" w:customStyle="1" w:styleId="Subjectcodes">
    <w:name w:val="Subject codes"/>
    <w:basedOn w:val="Keywords"/>
    <w:next w:val="Paragraph"/>
    <w:qFormat/>
    <w:rsid w:val="00115045"/>
  </w:style>
  <w:style w:type="paragraph" w:customStyle="1" w:styleId="Bulletedlist">
    <w:name w:val="Bulleted list"/>
    <w:basedOn w:val="Paragraph"/>
    <w:next w:val="Paragraph"/>
    <w:qFormat/>
    <w:rsid w:val="00115045"/>
    <w:pPr>
      <w:widowControl/>
      <w:numPr>
        <w:numId w:val="5"/>
      </w:numPr>
      <w:spacing w:after="240"/>
      <w:contextualSpacing/>
    </w:pPr>
  </w:style>
  <w:style w:type="paragraph" w:customStyle="1" w:styleId="Heading4Paragraph">
    <w:name w:val="Heading 4 + Paragraph"/>
    <w:basedOn w:val="Paragraph"/>
    <w:next w:val="Newparagraph"/>
    <w:qFormat/>
    <w:rsid w:val="00115045"/>
    <w:pPr>
      <w:widowControl/>
      <w:spacing w:before="360"/>
    </w:pPr>
  </w:style>
  <w:style w:type="paragraph" w:customStyle="1" w:styleId="xmsonormal">
    <w:name w:val="x_msonormal"/>
    <w:basedOn w:val="Normal"/>
    <w:rsid w:val="000C5C7D"/>
    <w:pPr>
      <w:spacing w:before="100" w:beforeAutospacing="1" w:after="100" w:afterAutospacing="1" w:line="240" w:lineRule="auto"/>
    </w:pPr>
  </w:style>
  <w:style w:type="character" w:customStyle="1" w:styleId="markdodevr6pb">
    <w:name w:val="markdodevr6pb"/>
    <w:basedOn w:val="DefaultParagraphFont"/>
    <w:rsid w:val="000C5C7D"/>
  </w:style>
  <w:style w:type="character" w:customStyle="1" w:styleId="marky38kmyxnj">
    <w:name w:val="marky38kmyxnj"/>
    <w:basedOn w:val="DefaultParagraphFont"/>
    <w:rsid w:val="000C5C7D"/>
  </w:style>
  <w:style w:type="character" w:customStyle="1" w:styleId="cf01">
    <w:name w:val="cf01"/>
    <w:basedOn w:val="DefaultParagraphFont"/>
    <w:rsid w:val="000C5C7D"/>
    <w:rPr>
      <w:rFonts w:ascii="Segoe UI" w:hAnsi="Segoe UI" w:cs="Segoe UI" w:hint="default"/>
      <w:sz w:val="18"/>
      <w:szCs w:val="18"/>
    </w:rPr>
  </w:style>
  <w:style w:type="paragraph" w:customStyle="1" w:styleId="pf0">
    <w:name w:val="pf0"/>
    <w:basedOn w:val="Normal"/>
    <w:rsid w:val="000C5C7D"/>
    <w:pPr>
      <w:spacing w:before="100" w:beforeAutospacing="1" w:after="100" w:afterAutospacing="1" w:line="240" w:lineRule="auto"/>
    </w:pPr>
  </w:style>
  <w:style w:type="paragraph" w:customStyle="1" w:styleId="xmsolistparagraph">
    <w:name w:val="x_msolistparagraph"/>
    <w:basedOn w:val="Normal"/>
    <w:rsid w:val="000C5C7D"/>
    <w:pPr>
      <w:spacing w:before="100" w:beforeAutospacing="1" w:after="100" w:afterAutospacing="1" w:line="240" w:lineRule="auto"/>
    </w:pPr>
  </w:style>
  <w:style w:type="paragraph" w:customStyle="1" w:styleId="xxmsolistparagraph">
    <w:name w:val="x_xmsolistparagraph"/>
    <w:basedOn w:val="Normal"/>
    <w:rsid w:val="000C5C7D"/>
    <w:pPr>
      <w:spacing w:before="100" w:beforeAutospacing="1" w:after="100" w:afterAutospacing="1" w:line="240" w:lineRule="auto"/>
    </w:pPr>
  </w:style>
  <w:style w:type="paragraph" w:customStyle="1" w:styleId="Default">
    <w:name w:val="Default"/>
    <w:rsid w:val="000C5C7D"/>
    <w:pPr>
      <w:autoSpaceDE w:val="0"/>
      <w:autoSpaceDN w:val="0"/>
      <w:adjustRightInd w:val="0"/>
      <w:spacing w:line="240" w:lineRule="auto"/>
    </w:pPr>
    <w:rPr>
      <w:rFonts w:eastAsia="Calibri"/>
      <w:color w:val="00000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C5C7D"/>
    <w:rPr>
      <w:color w:val="605E5C"/>
      <w:shd w:val="clear" w:color="auto" w:fill="E1DFDD"/>
    </w:rPr>
  </w:style>
  <w:style w:type="paragraph" w:customStyle="1" w:styleId="Style1">
    <w:name w:val="Style1"/>
    <w:basedOn w:val="Normal"/>
    <w:autoRedefine/>
    <w:rsid w:val="000C5C7D"/>
    <w:pPr>
      <w:spacing w:line="276" w:lineRule="auto"/>
    </w:pPr>
    <w:rPr>
      <w:rFonts w:ascii="Calibri" w:eastAsia="Calibri" w:hAnsi="Calibri" w:cs="Calibri"/>
      <w:sz w:val="20"/>
    </w:rPr>
  </w:style>
  <w:style w:type="paragraph" w:customStyle="1" w:styleId="Style2">
    <w:name w:val="Style2"/>
    <w:basedOn w:val="CommentText"/>
    <w:autoRedefine/>
    <w:rsid w:val="000C5C7D"/>
    <w:pPr>
      <w:spacing w:after="200"/>
    </w:pPr>
    <w:rPr>
      <w:rFonts w:eastAsiaTheme="minorEastAsia"/>
      <w:szCs w:val="22"/>
    </w:rPr>
  </w:style>
  <w:style w:type="paragraph" w:styleId="CommentText">
    <w:name w:val="annotation text"/>
    <w:basedOn w:val="Normal"/>
    <w:link w:val="CommentTextChar"/>
    <w:unhideWhenUsed/>
    <w:rsid w:val="000C5C7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0C5C7D"/>
    <w:rPr>
      <w:rFonts w:ascii="Times New Roman" w:hAnsi="Times New Roman"/>
      <w:sz w:val="20"/>
      <w:szCs w:val="20"/>
    </w:rPr>
  </w:style>
  <w:style w:type="character" w:customStyle="1" w:styleId="cf11">
    <w:name w:val="cf11"/>
    <w:basedOn w:val="DefaultParagraphFont"/>
    <w:rsid w:val="000C5C7D"/>
    <w:rPr>
      <w:rFonts w:ascii="Segoe UI" w:hAnsi="Segoe UI" w:cs="Segoe UI" w:hint="default"/>
      <w:sz w:val="18"/>
      <w:szCs w:val="18"/>
    </w:rPr>
  </w:style>
  <w:style w:type="character" w:customStyle="1" w:styleId="cf21">
    <w:name w:val="cf21"/>
    <w:basedOn w:val="DefaultParagraphFont"/>
    <w:rsid w:val="000C5C7D"/>
    <w:rPr>
      <w:rFonts w:ascii="Segoe UI" w:hAnsi="Segoe UI" w:cs="Segoe UI" w:hint="default"/>
      <w:sz w:val="18"/>
      <w:szCs w:val="18"/>
    </w:rPr>
  </w:style>
  <w:style w:type="character" w:customStyle="1" w:styleId="cf31">
    <w:name w:val="cf31"/>
    <w:basedOn w:val="DefaultParagraphFont"/>
    <w:rsid w:val="000C5C7D"/>
    <w:rPr>
      <w:rFonts w:ascii="Segoe UI" w:hAnsi="Segoe UI" w:cs="Segoe UI" w:hint="default"/>
      <w:i/>
      <w:iCs/>
      <w:sz w:val="18"/>
      <w:szCs w:val="18"/>
    </w:rPr>
  </w:style>
  <w:style w:type="character" w:customStyle="1" w:styleId="Heading3Char">
    <w:name w:val="Heading 3 Char"/>
    <w:basedOn w:val="DefaultParagraphFont"/>
    <w:link w:val="Heading3"/>
    <w:rsid w:val="00115045"/>
    <w:rPr>
      <w:rFonts w:cs="Arial"/>
      <w:bCs/>
      <w:i/>
      <w:szCs w:val="26"/>
    </w:rPr>
  </w:style>
  <w:style w:type="character" w:customStyle="1" w:styleId="Heading4Char">
    <w:name w:val="Heading 4 Char"/>
    <w:basedOn w:val="DefaultParagraphFont"/>
    <w:link w:val="Heading4"/>
    <w:rsid w:val="000C5C7D"/>
    <w:rPr>
      <w:rFonts w:ascii="Times New Roman" w:hAnsi="Times New Roman"/>
      <w:bCs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045"/>
    <w:rPr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C7D"/>
    <w:rPr>
      <w:rFonts w:ascii="Times New Roman" w:hAnsi="Times New Roman"/>
      <w:b/>
      <w:sz w:val="20"/>
      <w:szCs w:val="20"/>
    </w:rPr>
  </w:style>
  <w:style w:type="paragraph" w:styleId="NormalIndent">
    <w:name w:val="Normal Indent"/>
    <w:basedOn w:val="Normal"/>
    <w:rsid w:val="000C5C7D"/>
    <w:pPr>
      <w:ind w:left="720"/>
    </w:pPr>
  </w:style>
  <w:style w:type="paragraph" w:styleId="FootnoteText">
    <w:name w:val="footnote text"/>
    <w:basedOn w:val="Normal"/>
    <w:link w:val="FootnoteTextChar"/>
    <w:autoRedefine/>
    <w:rsid w:val="000C5C7D"/>
    <w:pPr>
      <w:ind w:left="284" w:hanging="284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rsid w:val="000C5C7D"/>
    <w:rPr>
      <w:rFonts w:ascii="Times New Roman" w:hAnsi="Times New Roman"/>
      <w:szCs w:val="20"/>
    </w:rPr>
  </w:style>
  <w:style w:type="paragraph" w:styleId="Header">
    <w:name w:val="header"/>
    <w:basedOn w:val="Normal"/>
    <w:link w:val="HeaderChar"/>
    <w:rsid w:val="000C5C7D"/>
    <w:pPr>
      <w:tabs>
        <w:tab w:val="center" w:pos="4320"/>
        <w:tab w:val="right" w:pos="8640"/>
      </w:tabs>
      <w:spacing w:after="120" w:line="240" w:lineRule="auto"/>
      <w:contextualSpacing/>
    </w:pPr>
  </w:style>
  <w:style w:type="character" w:customStyle="1" w:styleId="HeaderChar">
    <w:name w:val="Header Char"/>
    <w:basedOn w:val="DefaultParagraphFont"/>
    <w:link w:val="Header"/>
    <w:rsid w:val="000C5C7D"/>
    <w:rPr>
      <w:rFonts w:ascii="Times New Roman" w:hAnsi="Times New Roman"/>
    </w:rPr>
  </w:style>
  <w:style w:type="paragraph" w:styleId="Footer">
    <w:name w:val="footer"/>
    <w:basedOn w:val="Normal"/>
    <w:link w:val="FooterChar"/>
    <w:rsid w:val="000C5C7D"/>
    <w:pPr>
      <w:tabs>
        <w:tab w:val="center" w:pos="4320"/>
        <w:tab w:val="right" w:pos="8640"/>
      </w:tabs>
      <w:spacing w:before="240" w:line="240" w:lineRule="auto"/>
      <w:contextualSpacing/>
    </w:pPr>
  </w:style>
  <w:style w:type="character" w:customStyle="1" w:styleId="FooterChar">
    <w:name w:val="Footer Char"/>
    <w:basedOn w:val="DefaultParagraphFont"/>
    <w:link w:val="Footer"/>
    <w:rsid w:val="000C5C7D"/>
    <w:rPr>
      <w:rFonts w:ascii="Times New Roman" w:hAnsi="Times New Roman"/>
    </w:rPr>
  </w:style>
  <w:style w:type="character" w:styleId="FootnoteReference">
    <w:name w:val="footnote reference"/>
    <w:basedOn w:val="DefaultParagraphFont"/>
    <w:rsid w:val="000C5C7D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0C5C7D"/>
    <w:rPr>
      <w:sz w:val="16"/>
      <w:szCs w:val="16"/>
    </w:rPr>
  </w:style>
  <w:style w:type="character" w:styleId="EndnoteReference">
    <w:name w:val="endnote reference"/>
    <w:basedOn w:val="DefaultParagraphFont"/>
    <w:rsid w:val="000C5C7D"/>
    <w:rPr>
      <w:vertAlign w:val="superscript"/>
    </w:rPr>
  </w:style>
  <w:style w:type="paragraph" w:styleId="EndnoteText">
    <w:name w:val="endnote text"/>
    <w:basedOn w:val="Normal"/>
    <w:link w:val="EndnoteTextChar"/>
    <w:autoRedefine/>
    <w:rsid w:val="000C5C7D"/>
    <w:pPr>
      <w:ind w:left="284" w:hanging="284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rsid w:val="000C5C7D"/>
    <w:rPr>
      <w:rFonts w:ascii="Times New Roman" w:hAnsi="Times New Roman"/>
      <w:szCs w:val="20"/>
    </w:rPr>
  </w:style>
  <w:style w:type="paragraph" w:styleId="Title">
    <w:name w:val="Title"/>
    <w:basedOn w:val="Normal"/>
    <w:next w:val="Normal"/>
    <w:link w:val="TitleChar"/>
    <w:uiPriority w:val="10"/>
    <w:rsid w:val="000C5C7D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0C5C7D"/>
    <w:rPr>
      <w:rFonts w:ascii="Times New Roman" w:hAnsi="Times New Roman"/>
      <w:b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rsid w:val="000C5C7D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0C5C7D"/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uiPriority w:val="99"/>
    <w:unhideWhenUsed/>
    <w:rsid w:val="000C5C7D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0C5C7D"/>
    <w:pPr>
      <w:spacing w:before="100" w:beforeAutospacing="1" w:after="100" w:afterAutospacing="1" w:line="240" w:lineRule="auto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C5C7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C5C7D"/>
    <w:rPr>
      <w:rFonts w:ascii="Times New Roman" w:hAnsi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5C7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5C7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0C5C7D"/>
    <w:pPr>
      <w:spacing w:line="240" w:lineRule="auto"/>
    </w:pPr>
    <w:rPr>
      <w:rFonts w:eastAsia="Times New Roman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rsid w:val="000C5C7D"/>
    <w:pPr>
      <w:spacing w:after="200" w:line="276" w:lineRule="auto"/>
      <w:ind w:left="720"/>
      <w:contextualSpacing/>
    </w:pPr>
    <w:rPr>
      <w:rFonts w:ascii="Calibri" w:hAnsi="Calibri"/>
    </w:rPr>
  </w:style>
  <w:style w:type="character" w:styleId="UnresolvedMention">
    <w:name w:val="Unresolved Mention"/>
    <w:basedOn w:val="DefaultParagraphFont"/>
    <w:uiPriority w:val="99"/>
    <w:semiHidden/>
    <w:unhideWhenUsed/>
    <w:rsid w:val="000C5C7D"/>
    <w:rPr>
      <w:color w:val="605E5C"/>
      <w:shd w:val="clear" w:color="auto" w:fill="E1DFD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2B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2B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2B5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rsid w:val="000432B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2B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rsid w:val="000432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043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2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rsid w:val="000432B5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8D300B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292</Words>
  <Characters>1666</Characters>
  <Application>Microsoft Office Word</Application>
  <DocSecurity>0</DocSecurity>
  <Lines>13</Lines>
  <Paragraphs>3</Paragraphs>
  <ScaleCrop>false</ScaleCrop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Academic Formatter</cp:lastModifiedBy>
  <cp:revision>10</cp:revision>
  <dcterms:created xsi:type="dcterms:W3CDTF">2026-02-23T06:51:00Z</dcterms:created>
  <dcterms:modified xsi:type="dcterms:W3CDTF">2026-02-24T08:30:00Z</dcterms:modified>
</cp:coreProperties>
</file>