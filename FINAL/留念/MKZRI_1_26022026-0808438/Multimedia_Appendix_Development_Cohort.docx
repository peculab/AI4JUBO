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5B73" w14:textId="4CA6C23B" w:rsidR="005C2A64" w:rsidRPr="005C2A64" w:rsidRDefault="005C2A64" w:rsidP="005C2A64">
      <w:pPr>
        <w:widowControl w:val="0"/>
        <w:spacing w:line="240" w:lineRule="auto"/>
        <w:rPr>
          <w:rFonts w:ascii="Calibri" w:eastAsia="PMingLiU" w:hAnsi="Calibri"/>
          <w:b/>
          <w:bCs/>
          <w:szCs w:val="22"/>
          <w:lang w:eastAsia="zh-TW"/>
          <w14:ligatures w14:val="none"/>
        </w:rPr>
      </w:pPr>
      <w:commentRangeStart w:id="0"/>
      <w:r w:rsidRPr="005C2A64">
        <w:rPr>
          <w:rFonts w:ascii="Calibri" w:eastAsia="PMingLiU" w:hAnsi="Calibri"/>
          <w:b/>
          <w:bCs/>
          <w:szCs w:val="22"/>
          <w:lang w:eastAsia="zh-TW"/>
          <w14:ligatures w14:val="none"/>
        </w:rPr>
        <w:t>Multimedia Appendix 7</w:t>
      </w:r>
      <w:commentRangeEnd w:id="0"/>
      <w:r w:rsidR="00FF7BD4" w:rsidRPr="005C2A64">
        <w:rPr>
          <w:rStyle w:val="CommentReference"/>
          <w:rFonts w:ascii="Calibri" w:eastAsia="PMingLiU" w:hAnsi="Calibri"/>
          <w:b/>
          <w:bCs/>
          <w:sz w:val="24"/>
          <w:szCs w:val="22"/>
          <w:lang w:eastAsia="zh-TW"/>
          <w14:ligatures w14:val="none"/>
        </w:rPr>
        <w:commentReference w:id="0"/>
      </w:r>
    </w:p>
    <w:p w14:paraId="1F942D63" w14:textId="77777777" w:rsidR="005C2A64" w:rsidRPr="005C2A64" w:rsidRDefault="005C2A64" w:rsidP="005C2A64">
      <w:pPr>
        <w:widowControl w:val="0"/>
        <w:spacing w:after="120" w:line="240" w:lineRule="auto"/>
        <w:rPr>
          <w:rFonts w:ascii="Calibri" w:eastAsia="Times New Roman" w:hAnsi="Calibri" w:cs="Calibri"/>
          <w:lang w:eastAsia="zh-TW"/>
          <w14:ligatures w14:val="none"/>
        </w:rPr>
      </w:pPr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Characteristics of </w:t>
      </w:r>
      <w:ins w:id="1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D</w:t>
        </w:r>
      </w:ins>
      <w:del w:id="2" w:author="Author"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>D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evelopment </w:t>
      </w:r>
      <w:ins w:id="3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C</w:t>
        </w:r>
      </w:ins>
      <w:del w:id="4" w:author="Author">
        <w:r w:rsidRPr="005C2A64" w:rsidDel="005A06CF">
          <w:rPr>
            <w:rFonts w:ascii="Calibri" w:eastAsia="Times New Roman" w:hAnsi="Calibri" w:cs="Calibri"/>
            <w:lang w:eastAsia="zh-TW"/>
            <w14:ligatures w14:val="none"/>
          </w:rPr>
          <w:delText>c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ohort and </w:t>
      </w:r>
      <w:ins w:id="5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E</w:t>
        </w:r>
      </w:ins>
      <w:del w:id="6" w:author="Author">
        <w:r w:rsidRPr="005C2A64" w:rsidDel="005A06CF">
          <w:rPr>
            <w:rFonts w:ascii="Calibri" w:eastAsia="Times New Roman" w:hAnsi="Calibri" w:cs="Calibri"/>
            <w:lang w:eastAsia="zh-TW"/>
            <w14:ligatures w14:val="none"/>
          </w:rPr>
          <w:delText>e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xcluded </w:t>
      </w:r>
      <w:ins w:id="7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S</w:t>
        </w:r>
      </w:ins>
      <w:del w:id="8" w:author="Author">
        <w:r w:rsidRPr="005C2A64" w:rsidDel="005A06CF">
          <w:rPr>
            <w:rFonts w:ascii="Calibri" w:eastAsia="Times New Roman" w:hAnsi="Calibri" w:cs="Calibri"/>
            <w:lang w:eastAsia="zh-TW"/>
            <w14:ligatures w14:val="none"/>
          </w:rPr>
          <w:delText>s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ubjects 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3719"/>
        <w:gridCol w:w="2401"/>
        <w:gridCol w:w="1129"/>
        <w:gridCol w:w="3080"/>
        <w:gridCol w:w="1129"/>
        <w:gridCol w:w="1548"/>
      </w:tblGrid>
      <w:tr w:rsidR="005C2A64" w:rsidRPr="005C2A64" w14:paraId="100897C5" w14:textId="77777777" w:rsidTr="00386D2C">
        <w:tc>
          <w:tcPr>
            <w:tcW w:w="1430" w:type="pct"/>
            <w:tcBorders>
              <w:top w:val="single" w:sz="4" w:space="0" w:color="000000"/>
              <w:bottom w:val="single" w:sz="4" w:space="0" w:color="000000"/>
            </w:tcBorders>
          </w:tcPr>
          <w:p w14:paraId="129DE3F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Characteristic</w:t>
            </w:r>
          </w:p>
        </w:tc>
        <w:tc>
          <w:tcPr>
            <w:tcW w:w="923" w:type="pct"/>
            <w:tcBorders>
              <w:top w:val="single" w:sz="4" w:space="0" w:color="000000"/>
              <w:bottom w:val="single" w:sz="4" w:space="0" w:color="000000"/>
            </w:tcBorders>
          </w:tcPr>
          <w:p w14:paraId="4E3E582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Development cohort</w:t>
            </w:r>
          </w:p>
          <w:p w14:paraId="48C80A69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N</w:t>
            </w:r>
            <w:ins w:id="9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=</w:t>
            </w:r>
            <w:ins w:id="10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23,901</w:t>
            </w:r>
          </w:p>
        </w:tc>
        <w:tc>
          <w:tcPr>
            <w:tcW w:w="434" w:type="pct"/>
            <w:tcBorders>
              <w:top w:val="single" w:sz="4" w:space="0" w:color="000000"/>
              <w:bottom w:val="single" w:sz="4" w:space="0" w:color="000000"/>
            </w:tcBorders>
          </w:tcPr>
          <w:p w14:paraId="3D4433DD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%</w:t>
            </w:r>
          </w:p>
        </w:tc>
        <w:tc>
          <w:tcPr>
            <w:tcW w:w="1184" w:type="pct"/>
            <w:tcBorders>
              <w:top w:val="single" w:sz="4" w:space="0" w:color="000000"/>
              <w:bottom w:val="single" w:sz="4" w:space="0" w:color="000000"/>
            </w:tcBorders>
          </w:tcPr>
          <w:p w14:paraId="7C867754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Excluded </w:t>
            </w:r>
            <w:del w:id="11" w:author="Author">
              <w:r w:rsidRPr="005C2A64" w:rsidDel="00B9067D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Subjects</w:delText>
              </w:r>
            </w:del>
            <w:ins w:id="12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subjects</w:t>
              </w:r>
            </w:ins>
          </w:p>
          <w:p w14:paraId="4D9CCDB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(</w:t>
            </w:r>
            <w:del w:id="13" w:author="Author">
              <w:r w:rsidRPr="005C2A64" w:rsidDel="00B9067D">
                <w:rPr>
                  <w:rFonts w:ascii="Calibri" w:eastAsia="Times New Roman" w:hAnsi="Calibri" w:cs="Calibri"/>
                  <w:color w:val="000000"/>
                  <w:lang w:eastAsia="zh-TW"/>
                  <w14:ligatures w14:val="none"/>
                </w:rPr>
                <w:delText xml:space="preserve">Without </w:delText>
              </w:r>
            </w:del>
            <w:ins w:id="14" w:author="Author">
              <w:r w:rsidRPr="005C2A64">
                <w:rPr>
                  <w:rFonts w:ascii="Calibri" w:eastAsia="Times New Roman" w:hAnsi="Calibri" w:cs="Calibri"/>
                  <w:color w:val="000000"/>
                  <w:lang w:eastAsia="zh-TW"/>
                  <w14:ligatures w14:val="none"/>
                </w:rPr>
                <w:t xml:space="preserve">without </w:t>
              </w:r>
            </w:ins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ADL data)</w:t>
            </w:r>
          </w:p>
          <w:p w14:paraId="138DF88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(n</w:t>
            </w:r>
            <w:ins w:id="15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= 11,449)</w:t>
            </w:r>
          </w:p>
        </w:tc>
        <w:tc>
          <w:tcPr>
            <w:tcW w:w="434" w:type="pct"/>
            <w:tcBorders>
              <w:top w:val="single" w:sz="4" w:space="0" w:color="000000"/>
              <w:bottom w:val="single" w:sz="4" w:space="0" w:color="000000"/>
            </w:tcBorders>
          </w:tcPr>
          <w:p w14:paraId="4883E1E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%</w:t>
            </w:r>
          </w:p>
        </w:tc>
        <w:tc>
          <w:tcPr>
            <w:tcW w:w="596" w:type="pct"/>
            <w:tcBorders>
              <w:top w:val="single" w:sz="4" w:space="0" w:color="000000"/>
              <w:bottom w:val="single" w:sz="4" w:space="0" w:color="000000"/>
            </w:tcBorders>
          </w:tcPr>
          <w:p w14:paraId="067D4D3C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P</w:t>
            </w:r>
          </w:p>
        </w:tc>
      </w:tr>
      <w:tr w:rsidR="005C2A64" w:rsidRPr="005C2A64" w14:paraId="4411E724" w14:textId="77777777" w:rsidTr="00386D2C">
        <w:tc>
          <w:tcPr>
            <w:tcW w:w="1430" w:type="pct"/>
            <w:tcBorders>
              <w:top w:val="single" w:sz="4" w:space="0" w:color="000000"/>
            </w:tcBorders>
          </w:tcPr>
          <w:p w14:paraId="34B3110C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Age, mean ± SD</w:t>
            </w:r>
            <w:ins w:id="16" w:author="Author">
              <w:r w:rsidRPr="005C2A64">
                <w:rPr>
                  <w:rFonts w:ascii="Calibri" w:eastAsia="Times New Roman" w:hAnsi="Calibri" w:cs="Calibri"/>
                  <w:vertAlign w:val="superscript"/>
                  <w:lang w:eastAsia="zh-TW"/>
                  <w14:ligatures w14:val="none"/>
                </w:rPr>
                <w:t>a</w:t>
              </w:r>
            </w:ins>
          </w:p>
        </w:tc>
        <w:tc>
          <w:tcPr>
            <w:tcW w:w="923" w:type="pct"/>
            <w:tcBorders>
              <w:top w:val="single" w:sz="4" w:space="0" w:color="000000"/>
            </w:tcBorders>
          </w:tcPr>
          <w:p w14:paraId="54A1C0D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79.3±11.8</w:t>
            </w:r>
          </w:p>
        </w:tc>
        <w:tc>
          <w:tcPr>
            <w:tcW w:w="434" w:type="pct"/>
            <w:tcBorders>
              <w:top w:val="single" w:sz="4" w:space="0" w:color="000000"/>
            </w:tcBorders>
          </w:tcPr>
          <w:p w14:paraId="5C6FDCE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  <w:tcBorders>
              <w:top w:val="single" w:sz="4" w:space="0" w:color="000000"/>
            </w:tcBorders>
          </w:tcPr>
          <w:p w14:paraId="4A79AFB4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78.5±17.0</w:t>
            </w:r>
          </w:p>
        </w:tc>
        <w:tc>
          <w:tcPr>
            <w:tcW w:w="434" w:type="pct"/>
            <w:tcBorders>
              <w:top w:val="single" w:sz="4" w:space="0" w:color="000000"/>
            </w:tcBorders>
          </w:tcPr>
          <w:p w14:paraId="395671E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  <w:tcBorders>
              <w:top w:val="single" w:sz="4" w:space="0" w:color="000000"/>
            </w:tcBorders>
          </w:tcPr>
          <w:p w14:paraId="445D22EE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17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6AE88CF2" w14:textId="77777777" w:rsidTr="00386D2C">
        <w:tc>
          <w:tcPr>
            <w:tcW w:w="1430" w:type="pct"/>
          </w:tcPr>
          <w:p w14:paraId="7DDD3261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b/>
                <w:bCs/>
                <w:lang w:eastAsia="zh-TW"/>
                <w14:ligatures w14:val="none"/>
              </w:rPr>
              <w:t>Age group</w:t>
            </w:r>
          </w:p>
        </w:tc>
        <w:tc>
          <w:tcPr>
            <w:tcW w:w="923" w:type="pct"/>
          </w:tcPr>
          <w:p w14:paraId="29E2BF6E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7AD6B31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19A1EBF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73E68F4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6F13EFEF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18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07639919" w14:textId="77777777" w:rsidTr="00386D2C">
        <w:tc>
          <w:tcPr>
            <w:tcW w:w="1430" w:type="pct"/>
          </w:tcPr>
          <w:p w14:paraId="76741A1E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65-69</w:t>
            </w:r>
          </w:p>
        </w:tc>
        <w:tc>
          <w:tcPr>
            <w:tcW w:w="923" w:type="pct"/>
          </w:tcPr>
          <w:p w14:paraId="5F1AFAFD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1926</w:t>
            </w:r>
          </w:p>
        </w:tc>
        <w:tc>
          <w:tcPr>
            <w:tcW w:w="434" w:type="pct"/>
            <w:vAlign w:val="center"/>
          </w:tcPr>
          <w:p w14:paraId="291BB31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8.1%</w:t>
            </w:r>
          </w:p>
        </w:tc>
        <w:tc>
          <w:tcPr>
            <w:tcW w:w="1184" w:type="pct"/>
            <w:vAlign w:val="center"/>
          </w:tcPr>
          <w:p w14:paraId="26B385B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868</w:t>
            </w:r>
          </w:p>
        </w:tc>
        <w:tc>
          <w:tcPr>
            <w:tcW w:w="434" w:type="pct"/>
            <w:vAlign w:val="center"/>
          </w:tcPr>
          <w:p w14:paraId="501E05C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7.6%</w:t>
            </w:r>
          </w:p>
        </w:tc>
        <w:tc>
          <w:tcPr>
            <w:tcW w:w="596" w:type="pct"/>
          </w:tcPr>
          <w:p w14:paraId="2ACFF7D6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15FF3C79" w14:textId="77777777" w:rsidTr="00386D2C">
        <w:tc>
          <w:tcPr>
            <w:tcW w:w="1430" w:type="pct"/>
          </w:tcPr>
          <w:p w14:paraId="12F50B15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70-74</w:t>
            </w:r>
          </w:p>
        </w:tc>
        <w:tc>
          <w:tcPr>
            <w:tcW w:w="923" w:type="pct"/>
          </w:tcPr>
          <w:p w14:paraId="5DB6E48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2794</w:t>
            </w:r>
          </w:p>
        </w:tc>
        <w:tc>
          <w:tcPr>
            <w:tcW w:w="434" w:type="pct"/>
            <w:vAlign w:val="center"/>
          </w:tcPr>
          <w:p w14:paraId="4C6A800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11.7%</w:t>
            </w:r>
          </w:p>
        </w:tc>
        <w:tc>
          <w:tcPr>
            <w:tcW w:w="1184" w:type="pct"/>
            <w:vAlign w:val="center"/>
          </w:tcPr>
          <w:p w14:paraId="2CBDD2ED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1234</w:t>
            </w:r>
          </w:p>
        </w:tc>
        <w:tc>
          <w:tcPr>
            <w:tcW w:w="434" w:type="pct"/>
            <w:vAlign w:val="center"/>
          </w:tcPr>
          <w:p w14:paraId="09518DC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10.8%</w:t>
            </w:r>
          </w:p>
        </w:tc>
        <w:tc>
          <w:tcPr>
            <w:tcW w:w="596" w:type="pct"/>
          </w:tcPr>
          <w:p w14:paraId="18B940FF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3B10BE1E" w14:textId="77777777" w:rsidTr="00386D2C">
        <w:tc>
          <w:tcPr>
            <w:tcW w:w="1430" w:type="pct"/>
          </w:tcPr>
          <w:p w14:paraId="7BBFAC85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75-79</w:t>
            </w:r>
          </w:p>
        </w:tc>
        <w:tc>
          <w:tcPr>
            <w:tcW w:w="923" w:type="pct"/>
          </w:tcPr>
          <w:p w14:paraId="034A5DD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3112</w:t>
            </w:r>
          </w:p>
        </w:tc>
        <w:tc>
          <w:tcPr>
            <w:tcW w:w="434" w:type="pct"/>
            <w:vAlign w:val="center"/>
          </w:tcPr>
          <w:p w14:paraId="56FF77FE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13.0%</w:t>
            </w:r>
          </w:p>
        </w:tc>
        <w:tc>
          <w:tcPr>
            <w:tcW w:w="1184" w:type="pct"/>
            <w:vAlign w:val="center"/>
          </w:tcPr>
          <w:p w14:paraId="21AB388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1435</w:t>
            </w:r>
          </w:p>
        </w:tc>
        <w:tc>
          <w:tcPr>
            <w:tcW w:w="434" w:type="pct"/>
            <w:vAlign w:val="center"/>
          </w:tcPr>
          <w:p w14:paraId="40A430B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12.5%</w:t>
            </w:r>
          </w:p>
        </w:tc>
        <w:tc>
          <w:tcPr>
            <w:tcW w:w="596" w:type="pct"/>
          </w:tcPr>
          <w:p w14:paraId="75EDB39E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23334BCD" w14:textId="77777777" w:rsidTr="00386D2C">
        <w:tc>
          <w:tcPr>
            <w:tcW w:w="1430" w:type="pct"/>
          </w:tcPr>
          <w:p w14:paraId="0C5A5959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80-84</w:t>
            </w:r>
          </w:p>
        </w:tc>
        <w:tc>
          <w:tcPr>
            <w:tcW w:w="923" w:type="pct"/>
          </w:tcPr>
          <w:p w14:paraId="012253A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4345</w:t>
            </w:r>
          </w:p>
        </w:tc>
        <w:tc>
          <w:tcPr>
            <w:tcW w:w="434" w:type="pct"/>
            <w:vAlign w:val="center"/>
          </w:tcPr>
          <w:p w14:paraId="1CEFB02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18.2%</w:t>
            </w:r>
          </w:p>
        </w:tc>
        <w:tc>
          <w:tcPr>
            <w:tcW w:w="1184" w:type="pct"/>
            <w:vAlign w:val="center"/>
          </w:tcPr>
          <w:p w14:paraId="32452EB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1939</w:t>
            </w:r>
          </w:p>
        </w:tc>
        <w:tc>
          <w:tcPr>
            <w:tcW w:w="434" w:type="pct"/>
            <w:vAlign w:val="center"/>
          </w:tcPr>
          <w:p w14:paraId="231D2AE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16.9%</w:t>
            </w:r>
          </w:p>
        </w:tc>
        <w:tc>
          <w:tcPr>
            <w:tcW w:w="596" w:type="pct"/>
          </w:tcPr>
          <w:p w14:paraId="3104E0DD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7CA3B053" w14:textId="77777777" w:rsidTr="00386D2C">
        <w:tc>
          <w:tcPr>
            <w:tcW w:w="1430" w:type="pct"/>
          </w:tcPr>
          <w:p w14:paraId="01EFBA93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85-89</w:t>
            </w:r>
          </w:p>
        </w:tc>
        <w:tc>
          <w:tcPr>
            <w:tcW w:w="923" w:type="pct"/>
          </w:tcPr>
          <w:p w14:paraId="64D552F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4734</w:t>
            </w:r>
          </w:p>
        </w:tc>
        <w:tc>
          <w:tcPr>
            <w:tcW w:w="434" w:type="pct"/>
            <w:vAlign w:val="center"/>
          </w:tcPr>
          <w:p w14:paraId="66DD6AD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19.8%</w:t>
            </w:r>
          </w:p>
        </w:tc>
        <w:tc>
          <w:tcPr>
            <w:tcW w:w="1184" w:type="pct"/>
            <w:vAlign w:val="center"/>
          </w:tcPr>
          <w:p w14:paraId="5759D39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2116</w:t>
            </w:r>
          </w:p>
        </w:tc>
        <w:tc>
          <w:tcPr>
            <w:tcW w:w="434" w:type="pct"/>
            <w:vAlign w:val="center"/>
          </w:tcPr>
          <w:p w14:paraId="2C1714E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18.5%</w:t>
            </w:r>
          </w:p>
        </w:tc>
        <w:tc>
          <w:tcPr>
            <w:tcW w:w="596" w:type="pct"/>
          </w:tcPr>
          <w:p w14:paraId="0C88F174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20262634" w14:textId="77777777" w:rsidTr="00386D2C">
        <w:tc>
          <w:tcPr>
            <w:tcW w:w="1430" w:type="pct"/>
          </w:tcPr>
          <w:p w14:paraId="2EB06168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90+</w:t>
            </w:r>
          </w:p>
        </w:tc>
        <w:tc>
          <w:tcPr>
            <w:tcW w:w="923" w:type="pct"/>
          </w:tcPr>
          <w:p w14:paraId="3F9592F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4448</w:t>
            </w:r>
          </w:p>
        </w:tc>
        <w:tc>
          <w:tcPr>
            <w:tcW w:w="434" w:type="pct"/>
            <w:vAlign w:val="center"/>
          </w:tcPr>
          <w:p w14:paraId="68350DA9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18.6%</w:t>
            </w:r>
          </w:p>
        </w:tc>
        <w:tc>
          <w:tcPr>
            <w:tcW w:w="1184" w:type="pct"/>
            <w:vAlign w:val="center"/>
          </w:tcPr>
          <w:p w14:paraId="565A021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2301</w:t>
            </w:r>
          </w:p>
        </w:tc>
        <w:tc>
          <w:tcPr>
            <w:tcW w:w="434" w:type="pct"/>
            <w:vAlign w:val="center"/>
          </w:tcPr>
          <w:p w14:paraId="560FAD5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20.1%</w:t>
            </w:r>
          </w:p>
        </w:tc>
        <w:tc>
          <w:tcPr>
            <w:tcW w:w="596" w:type="pct"/>
          </w:tcPr>
          <w:p w14:paraId="327A7D50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151C6620" w14:textId="77777777" w:rsidTr="00386D2C">
        <w:tc>
          <w:tcPr>
            <w:tcW w:w="1430" w:type="pct"/>
          </w:tcPr>
          <w:p w14:paraId="72945EF2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b/>
                <w:bCs/>
                <w:lang w:eastAsia="zh-TW"/>
                <w14:ligatures w14:val="none"/>
              </w:rPr>
              <w:t>Sex</w:t>
            </w:r>
          </w:p>
        </w:tc>
        <w:tc>
          <w:tcPr>
            <w:tcW w:w="923" w:type="pct"/>
          </w:tcPr>
          <w:p w14:paraId="410B63BF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6CFE7DB6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7A299B76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293DF0E2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484EE10C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0.73</w:t>
            </w:r>
          </w:p>
        </w:tc>
      </w:tr>
      <w:tr w:rsidR="005C2A64" w:rsidRPr="005C2A64" w14:paraId="0BC46598" w14:textId="77777777" w:rsidTr="00386D2C">
        <w:tc>
          <w:tcPr>
            <w:tcW w:w="1430" w:type="pct"/>
          </w:tcPr>
          <w:p w14:paraId="7D868827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Male</w:t>
            </w:r>
          </w:p>
        </w:tc>
        <w:tc>
          <w:tcPr>
            <w:tcW w:w="923" w:type="pct"/>
            <w:vAlign w:val="center"/>
          </w:tcPr>
          <w:p w14:paraId="2D2238A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11</w:t>
            </w:r>
            <w:ins w:id="19" w:author="Author">
              <w:r w:rsidRPr="005C2A64">
                <w:rPr>
                  <w:rFonts w:ascii="Calibri" w:eastAsia="Times New Roman" w:hAnsi="Calibri" w:cs="Calibri"/>
                  <w:color w:val="000000"/>
                  <w:lang w:eastAsia="zh-TW"/>
                  <w14:ligatures w14:val="none"/>
                </w:rPr>
                <w:t>,</w:t>
              </w:r>
            </w:ins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746</w:t>
            </w:r>
          </w:p>
        </w:tc>
        <w:tc>
          <w:tcPr>
            <w:tcW w:w="434" w:type="pct"/>
            <w:vAlign w:val="center"/>
          </w:tcPr>
          <w:p w14:paraId="14E43B8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49.1%</w:t>
            </w:r>
          </w:p>
        </w:tc>
        <w:tc>
          <w:tcPr>
            <w:tcW w:w="1184" w:type="pct"/>
            <w:vAlign w:val="center"/>
          </w:tcPr>
          <w:p w14:paraId="12CB9FB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5649</w:t>
            </w:r>
          </w:p>
        </w:tc>
        <w:tc>
          <w:tcPr>
            <w:tcW w:w="434" w:type="pct"/>
            <w:vAlign w:val="center"/>
          </w:tcPr>
          <w:p w14:paraId="28BB709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49.3%</w:t>
            </w:r>
          </w:p>
        </w:tc>
        <w:tc>
          <w:tcPr>
            <w:tcW w:w="596" w:type="pct"/>
          </w:tcPr>
          <w:p w14:paraId="39DA6E40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4A2338D5" w14:textId="77777777" w:rsidTr="00386D2C">
        <w:tc>
          <w:tcPr>
            <w:tcW w:w="1430" w:type="pct"/>
          </w:tcPr>
          <w:p w14:paraId="087A319E" w14:textId="77777777" w:rsidR="005C2A64" w:rsidRPr="005C2A64" w:rsidRDefault="005C2A64" w:rsidP="005C2A64">
            <w:pPr>
              <w:widowControl w:val="0"/>
              <w:spacing w:line="240" w:lineRule="auto"/>
              <w:ind w:firstLine="209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Female</w:t>
            </w:r>
          </w:p>
        </w:tc>
        <w:tc>
          <w:tcPr>
            <w:tcW w:w="923" w:type="pct"/>
            <w:vAlign w:val="center"/>
          </w:tcPr>
          <w:p w14:paraId="52CE331E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12</w:t>
            </w:r>
            <w:ins w:id="20" w:author="Author">
              <w:r w:rsidRPr="005C2A64">
                <w:rPr>
                  <w:rFonts w:ascii="Calibri" w:eastAsia="Times New Roman" w:hAnsi="Calibri" w:cs="Calibri"/>
                  <w:color w:val="000000"/>
                  <w:lang w:eastAsia="zh-TW"/>
                  <w14:ligatures w14:val="none"/>
                </w:rPr>
                <w:t>,</w:t>
              </w:r>
            </w:ins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155</w:t>
            </w:r>
          </w:p>
        </w:tc>
        <w:tc>
          <w:tcPr>
            <w:tcW w:w="434" w:type="pct"/>
            <w:vAlign w:val="center"/>
          </w:tcPr>
          <w:p w14:paraId="4B8BF2FE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50.9%</w:t>
            </w:r>
          </w:p>
        </w:tc>
        <w:tc>
          <w:tcPr>
            <w:tcW w:w="1184" w:type="pct"/>
            <w:vAlign w:val="center"/>
          </w:tcPr>
          <w:p w14:paraId="52F5E61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5800</w:t>
            </w:r>
          </w:p>
        </w:tc>
        <w:tc>
          <w:tcPr>
            <w:tcW w:w="434" w:type="pct"/>
            <w:vAlign w:val="center"/>
          </w:tcPr>
          <w:p w14:paraId="3E890F2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50.7%</w:t>
            </w:r>
          </w:p>
        </w:tc>
        <w:tc>
          <w:tcPr>
            <w:tcW w:w="596" w:type="pct"/>
          </w:tcPr>
          <w:p w14:paraId="2B17C667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282A4335" w14:textId="77777777" w:rsidTr="00386D2C">
        <w:tc>
          <w:tcPr>
            <w:tcW w:w="1430" w:type="pct"/>
          </w:tcPr>
          <w:p w14:paraId="44480DEF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CIRS-G</w:t>
            </w:r>
            <w:ins w:id="21" w:author="Author">
              <w:r w:rsidRPr="005C2A64">
                <w:rPr>
                  <w:rFonts w:ascii="Calibri" w:eastAsia="Times New Roman" w:hAnsi="Calibri" w:cs="Calibri"/>
                  <w:vertAlign w:val="superscript"/>
                  <w:lang w:eastAsia="zh-TW"/>
                  <w14:ligatures w14:val="none"/>
                </w:rPr>
                <w:t>a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, mean ± SD</w:t>
            </w:r>
          </w:p>
        </w:tc>
        <w:tc>
          <w:tcPr>
            <w:tcW w:w="923" w:type="pct"/>
          </w:tcPr>
          <w:p w14:paraId="1B4B596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1.74±0.59</w:t>
            </w:r>
          </w:p>
        </w:tc>
        <w:tc>
          <w:tcPr>
            <w:tcW w:w="434" w:type="pct"/>
          </w:tcPr>
          <w:p w14:paraId="34B1742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16C1A45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1.49±0.55</w:t>
            </w:r>
          </w:p>
        </w:tc>
        <w:tc>
          <w:tcPr>
            <w:tcW w:w="434" w:type="pct"/>
          </w:tcPr>
          <w:p w14:paraId="1DCA122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6C26D0EF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22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2494149D" w14:textId="77777777" w:rsidTr="00386D2C">
        <w:tc>
          <w:tcPr>
            <w:tcW w:w="1430" w:type="pct"/>
          </w:tcPr>
          <w:p w14:paraId="78610EC2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DNR</w:t>
            </w:r>
            <w:ins w:id="23" w:author="Author">
              <w:r w:rsidRPr="005C2A64">
                <w:rPr>
                  <w:rFonts w:ascii="Calibri" w:eastAsia="Times New Roman" w:hAnsi="Calibri" w:cs="Calibri"/>
                  <w:vertAlign w:val="superscript"/>
                  <w:lang w:eastAsia="zh-TW"/>
                  <w14:ligatures w14:val="none"/>
                </w:rPr>
                <w:t>a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Notes (+)</w:t>
            </w:r>
          </w:p>
        </w:tc>
        <w:tc>
          <w:tcPr>
            <w:tcW w:w="923" w:type="pct"/>
          </w:tcPr>
          <w:p w14:paraId="3E8025C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9777</w:t>
            </w:r>
          </w:p>
        </w:tc>
        <w:tc>
          <w:tcPr>
            <w:tcW w:w="434" w:type="pct"/>
          </w:tcPr>
          <w:p w14:paraId="553551ED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40.9%</w:t>
            </w:r>
          </w:p>
        </w:tc>
        <w:tc>
          <w:tcPr>
            <w:tcW w:w="1184" w:type="pct"/>
          </w:tcPr>
          <w:p w14:paraId="7994D1C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3269</w:t>
            </w:r>
          </w:p>
        </w:tc>
        <w:tc>
          <w:tcPr>
            <w:tcW w:w="434" w:type="pct"/>
          </w:tcPr>
          <w:p w14:paraId="5D3FBF1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28.6%</w:t>
            </w:r>
          </w:p>
        </w:tc>
        <w:tc>
          <w:tcPr>
            <w:tcW w:w="596" w:type="pct"/>
          </w:tcPr>
          <w:p w14:paraId="7192B76F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24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0D69E0A2" w14:textId="77777777" w:rsidTr="00386D2C">
        <w:tc>
          <w:tcPr>
            <w:tcW w:w="1430" w:type="pct"/>
          </w:tcPr>
          <w:p w14:paraId="5FE7851A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b/>
                <w:bCs/>
                <w:lang w:eastAsia="zh-TW"/>
                <w14:ligatures w14:val="none"/>
              </w:rPr>
              <w:t>ADL</w:t>
            </w:r>
            <w:ins w:id="25" w:author="Author">
              <w:r w:rsidRPr="005C2A64">
                <w:rPr>
                  <w:rFonts w:ascii="Calibri" w:eastAsia="Times New Roman" w:hAnsi="Calibri" w:cs="Calibri"/>
                  <w:vertAlign w:val="superscript"/>
                  <w:lang w:eastAsia="zh-TW"/>
                  <w14:ligatures w14:val="none"/>
                </w:rPr>
                <w:t>a</w:t>
              </w:r>
            </w:ins>
          </w:p>
        </w:tc>
        <w:tc>
          <w:tcPr>
            <w:tcW w:w="923" w:type="pct"/>
          </w:tcPr>
          <w:p w14:paraId="4FEA2DE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65EEFF1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1CBD9E0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434" w:type="pct"/>
          </w:tcPr>
          <w:p w14:paraId="3163551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4AC5480C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</w:tr>
      <w:tr w:rsidR="005C2A64" w:rsidRPr="005C2A64" w14:paraId="7FCFFFAB" w14:textId="77777777" w:rsidTr="00386D2C">
        <w:tc>
          <w:tcPr>
            <w:tcW w:w="1430" w:type="pct"/>
          </w:tcPr>
          <w:p w14:paraId="31DB6C63" w14:textId="77777777" w:rsidR="005C2A64" w:rsidRPr="005C2A64" w:rsidRDefault="005C2A64" w:rsidP="005C2A64">
            <w:pPr>
              <w:widowControl w:val="0"/>
              <w:spacing w:line="240" w:lineRule="auto"/>
              <w:ind w:firstLine="4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First score, mean ± SD</w:t>
            </w:r>
          </w:p>
        </w:tc>
        <w:tc>
          <w:tcPr>
            <w:tcW w:w="923" w:type="pct"/>
          </w:tcPr>
          <w:p w14:paraId="49D9DB0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28.6±31.7</w:t>
            </w:r>
          </w:p>
        </w:tc>
        <w:tc>
          <w:tcPr>
            <w:tcW w:w="434" w:type="pct"/>
          </w:tcPr>
          <w:p w14:paraId="45B42C7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2C1B201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15.1±22.9</w:t>
            </w:r>
          </w:p>
        </w:tc>
        <w:tc>
          <w:tcPr>
            <w:tcW w:w="434" w:type="pct"/>
          </w:tcPr>
          <w:p w14:paraId="27AB993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7D214138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26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22826208" w14:textId="77777777" w:rsidTr="00386D2C">
        <w:tc>
          <w:tcPr>
            <w:tcW w:w="1430" w:type="pct"/>
          </w:tcPr>
          <w:p w14:paraId="69904CE9" w14:textId="77777777" w:rsidR="005C2A64" w:rsidRPr="005C2A64" w:rsidRDefault="005C2A64" w:rsidP="005C2A64">
            <w:pPr>
              <w:widowControl w:val="0"/>
              <w:spacing w:line="240" w:lineRule="auto"/>
              <w:ind w:left="607" w:hanging="564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Max score in 6 months, mean ± SD</w:t>
            </w:r>
          </w:p>
        </w:tc>
        <w:tc>
          <w:tcPr>
            <w:tcW w:w="923" w:type="pct"/>
          </w:tcPr>
          <w:p w14:paraId="5FE3885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31.0±32.7</w:t>
            </w:r>
          </w:p>
        </w:tc>
        <w:tc>
          <w:tcPr>
            <w:tcW w:w="434" w:type="pct"/>
          </w:tcPr>
          <w:p w14:paraId="36F281E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106EE81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15.4±23.3</w:t>
            </w:r>
          </w:p>
        </w:tc>
        <w:tc>
          <w:tcPr>
            <w:tcW w:w="434" w:type="pct"/>
          </w:tcPr>
          <w:p w14:paraId="09C9A9E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1887883E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27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652A0EAF" w14:textId="77777777" w:rsidTr="00386D2C">
        <w:tc>
          <w:tcPr>
            <w:tcW w:w="1430" w:type="pct"/>
          </w:tcPr>
          <w:p w14:paraId="7EF78686" w14:textId="77777777" w:rsidR="005C2A64" w:rsidRPr="005C2A64" w:rsidRDefault="005C2A64" w:rsidP="005C2A64">
            <w:pPr>
              <w:widowControl w:val="0"/>
              <w:spacing w:line="240" w:lineRule="auto"/>
              <w:ind w:firstLine="41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Last score, mean ± SD</w:t>
            </w:r>
          </w:p>
        </w:tc>
        <w:tc>
          <w:tcPr>
            <w:tcW w:w="923" w:type="pct"/>
          </w:tcPr>
          <w:p w14:paraId="78F0B6A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28.5±31.8</w:t>
            </w:r>
          </w:p>
        </w:tc>
        <w:tc>
          <w:tcPr>
            <w:tcW w:w="434" w:type="pct"/>
          </w:tcPr>
          <w:p w14:paraId="459C9ED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2486FE3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13.3±21.7</w:t>
            </w:r>
          </w:p>
        </w:tc>
        <w:tc>
          <w:tcPr>
            <w:tcW w:w="434" w:type="pct"/>
          </w:tcPr>
          <w:p w14:paraId="69D368D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6E699FF3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28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18C44991" w14:textId="77777777" w:rsidTr="00386D2C">
        <w:tc>
          <w:tcPr>
            <w:tcW w:w="1430" w:type="pct"/>
          </w:tcPr>
          <w:p w14:paraId="19822E83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GCS</w:t>
            </w:r>
            <w:ins w:id="29" w:author="Author">
              <w:r w:rsidRPr="005C2A64">
                <w:rPr>
                  <w:rFonts w:ascii="Calibri" w:eastAsia="Times New Roman" w:hAnsi="Calibri" w:cs="Calibri"/>
                  <w:vertAlign w:val="superscript"/>
                  <w:lang w:eastAsia="zh-TW"/>
                  <w14:ligatures w14:val="none"/>
                </w:rPr>
                <w:t>a,b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(EVM), mean ± SD</w:t>
            </w:r>
          </w:p>
        </w:tc>
        <w:tc>
          <w:tcPr>
            <w:tcW w:w="923" w:type="pct"/>
          </w:tcPr>
          <w:p w14:paraId="323F106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7.7±5.3</w:t>
            </w:r>
          </w:p>
        </w:tc>
        <w:tc>
          <w:tcPr>
            <w:tcW w:w="434" w:type="pct"/>
          </w:tcPr>
          <w:p w14:paraId="386473A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00B6287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7.0±4.9</w:t>
            </w:r>
          </w:p>
        </w:tc>
        <w:tc>
          <w:tcPr>
            <w:tcW w:w="434" w:type="pct"/>
          </w:tcPr>
          <w:p w14:paraId="673AF954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5C7BE9C6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30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5CE519F6" w14:textId="77777777" w:rsidTr="00386D2C">
        <w:tc>
          <w:tcPr>
            <w:tcW w:w="1430" w:type="pct"/>
          </w:tcPr>
          <w:p w14:paraId="3D470416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Dentures</w:t>
            </w:r>
          </w:p>
        </w:tc>
        <w:tc>
          <w:tcPr>
            <w:tcW w:w="923" w:type="pct"/>
            <w:vAlign w:val="center"/>
          </w:tcPr>
          <w:p w14:paraId="6874939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3918</w:t>
            </w:r>
          </w:p>
        </w:tc>
        <w:tc>
          <w:tcPr>
            <w:tcW w:w="434" w:type="pct"/>
            <w:vAlign w:val="center"/>
          </w:tcPr>
          <w:p w14:paraId="5B4FBCC9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16.4%</w:t>
            </w:r>
          </w:p>
        </w:tc>
        <w:tc>
          <w:tcPr>
            <w:tcW w:w="1184" w:type="pct"/>
            <w:vAlign w:val="center"/>
          </w:tcPr>
          <w:p w14:paraId="1D0A413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44</w:t>
            </w:r>
          </w:p>
        </w:tc>
        <w:tc>
          <w:tcPr>
            <w:tcW w:w="434" w:type="pct"/>
            <w:vAlign w:val="center"/>
          </w:tcPr>
          <w:p w14:paraId="2D73A3EF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0.4%</w:t>
            </w:r>
          </w:p>
        </w:tc>
        <w:tc>
          <w:tcPr>
            <w:tcW w:w="596" w:type="pct"/>
          </w:tcPr>
          <w:p w14:paraId="4864C4F7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31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2B0253C6" w14:textId="77777777" w:rsidTr="00386D2C">
        <w:tc>
          <w:tcPr>
            <w:tcW w:w="1430" w:type="pct"/>
          </w:tcPr>
          <w:p w14:paraId="5C21D13A" w14:textId="44E8602E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Tube </w:t>
            </w:r>
            <w:r w:rsidR="008C124F">
              <w:rPr>
                <w:rFonts w:ascii="Calibri" w:eastAsia="Times New Roman" w:hAnsi="Calibri" w:cs="Calibri"/>
                <w:lang w:eastAsia="zh-TW"/>
                <w14:ligatures w14:val="none"/>
              </w:rPr>
              <w:t>f</w:t>
            </w: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eeding</w:t>
            </w:r>
          </w:p>
        </w:tc>
        <w:tc>
          <w:tcPr>
            <w:tcW w:w="923" w:type="pct"/>
            <w:vAlign w:val="center"/>
          </w:tcPr>
          <w:p w14:paraId="18647643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2081</w:t>
            </w:r>
          </w:p>
        </w:tc>
        <w:tc>
          <w:tcPr>
            <w:tcW w:w="434" w:type="pct"/>
            <w:vAlign w:val="center"/>
          </w:tcPr>
          <w:p w14:paraId="6119BA29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8.7%</w:t>
            </w:r>
          </w:p>
        </w:tc>
        <w:tc>
          <w:tcPr>
            <w:tcW w:w="1184" w:type="pct"/>
            <w:vAlign w:val="center"/>
          </w:tcPr>
          <w:p w14:paraId="33079E39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23</w:t>
            </w:r>
          </w:p>
        </w:tc>
        <w:tc>
          <w:tcPr>
            <w:tcW w:w="434" w:type="pct"/>
            <w:vAlign w:val="center"/>
          </w:tcPr>
          <w:p w14:paraId="464DB6B1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0.2%</w:t>
            </w:r>
          </w:p>
        </w:tc>
        <w:tc>
          <w:tcPr>
            <w:tcW w:w="596" w:type="pct"/>
          </w:tcPr>
          <w:p w14:paraId="2E6670CE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32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5CDAB10D" w14:textId="77777777" w:rsidTr="00386D2C">
        <w:tc>
          <w:tcPr>
            <w:tcW w:w="1430" w:type="pct"/>
          </w:tcPr>
          <w:p w14:paraId="13548A9B" w14:textId="28681DD0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Respiratory </w:t>
            </w:r>
            <w:r w:rsidR="008C124F">
              <w:rPr>
                <w:rFonts w:ascii="Calibri" w:eastAsia="Times New Roman" w:hAnsi="Calibri" w:cs="Calibri"/>
                <w:lang w:eastAsia="zh-TW"/>
                <w14:ligatures w14:val="none"/>
              </w:rPr>
              <w:t>s</w:t>
            </w: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upport</w:t>
            </w:r>
          </w:p>
        </w:tc>
        <w:tc>
          <w:tcPr>
            <w:tcW w:w="923" w:type="pct"/>
            <w:vAlign w:val="center"/>
          </w:tcPr>
          <w:p w14:paraId="2D560E3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848</w:t>
            </w:r>
          </w:p>
        </w:tc>
        <w:tc>
          <w:tcPr>
            <w:tcW w:w="434" w:type="pct"/>
            <w:vAlign w:val="center"/>
          </w:tcPr>
          <w:p w14:paraId="596C066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3.5%</w:t>
            </w:r>
          </w:p>
        </w:tc>
        <w:tc>
          <w:tcPr>
            <w:tcW w:w="1184" w:type="pct"/>
            <w:vAlign w:val="center"/>
          </w:tcPr>
          <w:p w14:paraId="203EA6FD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12</w:t>
            </w:r>
          </w:p>
        </w:tc>
        <w:tc>
          <w:tcPr>
            <w:tcW w:w="434" w:type="pct"/>
            <w:vAlign w:val="center"/>
          </w:tcPr>
          <w:p w14:paraId="1E98FE45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0.1%</w:t>
            </w:r>
          </w:p>
        </w:tc>
        <w:tc>
          <w:tcPr>
            <w:tcW w:w="596" w:type="pct"/>
          </w:tcPr>
          <w:p w14:paraId="6E5F660B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33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647F13F9" w14:textId="77777777" w:rsidTr="00386D2C">
        <w:tc>
          <w:tcPr>
            <w:tcW w:w="1430" w:type="pct"/>
          </w:tcPr>
          <w:p w14:paraId="4CC71FB5" w14:textId="37A794A6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History of </w:t>
            </w:r>
            <w:r w:rsidR="008C124F">
              <w:rPr>
                <w:rFonts w:ascii="Calibri" w:eastAsia="Times New Roman" w:hAnsi="Calibri" w:cs="Calibri"/>
                <w:lang w:eastAsia="zh-TW"/>
                <w14:ligatures w14:val="none"/>
              </w:rPr>
              <w:t>f</w:t>
            </w: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alls</w:t>
            </w:r>
          </w:p>
        </w:tc>
        <w:tc>
          <w:tcPr>
            <w:tcW w:w="923" w:type="pct"/>
            <w:vAlign w:val="center"/>
          </w:tcPr>
          <w:p w14:paraId="0E18306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1197</w:t>
            </w:r>
          </w:p>
        </w:tc>
        <w:tc>
          <w:tcPr>
            <w:tcW w:w="434" w:type="pct"/>
            <w:vAlign w:val="center"/>
          </w:tcPr>
          <w:p w14:paraId="5104D9F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5.0%</w:t>
            </w:r>
          </w:p>
        </w:tc>
        <w:tc>
          <w:tcPr>
            <w:tcW w:w="1184" w:type="pct"/>
            <w:vAlign w:val="center"/>
          </w:tcPr>
          <w:p w14:paraId="422AEC0A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5</w:t>
            </w:r>
          </w:p>
        </w:tc>
        <w:tc>
          <w:tcPr>
            <w:tcW w:w="434" w:type="pct"/>
            <w:vAlign w:val="center"/>
          </w:tcPr>
          <w:p w14:paraId="03AE1986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color w:val="000000"/>
                <w:lang w:eastAsia="zh-TW"/>
                <w14:ligatures w14:val="none"/>
              </w:rPr>
              <w:t>0.04%</w:t>
            </w:r>
          </w:p>
        </w:tc>
        <w:tc>
          <w:tcPr>
            <w:tcW w:w="596" w:type="pct"/>
          </w:tcPr>
          <w:p w14:paraId="4915CDA5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34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65CFA1CC" w14:textId="77777777" w:rsidTr="00386D2C">
        <w:tc>
          <w:tcPr>
            <w:tcW w:w="1430" w:type="pct"/>
          </w:tcPr>
          <w:p w14:paraId="7A2E19E9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BW</w:t>
            </w:r>
            <w:ins w:id="35" w:author="Author">
              <w:r w:rsidRPr="005C2A64">
                <w:rPr>
                  <w:rFonts w:ascii="Calibri" w:eastAsia="Times New Roman" w:hAnsi="Calibri" w:cs="Calibri"/>
                  <w:vertAlign w:val="superscript"/>
                  <w:lang w:eastAsia="zh-TW"/>
                  <w14:ligatures w14:val="none"/>
                </w:rPr>
                <w:t>a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, mean ± SD</w:t>
            </w:r>
          </w:p>
        </w:tc>
        <w:tc>
          <w:tcPr>
            <w:tcW w:w="923" w:type="pct"/>
          </w:tcPr>
          <w:p w14:paraId="55A4F368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51.4±12.0</w:t>
            </w:r>
          </w:p>
        </w:tc>
        <w:tc>
          <w:tcPr>
            <w:tcW w:w="434" w:type="pct"/>
          </w:tcPr>
          <w:p w14:paraId="341ACF0C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</w:tcPr>
          <w:p w14:paraId="0385D947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52.1±11.3</w:t>
            </w:r>
          </w:p>
        </w:tc>
        <w:tc>
          <w:tcPr>
            <w:tcW w:w="434" w:type="pct"/>
          </w:tcPr>
          <w:p w14:paraId="40ED2B1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</w:tcPr>
          <w:p w14:paraId="659A26CE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36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  <w:tr w:rsidR="005C2A64" w:rsidRPr="005C2A64" w14:paraId="6E302E39" w14:textId="77777777" w:rsidTr="00386D2C">
        <w:tc>
          <w:tcPr>
            <w:tcW w:w="1430" w:type="pct"/>
            <w:tcBorders>
              <w:bottom w:val="single" w:sz="4" w:space="0" w:color="000000"/>
            </w:tcBorders>
          </w:tcPr>
          <w:p w14:paraId="697EFDB4" w14:textId="77777777" w:rsidR="005C2A64" w:rsidRPr="005C2A64" w:rsidRDefault="005C2A64" w:rsidP="005C2A64">
            <w:pPr>
              <w:widowControl w:val="0"/>
              <w:spacing w:line="240" w:lineRule="auto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Number of admissions in </w:t>
            </w:r>
            <w:ins w:id="37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>six</w:t>
              </w:r>
            </w:ins>
            <w:del w:id="38" w:author="Author">
              <w:r w:rsidRPr="005C2A64" w:rsidDel="00B9067D">
                <w:rPr>
                  <w:rFonts w:ascii="Calibri" w:eastAsia="Times New Roman" w:hAnsi="Calibri" w:cs="Calibri"/>
                  <w:lang w:eastAsia="zh-TW"/>
                  <w14:ligatures w14:val="none"/>
                </w:rPr>
                <w:delText>6</w:delText>
              </w:r>
            </w:del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 xml:space="preserve"> </w:t>
            </w: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lastRenderedPageBreak/>
              <w:t>months, mean ± SD</w:t>
            </w:r>
          </w:p>
        </w:tc>
        <w:tc>
          <w:tcPr>
            <w:tcW w:w="923" w:type="pct"/>
            <w:tcBorders>
              <w:bottom w:val="single" w:sz="4" w:space="0" w:color="000000"/>
            </w:tcBorders>
          </w:tcPr>
          <w:p w14:paraId="47D7C020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lastRenderedPageBreak/>
              <w:t>0.5±1.0</w:t>
            </w:r>
          </w:p>
        </w:tc>
        <w:tc>
          <w:tcPr>
            <w:tcW w:w="434" w:type="pct"/>
            <w:tcBorders>
              <w:bottom w:val="single" w:sz="4" w:space="0" w:color="000000"/>
            </w:tcBorders>
          </w:tcPr>
          <w:p w14:paraId="3AF26E62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1184" w:type="pct"/>
            <w:tcBorders>
              <w:bottom w:val="single" w:sz="4" w:space="0" w:color="000000"/>
            </w:tcBorders>
          </w:tcPr>
          <w:p w14:paraId="01816884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0.13±0.48</w:t>
            </w:r>
          </w:p>
        </w:tc>
        <w:tc>
          <w:tcPr>
            <w:tcW w:w="434" w:type="pct"/>
            <w:tcBorders>
              <w:bottom w:val="single" w:sz="4" w:space="0" w:color="000000"/>
            </w:tcBorders>
          </w:tcPr>
          <w:p w14:paraId="5C934B4B" w14:textId="77777777" w:rsidR="005C2A64" w:rsidRPr="005C2A64" w:rsidRDefault="005C2A64" w:rsidP="005C2A64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</w:p>
        </w:tc>
        <w:tc>
          <w:tcPr>
            <w:tcW w:w="596" w:type="pct"/>
            <w:tcBorders>
              <w:bottom w:val="single" w:sz="4" w:space="0" w:color="000000"/>
            </w:tcBorders>
          </w:tcPr>
          <w:p w14:paraId="19BC770F" w14:textId="77777777" w:rsidR="005C2A64" w:rsidRPr="005C2A64" w:rsidRDefault="005C2A64" w:rsidP="005C2A64">
            <w:pPr>
              <w:widowControl w:val="0"/>
              <w:spacing w:line="240" w:lineRule="auto"/>
              <w:jc w:val="right"/>
              <w:rPr>
                <w:rFonts w:ascii="Calibri" w:eastAsia="Times New Roman" w:hAnsi="Calibri" w:cs="Calibri"/>
                <w:lang w:eastAsia="zh-TW"/>
                <w14:ligatures w14:val="none"/>
              </w:rPr>
            </w:pPr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&lt;</w:t>
            </w:r>
            <w:ins w:id="39" w:author="Author">
              <w:r w:rsidRPr="005C2A64">
                <w:rPr>
                  <w:rFonts w:ascii="Calibri" w:eastAsia="Times New Roman" w:hAnsi="Calibri" w:cs="Calibri"/>
                  <w:lang w:eastAsia="zh-TW"/>
                  <w14:ligatures w14:val="none"/>
                </w:rPr>
                <w:t xml:space="preserve"> </w:t>
              </w:r>
            </w:ins>
            <w:r w:rsidRPr="005C2A64">
              <w:rPr>
                <w:rFonts w:ascii="Calibri" w:eastAsia="Times New Roman" w:hAnsi="Calibri" w:cs="Calibri"/>
                <w:lang w:eastAsia="zh-TW"/>
                <w14:ligatures w14:val="none"/>
              </w:rPr>
              <w:t>0.001</w:t>
            </w:r>
          </w:p>
        </w:tc>
      </w:tr>
    </w:tbl>
    <w:p w14:paraId="496A2E41" w14:textId="77777777" w:rsidR="005C2A64" w:rsidRPr="00D60582" w:rsidDel="00B9067D" w:rsidRDefault="005C2A64" w:rsidP="005C2A64">
      <w:pPr>
        <w:widowControl w:val="0"/>
        <w:spacing w:before="120" w:line="240" w:lineRule="auto"/>
        <w:rPr>
          <w:del w:id="40" w:author="Author"/>
          <w:rFonts w:ascii="Calibri" w:eastAsia="Times New Roman" w:hAnsi="Calibri" w:cs="Calibri"/>
          <w:vertAlign w:val="superscript"/>
          <w:lang w:eastAsia="zh-TW"/>
          <w14:ligatures w14:val="none"/>
          <w:rPrChange w:id="41" w:author="Author">
            <w:rPr>
              <w:del w:id="42" w:author="Author"/>
              <w:rFonts w:eastAsia="Times New Roman"/>
            </w:rPr>
          </w:rPrChange>
        </w:rPr>
      </w:pPr>
    </w:p>
    <w:p w14:paraId="097D3CAC" w14:textId="10EE56C9" w:rsidR="005C2A64" w:rsidRPr="005C2A64" w:rsidRDefault="005C2A64" w:rsidP="005C2A64">
      <w:pPr>
        <w:widowControl w:val="0"/>
        <w:spacing w:before="120" w:line="240" w:lineRule="auto"/>
        <w:rPr>
          <w:rFonts w:ascii="Calibri" w:eastAsia="Times New Roman" w:hAnsi="Calibri" w:cs="Calibri"/>
          <w:lang w:eastAsia="zh-TW"/>
          <w14:ligatures w14:val="none"/>
        </w:rPr>
      </w:pPr>
      <w:del w:id="43" w:author="Author">
        <w:r w:rsidRPr="00D60582" w:rsidDel="00B9067D">
          <w:rPr>
            <w:rFonts w:ascii="Calibri" w:eastAsia="Times New Roman" w:hAnsi="Calibri" w:cs="Calibri"/>
            <w:vertAlign w:val="superscript"/>
            <w:lang w:eastAsia="zh-TW"/>
            <w14:ligatures w14:val="none"/>
            <w:rPrChange w:id="44" w:author="Author">
              <w:rPr>
                <w:rFonts w:eastAsia="Times New Roman"/>
              </w:rPr>
            </w:rPrChange>
          </w:rPr>
          <w:delText>Abbreviations:</w:delText>
        </w:r>
      </w:del>
      <w:ins w:id="45" w:author="Author">
        <w:r w:rsidRPr="00D60582">
          <w:rPr>
            <w:rFonts w:ascii="Calibri" w:eastAsia="Times New Roman" w:hAnsi="Calibri" w:cs="Calibri"/>
            <w:vertAlign w:val="superscript"/>
            <w:lang w:eastAsia="zh-TW"/>
            <w14:ligatures w14:val="none"/>
            <w:rPrChange w:id="46" w:author="Author">
              <w:rPr>
                <w:rFonts w:eastAsia="Times New Roman"/>
              </w:rPr>
            </w:rPrChange>
          </w:rPr>
          <w:t>a</w:t>
        </w:r>
        <w:r w:rsidRPr="005C2A64">
          <w:rPr>
            <w:rFonts w:ascii="Calibri" w:eastAsia="Times New Roman" w:hAnsi="Calibri" w:cs="Calibri"/>
            <w:lang w:eastAsia="zh-TW"/>
            <w14:ligatures w14:val="none"/>
          </w:rPr>
          <w:t>ADL = activities of daily living;</w:t>
        </w:r>
      </w:ins>
      <w:r w:rsidR="008C124F" w:rsidRPr="008C124F">
        <w:rPr>
          <w:rFonts w:ascii="Calibri" w:eastAsia="Times New Roman" w:hAnsi="Calibri" w:cs="Calibri"/>
          <w:lang w:eastAsia="zh-TW"/>
          <w14:ligatures w14:val="none"/>
        </w:rPr>
        <w:t xml:space="preserve"> </w:t>
      </w:r>
      <w:ins w:id="47" w:author="Author">
        <w:r w:rsidR="008C124F" w:rsidRPr="005C2A64">
          <w:rPr>
            <w:rFonts w:ascii="Calibri" w:eastAsia="Times New Roman" w:hAnsi="Calibri" w:cs="Calibri"/>
            <w:lang w:eastAsia="zh-TW"/>
            <w14:ligatures w14:val="none"/>
          </w:rPr>
          <w:t xml:space="preserve">BW = body weight; </w:t>
        </w:r>
        <w:r w:rsidRPr="005C2A64">
          <w:rPr>
            <w:rFonts w:ascii="Calibri" w:eastAsia="Times New Roman" w:hAnsi="Calibri" w:cs="Calibri"/>
            <w:lang w:eastAsia="zh-TW"/>
            <w14:ligatures w14:val="none"/>
          </w:rPr>
          <w:t xml:space="preserve"> </w:t>
        </w:r>
      </w:ins>
      <w:del w:id="48" w:author="Author"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 xml:space="preserve"> 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>CIRS-G</w:t>
      </w:r>
      <w:ins w:id="49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,</w:t>
        </w:r>
      </w:ins>
      <w:del w:id="50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 xml:space="preserve"> =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</w:t>
      </w:r>
      <w:ins w:id="51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m</w:t>
        </w:r>
      </w:ins>
      <w:del w:id="52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>M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odified </w:t>
      </w:r>
      <w:ins w:id="53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c</w:t>
        </w:r>
      </w:ins>
      <w:del w:id="54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>C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umulative </w:t>
      </w:r>
      <w:ins w:id="55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i</w:t>
        </w:r>
      </w:ins>
      <w:del w:id="56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>I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llness </w:t>
      </w:r>
      <w:ins w:id="57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r</w:t>
        </w:r>
      </w:ins>
      <w:del w:id="58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>R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ating </w:t>
      </w:r>
      <w:ins w:id="59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s</w:t>
        </w:r>
      </w:ins>
      <w:del w:id="60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>S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cale for </w:t>
      </w:r>
      <w:ins w:id="61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g</w:t>
        </w:r>
      </w:ins>
      <w:del w:id="62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>G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>eriatric</w:t>
      </w:r>
      <w:ins w:id="63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 xml:space="preserve"> patient</w:t>
        </w:r>
      </w:ins>
      <w:r w:rsidRPr="005C2A64">
        <w:rPr>
          <w:rFonts w:ascii="Calibri" w:eastAsia="Times New Roman" w:hAnsi="Calibri" w:cs="Calibri"/>
          <w:lang w:eastAsia="zh-TW"/>
          <w14:ligatures w14:val="none"/>
        </w:rPr>
        <w:t>s</w:t>
      </w:r>
      <w:ins w:id="64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;</w:t>
        </w:r>
      </w:ins>
      <w:del w:id="65" w:author="Author"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>.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DNR = </w:t>
      </w:r>
      <w:ins w:id="66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d</w:t>
        </w:r>
      </w:ins>
      <w:del w:id="67" w:author="Author"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>D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o </w:t>
      </w:r>
      <w:ins w:id="68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n</w:t>
        </w:r>
      </w:ins>
      <w:del w:id="69" w:author="Author"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>N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ot </w:t>
      </w:r>
      <w:ins w:id="70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r</w:t>
        </w:r>
      </w:ins>
      <w:del w:id="71" w:author="Author"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>R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>esuscitate</w:t>
      </w:r>
      <w:ins w:id="72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;</w:t>
        </w:r>
      </w:ins>
      <w:del w:id="73" w:author="Author"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>.</w:delText>
        </w:r>
        <w:r w:rsidRPr="005C2A64" w:rsidDel="004D57EC">
          <w:rPr>
            <w:rFonts w:ascii="Calibri" w:eastAsia="Times New Roman" w:hAnsi="Calibri" w:cs="Calibri"/>
            <w:lang w:eastAsia="zh-TW"/>
            <w14:ligatures w14:val="none"/>
          </w:rPr>
          <w:delText xml:space="preserve"> ADL = </w:delText>
        </w:r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>A</w:delText>
        </w:r>
        <w:r w:rsidRPr="005C2A64" w:rsidDel="004D57EC">
          <w:rPr>
            <w:rFonts w:ascii="Calibri" w:eastAsia="Times New Roman" w:hAnsi="Calibri" w:cs="Calibri"/>
            <w:lang w:eastAsia="zh-TW"/>
            <w14:ligatures w14:val="none"/>
          </w:rPr>
          <w:delText xml:space="preserve">ctivities of </w:delText>
        </w:r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>D</w:delText>
        </w:r>
        <w:r w:rsidRPr="005C2A64" w:rsidDel="004D57EC">
          <w:rPr>
            <w:rFonts w:ascii="Calibri" w:eastAsia="Times New Roman" w:hAnsi="Calibri" w:cs="Calibri"/>
            <w:lang w:eastAsia="zh-TW"/>
            <w14:ligatures w14:val="none"/>
          </w:rPr>
          <w:delText xml:space="preserve">aily </w:delText>
        </w:r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>L</w:delText>
        </w:r>
        <w:r w:rsidRPr="005C2A64" w:rsidDel="004D57EC">
          <w:rPr>
            <w:rFonts w:ascii="Calibri" w:eastAsia="Times New Roman" w:hAnsi="Calibri" w:cs="Calibri"/>
            <w:lang w:eastAsia="zh-TW"/>
            <w14:ligatures w14:val="none"/>
          </w:rPr>
          <w:delText>iving.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GCS = Glasgow Coma Scale</w:t>
      </w:r>
      <w:del w:id="74" w:author="Author">
        <w:r w:rsidRPr="005C2A64" w:rsidDel="004D57EC">
          <w:rPr>
            <w:rFonts w:ascii="Calibri" w:eastAsia="Times New Roman" w:hAnsi="Calibri" w:cs="Calibri"/>
            <w:lang w:eastAsia="zh-TW"/>
            <w14:ligatures w14:val="none"/>
          </w:rPr>
          <w:delText>.</w:delText>
        </w:r>
        <w:r w:rsidRPr="005C2A64" w:rsidDel="00B9067D">
          <w:rPr>
            <w:rFonts w:ascii="Calibri" w:eastAsia="Times New Roman" w:hAnsi="Calibri" w:cs="Calibri"/>
            <w:lang w:eastAsia="zh-TW"/>
            <w14:ligatures w14:val="none"/>
          </w:rPr>
          <w:delText xml:space="preserve"> BW = Body Weight</w:delText>
        </w:r>
        <w:r w:rsidRPr="005C2A64" w:rsidDel="004D57EC">
          <w:rPr>
            <w:rFonts w:ascii="Calibri" w:eastAsia="Times New Roman" w:hAnsi="Calibri" w:cs="Calibri"/>
            <w:lang w:eastAsia="zh-TW"/>
            <w14:ligatures w14:val="none"/>
          </w:rPr>
          <w:delText>.</w:delText>
        </w:r>
      </w:del>
      <w:ins w:id="75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;</w:t>
        </w:r>
      </w:ins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SD = </w:t>
      </w:r>
      <w:del w:id="76" w:author="Author">
        <w:r w:rsidRPr="005C2A64" w:rsidDel="004D57EC">
          <w:rPr>
            <w:rFonts w:ascii="Calibri" w:eastAsia="Times New Roman" w:hAnsi="Calibri" w:cs="Calibri"/>
            <w:lang w:eastAsia="zh-TW"/>
            <w14:ligatures w14:val="none"/>
          </w:rPr>
          <w:delText>S</w:delText>
        </w:r>
      </w:del>
      <w:ins w:id="77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s</w:t>
        </w:r>
      </w:ins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tandard </w:t>
      </w:r>
      <w:del w:id="78" w:author="Author">
        <w:r w:rsidRPr="005C2A64" w:rsidDel="004D57EC">
          <w:rPr>
            <w:rFonts w:ascii="Calibri" w:eastAsia="Times New Roman" w:hAnsi="Calibri" w:cs="Calibri"/>
            <w:lang w:eastAsia="zh-TW"/>
            <w14:ligatures w14:val="none"/>
          </w:rPr>
          <w:delText>D</w:delText>
        </w:r>
      </w:del>
      <w:ins w:id="79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d</w:t>
        </w:r>
      </w:ins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eviation. </w:t>
      </w:r>
    </w:p>
    <w:p w14:paraId="3F06759E" w14:textId="4B20AF5E" w:rsidR="0001701C" w:rsidRPr="00974EB2" w:rsidRDefault="005C2A64" w:rsidP="008C124F">
      <w:pPr>
        <w:widowControl w:val="0"/>
        <w:spacing w:before="120" w:line="240" w:lineRule="auto"/>
        <w:rPr>
          <w:rFonts w:ascii="Calibri" w:eastAsia="PMingLiU" w:hAnsi="Calibri"/>
          <w:b/>
          <w:bCs/>
          <w:szCs w:val="22"/>
          <w:lang w:val="en" w:eastAsia="zh-TW"/>
          <w14:ligatures w14:val="none"/>
        </w:rPr>
      </w:pPr>
      <w:del w:id="80" w:author="Author">
        <w:r w:rsidRPr="00D60582" w:rsidDel="004D57EC">
          <w:rPr>
            <w:rFonts w:ascii="Calibri" w:eastAsia="Times New Roman" w:hAnsi="Calibri" w:cs="Calibri"/>
            <w:vertAlign w:val="superscript"/>
            <w:lang w:eastAsia="zh-TW"/>
            <w14:ligatures w14:val="none"/>
            <w:rPrChange w:id="81" w:author="Author">
              <w:rPr>
                <w:rFonts w:eastAsia="Times New Roman"/>
                <w:sz w:val="22"/>
              </w:rPr>
            </w:rPrChange>
          </w:rPr>
          <w:delText>*</w:delText>
        </w:r>
        <w:r w:rsidRPr="005C2A64" w:rsidDel="004D57EC">
          <w:rPr>
            <w:rFonts w:ascii="Calibri" w:eastAsia="Times New Roman" w:hAnsi="Calibri" w:cs="Calibri"/>
            <w:lang w:eastAsia="zh-TW"/>
            <w14:ligatures w14:val="none"/>
          </w:rPr>
          <w:delText xml:space="preserve"> </w:delText>
        </w:r>
      </w:del>
      <w:ins w:id="82" w:author="Author">
        <w:r w:rsidRPr="005C2A64">
          <w:rPr>
            <w:rFonts w:ascii="Calibri" w:eastAsia="Times New Roman" w:hAnsi="Calibri" w:cs="Calibri"/>
            <w:vertAlign w:val="superscript"/>
            <w:lang w:eastAsia="zh-TW"/>
            <w14:ligatures w14:val="none"/>
          </w:rPr>
          <w:t>b</w:t>
        </w:r>
      </w:ins>
      <w:r w:rsidRPr="005C2A64">
        <w:rPr>
          <w:rFonts w:ascii="Calibri" w:eastAsia="Times New Roman" w:hAnsi="Calibri" w:cs="Calibri"/>
          <w:lang w:eastAsia="zh-TW"/>
          <w14:ligatures w14:val="none"/>
        </w:rPr>
        <w:t>GCS score</w:t>
      </w:r>
      <w:ins w:id="83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s</w:t>
        </w:r>
      </w:ins>
      <w:del w:id="84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>d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between 3 and 15</w:t>
      </w:r>
      <w:r w:rsidR="008C124F">
        <w:rPr>
          <w:rFonts w:ascii="Calibri" w:eastAsia="Times New Roman" w:hAnsi="Calibri" w:cs="Calibri"/>
          <w:lang w:eastAsia="zh-TW"/>
          <w14:ligatures w14:val="none"/>
        </w:rPr>
        <w:t>;</w:t>
      </w:r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</w:t>
      </w:r>
      <w:r w:rsidR="008C124F">
        <w:rPr>
          <w:rFonts w:ascii="Calibri" w:eastAsia="Times New Roman" w:hAnsi="Calibri" w:cs="Calibri"/>
          <w:lang w:eastAsia="zh-TW"/>
          <w14:ligatures w14:val="none"/>
        </w:rPr>
        <w:t>i</w:t>
      </w:r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t </w:t>
      </w:r>
      <w:del w:id="85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 xml:space="preserve">is 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>comp</w:t>
      </w:r>
      <w:ins w:id="86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ri</w:t>
        </w:r>
      </w:ins>
      <w:del w:id="87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>o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>se</w:t>
      </w:r>
      <w:ins w:id="88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t>s</w:t>
        </w:r>
      </w:ins>
      <w:del w:id="89" w:author="Author">
        <w:r w:rsidRPr="005C2A64">
          <w:rPr>
            <w:rFonts w:ascii="Calibri" w:eastAsia="Times New Roman" w:hAnsi="Calibri" w:cs="Calibri"/>
            <w:lang w:eastAsia="zh-TW"/>
            <w14:ligatures w14:val="none"/>
          </w:rPr>
          <w:delText>d of</w:delText>
        </w:r>
      </w:del>
      <w:r w:rsidRPr="005C2A64">
        <w:rPr>
          <w:rFonts w:ascii="Calibri" w:eastAsia="Times New Roman" w:hAnsi="Calibri" w:cs="Calibri"/>
          <w:lang w:eastAsia="zh-TW"/>
          <w14:ligatures w14:val="none"/>
        </w:rPr>
        <w:t xml:space="preserve"> three parameters: best eye response (E), best verbal response (V), and best motor response (M).</w:t>
      </w:r>
    </w:p>
    <w:sectPr w:rsidR="0001701C" w:rsidRPr="00974EB2" w:rsidSect="0085597D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3574F271" w14:textId="77777777" w:rsidR="00FF7BD4" w:rsidRDefault="00FF7BD4" w:rsidP="00FF7BD4">
      <w:pPr>
        <w:pStyle w:val="CommentText"/>
      </w:pPr>
      <w:r>
        <w:rPr>
          <w:rStyle w:val="CommentReference"/>
        </w:rPr>
        <w:annotationRef/>
      </w:r>
      <w:r>
        <w:t>I have placed each Multimedia Appendix in a separate file, providing separate names for each instead of numbering them. This is because the target journal requires so. Check the guidance:</w:t>
      </w:r>
    </w:p>
    <w:p w14:paraId="6285A0FB" w14:textId="77777777" w:rsidR="00FF7BD4" w:rsidRDefault="00FF7BD4" w:rsidP="00FF7BD4">
      <w:pPr>
        <w:pStyle w:val="CommentText"/>
      </w:pPr>
    </w:p>
    <w:p w14:paraId="3B7DA569" w14:textId="77777777" w:rsidR="00FF7BD4" w:rsidRDefault="00FF7BD4" w:rsidP="00FF7BD4">
      <w:pPr>
        <w:pStyle w:val="CommentText"/>
      </w:pPr>
      <w:r>
        <w:t>“</w:t>
      </w:r>
      <w:r>
        <w:rPr>
          <w:b/>
          <w:bCs/>
        </w:rPr>
        <w:t>Checks before uploading a multimedia appendix file:</w:t>
      </w:r>
    </w:p>
    <w:p w14:paraId="5E3F7A05" w14:textId="77777777" w:rsidR="00FF7BD4" w:rsidRDefault="00FF7BD4" w:rsidP="00FF7BD4">
      <w:pPr>
        <w:pStyle w:val="CommentText"/>
      </w:pPr>
      <w:r>
        <w:t xml:space="preserve">a. Do </w:t>
      </w:r>
      <w:r>
        <w:rPr>
          <w:b/>
          <w:bCs/>
        </w:rPr>
        <w:t>not</w:t>
      </w:r>
      <w:r>
        <w:t xml:space="preserve"> include the title of the manuscript within the multimedia appendix file as this is likely to change during the copyediting and proofreading processes.</w:t>
      </w:r>
    </w:p>
    <w:p w14:paraId="3B220BDA" w14:textId="77777777" w:rsidR="00FF7BD4" w:rsidRDefault="00FF7BD4" w:rsidP="00FF7BD4">
      <w:pPr>
        <w:pStyle w:val="CommentText"/>
      </w:pPr>
      <w:r>
        <w:t xml:space="preserve">b. Do </w:t>
      </w:r>
      <w:r>
        <w:rPr>
          <w:b/>
          <w:bCs/>
        </w:rPr>
        <w:t>not</w:t>
      </w:r>
      <w:r>
        <w:t xml:space="preserve"> number in the document itself; eg, the title of your document should be descriptive, although it can simply be “Multimedia Appendix”, but it should not be “Multimedia Appendix 1”, “Multimedia Appendix 2”, etc.”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220BD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220BDA" w16cid:durableId="5A51CA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61CEB958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FBCC0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265">
    <w:abstractNumId w:val="0"/>
  </w:num>
  <w:num w:numId="2" w16cid:durableId="165675051">
    <w:abstractNumId w:val="1"/>
  </w:num>
  <w:num w:numId="3" w16cid:durableId="672220723">
    <w:abstractNumId w:val="0"/>
  </w:num>
  <w:num w:numId="4" w16cid:durableId="1681083756">
    <w:abstractNumId w:val="1"/>
  </w:num>
  <w:num w:numId="5" w16cid:durableId="474447801">
    <w:abstractNumId w:val="1"/>
  </w:num>
  <w:num w:numId="6" w16cid:durableId="9543654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B5"/>
    <w:rsid w:val="000016BA"/>
    <w:rsid w:val="00007E6B"/>
    <w:rsid w:val="000127B1"/>
    <w:rsid w:val="0001701C"/>
    <w:rsid w:val="00020F06"/>
    <w:rsid w:val="00027C2C"/>
    <w:rsid w:val="00031C03"/>
    <w:rsid w:val="000340E3"/>
    <w:rsid w:val="00040A45"/>
    <w:rsid w:val="000432B5"/>
    <w:rsid w:val="00057FDE"/>
    <w:rsid w:val="00081AE9"/>
    <w:rsid w:val="00087F65"/>
    <w:rsid w:val="00091964"/>
    <w:rsid w:val="00095BCD"/>
    <w:rsid w:val="000973DA"/>
    <w:rsid w:val="000A4742"/>
    <w:rsid w:val="000A5A5C"/>
    <w:rsid w:val="000A6DB9"/>
    <w:rsid w:val="000B29F8"/>
    <w:rsid w:val="000B4EA3"/>
    <w:rsid w:val="000B755E"/>
    <w:rsid w:val="000C12E3"/>
    <w:rsid w:val="000C5C7D"/>
    <w:rsid w:val="000D15D9"/>
    <w:rsid w:val="000D222A"/>
    <w:rsid w:val="000D39B1"/>
    <w:rsid w:val="00103BB0"/>
    <w:rsid w:val="00104EDD"/>
    <w:rsid w:val="00115045"/>
    <w:rsid w:val="001319E1"/>
    <w:rsid w:val="00144F4F"/>
    <w:rsid w:val="00163E9D"/>
    <w:rsid w:val="001776F4"/>
    <w:rsid w:val="00177E3D"/>
    <w:rsid w:val="00186679"/>
    <w:rsid w:val="001A2005"/>
    <w:rsid w:val="001A4BEF"/>
    <w:rsid w:val="001B3182"/>
    <w:rsid w:val="001C574B"/>
    <w:rsid w:val="001D0399"/>
    <w:rsid w:val="001F0F88"/>
    <w:rsid w:val="001F6583"/>
    <w:rsid w:val="00202D65"/>
    <w:rsid w:val="00216868"/>
    <w:rsid w:val="00217D5C"/>
    <w:rsid w:val="002319A2"/>
    <w:rsid w:val="00247494"/>
    <w:rsid w:val="00256FD3"/>
    <w:rsid w:val="00261953"/>
    <w:rsid w:val="002658C2"/>
    <w:rsid w:val="00297784"/>
    <w:rsid w:val="002A0766"/>
    <w:rsid w:val="002B292D"/>
    <w:rsid w:val="002B4C53"/>
    <w:rsid w:val="002D3A1E"/>
    <w:rsid w:val="002E15C3"/>
    <w:rsid w:val="002E7B8B"/>
    <w:rsid w:val="00325AA3"/>
    <w:rsid w:val="00326F8A"/>
    <w:rsid w:val="003446BD"/>
    <w:rsid w:val="003469BB"/>
    <w:rsid w:val="0035386C"/>
    <w:rsid w:val="00367F99"/>
    <w:rsid w:val="003732FC"/>
    <w:rsid w:val="00373839"/>
    <w:rsid w:val="0037596A"/>
    <w:rsid w:val="003768A1"/>
    <w:rsid w:val="00382B1D"/>
    <w:rsid w:val="00393287"/>
    <w:rsid w:val="003A7426"/>
    <w:rsid w:val="003C21F6"/>
    <w:rsid w:val="003C35F8"/>
    <w:rsid w:val="003C4067"/>
    <w:rsid w:val="003C4394"/>
    <w:rsid w:val="003C4D61"/>
    <w:rsid w:val="003D07D5"/>
    <w:rsid w:val="003D795D"/>
    <w:rsid w:val="003E753F"/>
    <w:rsid w:val="003F2C5E"/>
    <w:rsid w:val="00400316"/>
    <w:rsid w:val="004073CC"/>
    <w:rsid w:val="00424113"/>
    <w:rsid w:val="00444022"/>
    <w:rsid w:val="00444555"/>
    <w:rsid w:val="00457394"/>
    <w:rsid w:val="0045795F"/>
    <w:rsid w:val="004657AB"/>
    <w:rsid w:val="00465F1E"/>
    <w:rsid w:val="00466672"/>
    <w:rsid w:val="00472419"/>
    <w:rsid w:val="00484C44"/>
    <w:rsid w:val="004860CD"/>
    <w:rsid w:val="004A1817"/>
    <w:rsid w:val="004A26CB"/>
    <w:rsid w:val="004B015D"/>
    <w:rsid w:val="004B09FC"/>
    <w:rsid w:val="004B6AD0"/>
    <w:rsid w:val="004B7947"/>
    <w:rsid w:val="004C6589"/>
    <w:rsid w:val="004C7A41"/>
    <w:rsid w:val="004F716F"/>
    <w:rsid w:val="0050738E"/>
    <w:rsid w:val="00511BF3"/>
    <w:rsid w:val="005166AC"/>
    <w:rsid w:val="005167BB"/>
    <w:rsid w:val="00527285"/>
    <w:rsid w:val="00533AD8"/>
    <w:rsid w:val="00540432"/>
    <w:rsid w:val="0054089B"/>
    <w:rsid w:val="005437A3"/>
    <w:rsid w:val="00543C3E"/>
    <w:rsid w:val="005506C4"/>
    <w:rsid w:val="00550BC7"/>
    <w:rsid w:val="0056563E"/>
    <w:rsid w:val="00572166"/>
    <w:rsid w:val="005A7AE6"/>
    <w:rsid w:val="005C2A64"/>
    <w:rsid w:val="005C57AE"/>
    <w:rsid w:val="005E054A"/>
    <w:rsid w:val="00602AFA"/>
    <w:rsid w:val="00606C18"/>
    <w:rsid w:val="00621E45"/>
    <w:rsid w:val="006309F4"/>
    <w:rsid w:val="006366ED"/>
    <w:rsid w:val="00657271"/>
    <w:rsid w:val="00661A09"/>
    <w:rsid w:val="006A02D2"/>
    <w:rsid w:val="006A68A5"/>
    <w:rsid w:val="006B10CE"/>
    <w:rsid w:val="006B3F42"/>
    <w:rsid w:val="006C1C59"/>
    <w:rsid w:val="006C1C7C"/>
    <w:rsid w:val="006C543C"/>
    <w:rsid w:val="006D3560"/>
    <w:rsid w:val="006F2037"/>
    <w:rsid w:val="007164B5"/>
    <w:rsid w:val="00725029"/>
    <w:rsid w:val="0072511B"/>
    <w:rsid w:val="00741D2A"/>
    <w:rsid w:val="0074405D"/>
    <w:rsid w:val="0075066B"/>
    <w:rsid w:val="00751A66"/>
    <w:rsid w:val="00756851"/>
    <w:rsid w:val="00795040"/>
    <w:rsid w:val="0079743B"/>
    <w:rsid w:val="00797C84"/>
    <w:rsid w:val="007A326C"/>
    <w:rsid w:val="007A612A"/>
    <w:rsid w:val="007C66DE"/>
    <w:rsid w:val="007D5DDE"/>
    <w:rsid w:val="007D7DDE"/>
    <w:rsid w:val="007E0F72"/>
    <w:rsid w:val="007E68C2"/>
    <w:rsid w:val="007E69D7"/>
    <w:rsid w:val="007F02EA"/>
    <w:rsid w:val="007F39C0"/>
    <w:rsid w:val="007F54C6"/>
    <w:rsid w:val="007F76B7"/>
    <w:rsid w:val="007F7ED3"/>
    <w:rsid w:val="00800D18"/>
    <w:rsid w:val="00806BD1"/>
    <w:rsid w:val="008078B1"/>
    <w:rsid w:val="00821E98"/>
    <w:rsid w:val="0082304A"/>
    <w:rsid w:val="008256E4"/>
    <w:rsid w:val="008378DC"/>
    <w:rsid w:val="00840AE0"/>
    <w:rsid w:val="008430E4"/>
    <w:rsid w:val="008433CE"/>
    <w:rsid w:val="0085597D"/>
    <w:rsid w:val="00867CC6"/>
    <w:rsid w:val="00873AD9"/>
    <w:rsid w:val="008748AB"/>
    <w:rsid w:val="00876897"/>
    <w:rsid w:val="00881FBF"/>
    <w:rsid w:val="00897ACB"/>
    <w:rsid w:val="008A286F"/>
    <w:rsid w:val="008A4EB2"/>
    <w:rsid w:val="008B26B2"/>
    <w:rsid w:val="008C124F"/>
    <w:rsid w:val="008E552F"/>
    <w:rsid w:val="008F7260"/>
    <w:rsid w:val="00901A36"/>
    <w:rsid w:val="00921E21"/>
    <w:rsid w:val="00924CD5"/>
    <w:rsid w:val="00932E3B"/>
    <w:rsid w:val="009338BA"/>
    <w:rsid w:val="00942911"/>
    <w:rsid w:val="00951715"/>
    <w:rsid w:val="009531AB"/>
    <w:rsid w:val="009650F8"/>
    <w:rsid w:val="009731C3"/>
    <w:rsid w:val="00973904"/>
    <w:rsid w:val="0097468C"/>
    <w:rsid w:val="00974EB2"/>
    <w:rsid w:val="00980F03"/>
    <w:rsid w:val="009843CE"/>
    <w:rsid w:val="009A2B6E"/>
    <w:rsid w:val="009C5749"/>
    <w:rsid w:val="009E097E"/>
    <w:rsid w:val="009E6430"/>
    <w:rsid w:val="009F5AB0"/>
    <w:rsid w:val="00A06172"/>
    <w:rsid w:val="00A12FBC"/>
    <w:rsid w:val="00A24F1A"/>
    <w:rsid w:val="00A32E9F"/>
    <w:rsid w:val="00A34849"/>
    <w:rsid w:val="00A3542E"/>
    <w:rsid w:val="00A520EC"/>
    <w:rsid w:val="00A53313"/>
    <w:rsid w:val="00A561AC"/>
    <w:rsid w:val="00A57130"/>
    <w:rsid w:val="00A57CA2"/>
    <w:rsid w:val="00A61BF0"/>
    <w:rsid w:val="00A64F97"/>
    <w:rsid w:val="00A82C82"/>
    <w:rsid w:val="00A85AAD"/>
    <w:rsid w:val="00A907BE"/>
    <w:rsid w:val="00A930F0"/>
    <w:rsid w:val="00AA04FA"/>
    <w:rsid w:val="00AA58FC"/>
    <w:rsid w:val="00AC3604"/>
    <w:rsid w:val="00B00D5E"/>
    <w:rsid w:val="00B015BD"/>
    <w:rsid w:val="00B0723B"/>
    <w:rsid w:val="00B07F2B"/>
    <w:rsid w:val="00B23C8F"/>
    <w:rsid w:val="00B24E28"/>
    <w:rsid w:val="00B26A37"/>
    <w:rsid w:val="00B31AC6"/>
    <w:rsid w:val="00B32D56"/>
    <w:rsid w:val="00B33117"/>
    <w:rsid w:val="00B45054"/>
    <w:rsid w:val="00B46285"/>
    <w:rsid w:val="00B52376"/>
    <w:rsid w:val="00B63843"/>
    <w:rsid w:val="00B65EBA"/>
    <w:rsid w:val="00B73D18"/>
    <w:rsid w:val="00B87E7A"/>
    <w:rsid w:val="00B9381D"/>
    <w:rsid w:val="00B94EDA"/>
    <w:rsid w:val="00B95393"/>
    <w:rsid w:val="00BB2403"/>
    <w:rsid w:val="00BB704F"/>
    <w:rsid w:val="00BC5B37"/>
    <w:rsid w:val="00BE67EB"/>
    <w:rsid w:val="00C05F97"/>
    <w:rsid w:val="00C279D1"/>
    <w:rsid w:val="00C42CD7"/>
    <w:rsid w:val="00C51529"/>
    <w:rsid w:val="00C562D7"/>
    <w:rsid w:val="00C6365F"/>
    <w:rsid w:val="00C67905"/>
    <w:rsid w:val="00C71721"/>
    <w:rsid w:val="00C7440D"/>
    <w:rsid w:val="00C7728E"/>
    <w:rsid w:val="00C878D3"/>
    <w:rsid w:val="00C9160F"/>
    <w:rsid w:val="00CA1C28"/>
    <w:rsid w:val="00CA2D21"/>
    <w:rsid w:val="00CB4740"/>
    <w:rsid w:val="00CC2202"/>
    <w:rsid w:val="00CD544E"/>
    <w:rsid w:val="00CD7442"/>
    <w:rsid w:val="00CD7DC4"/>
    <w:rsid w:val="00CE2F71"/>
    <w:rsid w:val="00CE4261"/>
    <w:rsid w:val="00CF0772"/>
    <w:rsid w:val="00D01976"/>
    <w:rsid w:val="00D03F26"/>
    <w:rsid w:val="00D11761"/>
    <w:rsid w:val="00D20D66"/>
    <w:rsid w:val="00D3642B"/>
    <w:rsid w:val="00D44389"/>
    <w:rsid w:val="00D52026"/>
    <w:rsid w:val="00D554E7"/>
    <w:rsid w:val="00D60303"/>
    <w:rsid w:val="00D60582"/>
    <w:rsid w:val="00D620D7"/>
    <w:rsid w:val="00D649EF"/>
    <w:rsid w:val="00D70BE7"/>
    <w:rsid w:val="00D81286"/>
    <w:rsid w:val="00D9540A"/>
    <w:rsid w:val="00DC23B2"/>
    <w:rsid w:val="00DE13ED"/>
    <w:rsid w:val="00DE1C1B"/>
    <w:rsid w:val="00DE3D01"/>
    <w:rsid w:val="00DE5004"/>
    <w:rsid w:val="00DE5141"/>
    <w:rsid w:val="00DF337F"/>
    <w:rsid w:val="00DF426D"/>
    <w:rsid w:val="00E05D4B"/>
    <w:rsid w:val="00E122C1"/>
    <w:rsid w:val="00E2686A"/>
    <w:rsid w:val="00E35257"/>
    <w:rsid w:val="00E36FE0"/>
    <w:rsid w:val="00E45F30"/>
    <w:rsid w:val="00E4692B"/>
    <w:rsid w:val="00E511C8"/>
    <w:rsid w:val="00E531EB"/>
    <w:rsid w:val="00E53B43"/>
    <w:rsid w:val="00E5652C"/>
    <w:rsid w:val="00E67DCB"/>
    <w:rsid w:val="00E764DB"/>
    <w:rsid w:val="00E80059"/>
    <w:rsid w:val="00E830F1"/>
    <w:rsid w:val="00E90707"/>
    <w:rsid w:val="00E91910"/>
    <w:rsid w:val="00EC054A"/>
    <w:rsid w:val="00EC1F9A"/>
    <w:rsid w:val="00EC4479"/>
    <w:rsid w:val="00EC5392"/>
    <w:rsid w:val="00ED1036"/>
    <w:rsid w:val="00ED151C"/>
    <w:rsid w:val="00ED4B50"/>
    <w:rsid w:val="00ED4E02"/>
    <w:rsid w:val="00ED6335"/>
    <w:rsid w:val="00EE0081"/>
    <w:rsid w:val="00EE0129"/>
    <w:rsid w:val="00EE434D"/>
    <w:rsid w:val="00EE4765"/>
    <w:rsid w:val="00EE52C6"/>
    <w:rsid w:val="00EF0B9C"/>
    <w:rsid w:val="00EF6A0B"/>
    <w:rsid w:val="00F0066C"/>
    <w:rsid w:val="00F05F63"/>
    <w:rsid w:val="00F1377F"/>
    <w:rsid w:val="00F21215"/>
    <w:rsid w:val="00F305C4"/>
    <w:rsid w:val="00F347E0"/>
    <w:rsid w:val="00F477BD"/>
    <w:rsid w:val="00F52489"/>
    <w:rsid w:val="00F8354C"/>
    <w:rsid w:val="00F86B78"/>
    <w:rsid w:val="00F918F8"/>
    <w:rsid w:val="00F934E6"/>
    <w:rsid w:val="00FA34D2"/>
    <w:rsid w:val="00FB3D17"/>
    <w:rsid w:val="00FC3C43"/>
    <w:rsid w:val="00FD7B37"/>
    <w:rsid w:val="00FE2EE3"/>
    <w:rsid w:val="00F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073"/>
  <w15:chartTrackingRefBased/>
  <w15:docId w15:val="{18C1A43A-CAC2-4507-BBA1-9DE2786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045"/>
  </w:style>
  <w:style w:type="paragraph" w:styleId="Heading1">
    <w:name w:val="heading 1"/>
    <w:basedOn w:val="Normal"/>
    <w:next w:val="Normal"/>
    <w:link w:val="Heading1Char"/>
    <w:uiPriority w:val="9"/>
    <w:qFormat/>
    <w:rsid w:val="0011504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045"/>
    <w:pPr>
      <w:keepNext/>
      <w:keepLines/>
      <w:spacing w:before="40"/>
      <w:outlineLvl w:val="1"/>
    </w:pPr>
    <w:rPr>
      <w:rFonts w:eastAsiaTheme="majorEastAsia" w:cstheme="majorBidi"/>
      <w:b/>
      <w:i/>
      <w:szCs w:val="26"/>
    </w:rPr>
  </w:style>
  <w:style w:type="paragraph" w:styleId="Heading3">
    <w:name w:val="heading 3"/>
    <w:basedOn w:val="Normal"/>
    <w:next w:val="Paragraph"/>
    <w:link w:val="Heading3Char"/>
    <w:qFormat/>
    <w:rsid w:val="00115045"/>
    <w:pPr>
      <w:keepNext/>
      <w:spacing w:before="360" w:after="60"/>
      <w:ind w:right="562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ewparagraph"/>
    <w:link w:val="Heading4Char"/>
    <w:rsid w:val="000C5C7D"/>
    <w:pPr>
      <w:spacing w:before="3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4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mine">
    <w:name w:val="Normal mine"/>
    <w:basedOn w:val="BodyText"/>
    <w:link w:val="NormalmineChar"/>
    <w:qFormat/>
    <w:rsid w:val="003C4394"/>
    <w:pPr>
      <w:ind w:firstLine="720"/>
    </w:pPr>
  </w:style>
  <w:style w:type="character" w:customStyle="1" w:styleId="NormalmineChar">
    <w:name w:val="Normal mine Char"/>
    <w:basedOn w:val="BodyTextChar"/>
    <w:link w:val="Normalmine"/>
    <w:rsid w:val="003C4394"/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0C5C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5C7D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15045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5045"/>
    <w:rPr>
      <w:rFonts w:eastAsiaTheme="majorEastAsia" w:cstheme="majorBidi"/>
      <w:b/>
      <w:i/>
      <w:szCs w:val="26"/>
    </w:rPr>
  </w:style>
  <w:style w:type="paragraph" w:customStyle="1" w:styleId="Articletitle">
    <w:name w:val="Article title"/>
    <w:basedOn w:val="Normal"/>
    <w:next w:val="Normalmine"/>
    <w:qFormat/>
    <w:rsid w:val="00115045"/>
    <w:pPr>
      <w:spacing w:after="120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115045"/>
    <w:pPr>
      <w:spacing w:before="240"/>
    </w:pPr>
    <w:rPr>
      <w:sz w:val="28"/>
    </w:rPr>
  </w:style>
  <w:style w:type="paragraph" w:customStyle="1" w:styleId="Affiliation">
    <w:name w:val="Affiliation"/>
    <w:basedOn w:val="Normalmine"/>
    <w:qFormat/>
    <w:rsid w:val="00115045"/>
    <w:pPr>
      <w:spacing w:before="240"/>
    </w:pPr>
    <w:rPr>
      <w:i/>
    </w:rPr>
  </w:style>
  <w:style w:type="paragraph" w:customStyle="1" w:styleId="Receiveddates">
    <w:name w:val="Received dates"/>
    <w:basedOn w:val="Affiliation"/>
    <w:next w:val="Normal"/>
    <w:qFormat/>
    <w:rsid w:val="000C5C7D"/>
  </w:style>
  <w:style w:type="paragraph" w:customStyle="1" w:styleId="Abstract">
    <w:name w:val="Abstract"/>
    <w:basedOn w:val="Normal"/>
    <w:next w:val="Keywords"/>
    <w:qFormat/>
    <w:rsid w:val="00115045"/>
    <w:pPr>
      <w:spacing w:before="360" w:after="300"/>
      <w:ind w:left="720" w:right="562"/>
    </w:pPr>
  </w:style>
  <w:style w:type="paragraph" w:customStyle="1" w:styleId="Keywords">
    <w:name w:val="Keywords"/>
    <w:basedOn w:val="Normal"/>
    <w:next w:val="Paragraph"/>
    <w:qFormat/>
    <w:rsid w:val="00115045"/>
    <w:pPr>
      <w:spacing w:before="240" w:after="240"/>
      <w:ind w:left="720" w:right="562"/>
    </w:pPr>
  </w:style>
  <w:style w:type="paragraph" w:customStyle="1" w:styleId="Correspondencedetails">
    <w:name w:val="Correspondence details"/>
    <w:basedOn w:val="Normal"/>
    <w:qFormat/>
    <w:rsid w:val="00115045"/>
    <w:pPr>
      <w:spacing w:before="240"/>
    </w:pPr>
  </w:style>
  <w:style w:type="paragraph" w:customStyle="1" w:styleId="Displayedquotation">
    <w:name w:val="Displayed quotation"/>
    <w:basedOn w:val="Normal"/>
    <w:qFormat/>
    <w:rsid w:val="0011504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/>
      <w:ind w:left="706" w:right="432"/>
      <w:contextualSpacing/>
    </w:pPr>
  </w:style>
  <w:style w:type="paragraph" w:customStyle="1" w:styleId="Numberedlist">
    <w:name w:val="Numbered list"/>
    <w:basedOn w:val="Paragraph"/>
    <w:next w:val="Paragraph"/>
    <w:qFormat/>
    <w:rsid w:val="00115045"/>
    <w:pPr>
      <w:widowControl/>
      <w:numPr>
        <w:numId w:val="6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0C5C7D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mine"/>
    <w:next w:val="Normal"/>
    <w:qFormat/>
    <w:rsid w:val="00115045"/>
    <w:pPr>
      <w:spacing w:before="120"/>
    </w:pPr>
  </w:style>
  <w:style w:type="paragraph" w:customStyle="1" w:styleId="Tabletitle">
    <w:name w:val="Table title"/>
    <w:basedOn w:val="Normal"/>
    <w:next w:val="Normal"/>
    <w:qFormat/>
    <w:rsid w:val="00115045"/>
    <w:pPr>
      <w:spacing w:before="240"/>
    </w:pPr>
  </w:style>
  <w:style w:type="paragraph" w:customStyle="1" w:styleId="Figurecaption">
    <w:name w:val="Figure caption"/>
    <w:basedOn w:val="Normal"/>
    <w:next w:val="Normal"/>
    <w:qFormat/>
    <w:rsid w:val="00115045"/>
    <w:pPr>
      <w:spacing w:before="240"/>
    </w:pPr>
  </w:style>
  <w:style w:type="paragraph" w:customStyle="1" w:styleId="Footnotes">
    <w:name w:val="Footnotes"/>
    <w:basedOn w:val="Normal"/>
    <w:qFormat/>
    <w:rsid w:val="00115045"/>
    <w:pPr>
      <w:spacing w:before="120"/>
      <w:ind w:left="475" w:hanging="475"/>
      <w:contextualSpacing/>
    </w:pPr>
  </w:style>
  <w:style w:type="paragraph" w:customStyle="1" w:styleId="Notesoncontributors">
    <w:name w:val="Notes on contributors"/>
    <w:basedOn w:val="Normal"/>
    <w:qFormat/>
    <w:rsid w:val="00115045"/>
    <w:pPr>
      <w:spacing w:before="240"/>
    </w:pPr>
  </w:style>
  <w:style w:type="paragraph" w:customStyle="1" w:styleId="Normalparagraphstyle">
    <w:name w:val="Normal paragraph style"/>
    <w:basedOn w:val="Normal"/>
    <w:next w:val="Normal"/>
    <w:rsid w:val="000C5C7D"/>
  </w:style>
  <w:style w:type="paragraph" w:customStyle="1" w:styleId="Paragraph">
    <w:name w:val="Paragraph"/>
    <w:basedOn w:val="Normal"/>
    <w:next w:val="Newparagraph"/>
    <w:qFormat/>
    <w:rsid w:val="00115045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115045"/>
    <w:pPr>
      <w:ind w:firstLine="720"/>
    </w:pPr>
  </w:style>
  <w:style w:type="paragraph" w:customStyle="1" w:styleId="References">
    <w:name w:val="References"/>
    <w:basedOn w:val="Normal"/>
    <w:qFormat/>
    <w:rsid w:val="00115045"/>
    <w:pPr>
      <w:spacing w:before="120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115045"/>
  </w:style>
  <w:style w:type="paragraph" w:customStyle="1" w:styleId="Bulletedlist">
    <w:name w:val="Bulleted list"/>
    <w:basedOn w:val="Paragraph"/>
    <w:next w:val="Paragraph"/>
    <w:qFormat/>
    <w:rsid w:val="00115045"/>
    <w:pPr>
      <w:widowControl/>
      <w:numPr>
        <w:numId w:val="5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115045"/>
    <w:pPr>
      <w:widowControl/>
      <w:spacing w:before="360"/>
    </w:pPr>
  </w:style>
  <w:style w:type="paragraph" w:customStyle="1" w:styleId="xmsonormal">
    <w:name w:val="x_msonormal"/>
    <w:basedOn w:val="Normal"/>
    <w:rsid w:val="000C5C7D"/>
    <w:pPr>
      <w:spacing w:before="100" w:beforeAutospacing="1" w:after="100" w:afterAutospacing="1" w:line="240" w:lineRule="auto"/>
    </w:pPr>
  </w:style>
  <w:style w:type="character" w:customStyle="1" w:styleId="markdodevr6pb">
    <w:name w:val="markdodevr6pb"/>
    <w:basedOn w:val="DefaultParagraphFont"/>
    <w:rsid w:val="000C5C7D"/>
  </w:style>
  <w:style w:type="character" w:customStyle="1" w:styleId="marky38kmyxnj">
    <w:name w:val="marky38kmyxnj"/>
    <w:basedOn w:val="DefaultParagraphFont"/>
    <w:rsid w:val="000C5C7D"/>
  </w:style>
  <w:style w:type="character" w:customStyle="1" w:styleId="cf01">
    <w:name w:val="cf0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xmsolistparagraph">
    <w:name w:val="x_msolistparagraph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xxmsolistparagraph">
    <w:name w:val="x_xmsolistparagraph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Default">
    <w:name w:val="Default"/>
    <w:rsid w:val="000C5C7D"/>
    <w:pPr>
      <w:autoSpaceDE w:val="0"/>
      <w:autoSpaceDN w:val="0"/>
      <w:adjustRightInd w:val="0"/>
      <w:spacing w:line="240" w:lineRule="auto"/>
    </w:pPr>
    <w:rPr>
      <w:rFonts w:eastAsia="Calibri"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5C7D"/>
    <w:rPr>
      <w:color w:val="605E5C"/>
      <w:shd w:val="clear" w:color="auto" w:fill="E1DFDD"/>
    </w:rPr>
  </w:style>
  <w:style w:type="paragraph" w:customStyle="1" w:styleId="Style1">
    <w:name w:val="Style1"/>
    <w:basedOn w:val="Normal"/>
    <w:autoRedefine/>
    <w:rsid w:val="000C5C7D"/>
    <w:pPr>
      <w:spacing w:line="276" w:lineRule="auto"/>
    </w:pPr>
    <w:rPr>
      <w:rFonts w:ascii="Calibri" w:eastAsia="Calibri" w:hAnsi="Calibri" w:cs="Calibri"/>
      <w:sz w:val="20"/>
    </w:rPr>
  </w:style>
  <w:style w:type="paragraph" w:customStyle="1" w:styleId="Style2">
    <w:name w:val="Style2"/>
    <w:basedOn w:val="CommentText"/>
    <w:autoRedefine/>
    <w:rsid w:val="000C5C7D"/>
    <w:pPr>
      <w:spacing w:after="200"/>
    </w:pPr>
    <w:rPr>
      <w:rFonts w:eastAsiaTheme="minorEastAsia"/>
      <w:szCs w:val="22"/>
    </w:rPr>
  </w:style>
  <w:style w:type="paragraph" w:styleId="CommentText">
    <w:name w:val="annotation text"/>
    <w:basedOn w:val="Normal"/>
    <w:link w:val="CommentTextChar"/>
    <w:unhideWhenUsed/>
    <w:rsid w:val="000C5C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C5C7D"/>
    <w:rPr>
      <w:rFonts w:ascii="Times New Roman" w:hAnsi="Times New Roman"/>
      <w:sz w:val="20"/>
      <w:szCs w:val="20"/>
    </w:rPr>
  </w:style>
  <w:style w:type="character" w:customStyle="1" w:styleId="cf11">
    <w:name w:val="cf1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DefaultParagraphFont"/>
    <w:rsid w:val="000C5C7D"/>
    <w:rPr>
      <w:rFonts w:ascii="Segoe UI" w:hAnsi="Segoe UI" w:cs="Segoe UI" w:hint="default"/>
      <w:i/>
      <w:iCs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115045"/>
    <w:rPr>
      <w:rFonts w:cs="Arial"/>
      <w:bCs/>
      <w:i/>
      <w:szCs w:val="26"/>
    </w:rPr>
  </w:style>
  <w:style w:type="character" w:customStyle="1" w:styleId="Heading4Char">
    <w:name w:val="Heading 4 Char"/>
    <w:basedOn w:val="DefaultParagraphFont"/>
    <w:link w:val="Heading4"/>
    <w:rsid w:val="000C5C7D"/>
    <w:rPr>
      <w:rFonts w:ascii="Times New Roman" w:hAnsi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45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7D"/>
    <w:rPr>
      <w:rFonts w:ascii="Times New Roman" w:hAnsi="Times New Roman"/>
      <w:b/>
      <w:sz w:val="20"/>
      <w:szCs w:val="20"/>
    </w:rPr>
  </w:style>
  <w:style w:type="paragraph" w:styleId="NormalIndent">
    <w:name w:val="Normal Indent"/>
    <w:basedOn w:val="Normal"/>
    <w:rsid w:val="000C5C7D"/>
    <w:pPr>
      <w:ind w:left="720"/>
    </w:pPr>
  </w:style>
  <w:style w:type="paragraph" w:styleId="FootnoteText">
    <w:name w:val="footnote text"/>
    <w:basedOn w:val="Normal"/>
    <w:link w:val="FootnoteTextChar"/>
    <w:autoRedefine/>
    <w:rsid w:val="000C5C7D"/>
    <w:pPr>
      <w:ind w:left="284" w:hanging="284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0C5C7D"/>
    <w:rPr>
      <w:rFonts w:ascii="Times New Roman" w:hAnsi="Times New Roman"/>
      <w:szCs w:val="20"/>
    </w:rPr>
  </w:style>
  <w:style w:type="paragraph" w:styleId="Header">
    <w:name w:val="header"/>
    <w:basedOn w:val="Normal"/>
    <w:link w:val="HeaderChar"/>
    <w:rsid w:val="000C5C7D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HeaderChar">
    <w:name w:val="Header Char"/>
    <w:basedOn w:val="DefaultParagraphFont"/>
    <w:link w:val="Header"/>
    <w:rsid w:val="000C5C7D"/>
    <w:rPr>
      <w:rFonts w:ascii="Times New Roman" w:hAnsi="Times New Roman"/>
    </w:rPr>
  </w:style>
  <w:style w:type="paragraph" w:styleId="Footer">
    <w:name w:val="footer"/>
    <w:basedOn w:val="Normal"/>
    <w:link w:val="FooterChar"/>
    <w:rsid w:val="000C5C7D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FooterChar">
    <w:name w:val="Footer Char"/>
    <w:basedOn w:val="DefaultParagraphFont"/>
    <w:link w:val="Footer"/>
    <w:rsid w:val="000C5C7D"/>
    <w:rPr>
      <w:rFonts w:ascii="Times New Roman" w:hAnsi="Times New Roman"/>
    </w:rPr>
  </w:style>
  <w:style w:type="character" w:styleId="FootnoteReference">
    <w:name w:val="footnote reference"/>
    <w:basedOn w:val="DefaultParagraphFont"/>
    <w:rsid w:val="000C5C7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C5C7D"/>
    <w:rPr>
      <w:sz w:val="16"/>
      <w:szCs w:val="16"/>
    </w:rPr>
  </w:style>
  <w:style w:type="character" w:styleId="EndnoteReference">
    <w:name w:val="endnote reference"/>
    <w:basedOn w:val="DefaultParagraphFont"/>
    <w:rsid w:val="000C5C7D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0C5C7D"/>
    <w:pPr>
      <w:ind w:left="284" w:hanging="284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rsid w:val="000C5C7D"/>
    <w:rPr>
      <w:rFonts w:ascii="Times New Roman" w:hAnsi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rsid w:val="000C5C7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C5C7D"/>
    <w:rPr>
      <w:rFonts w:ascii="Times New Roman" w:hAnsi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rsid w:val="000C5C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C5C7D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rsid w:val="000C5C7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C5C7D"/>
    <w:pPr>
      <w:spacing w:before="100" w:beforeAutospacing="1" w:after="100" w:afterAutospacing="1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C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C7D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C5C7D"/>
    <w:pPr>
      <w:spacing w:line="240" w:lineRule="auto"/>
    </w:pPr>
    <w:rPr>
      <w:rFonts w:eastAsia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0C5C7D"/>
    <w:pPr>
      <w:spacing w:after="200" w:line="276" w:lineRule="auto"/>
      <w:ind w:left="720"/>
      <w:contextualSpacing/>
    </w:pPr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0C5C7D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043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043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0432B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1701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Academic Formatter</cp:lastModifiedBy>
  <cp:revision>17</cp:revision>
  <dcterms:created xsi:type="dcterms:W3CDTF">2026-02-23T06:51:00Z</dcterms:created>
  <dcterms:modified xsi:type="dcterms:W3CDTF">2026-02-24T08:30:00Z</dcterms:modified>
</cp:coreProperties>
</file>