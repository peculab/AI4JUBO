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4F5D" w14:textId="58FCB15F" w:rsidR="00B139C2" w:rsidRPr="00133CF7" w:rsidRDefault="001042F6" w:rsidP="00D017DE">
      <w:commentRangeStart w:id="0"/>
      <w:r w:rsidRPr="00133CF7">
        <w:rPr>
          <w:b/>
        </w:rPr>
        <w:t>T</w:t>
      </w:r>
      <w:commentRangeEnd w:id="0"/>
      <w:r w:rsidR="002D25FA" w:rsidRPr="00133CF7">
        <w:rPr>
          <w:rStyle w:val="CommentReference"/>
          <w:b/>
          <w:sz w:val="24"/>
          <w:szCs w:val="22"/>
        </w:rPr>
        <w:commentReference w:id="0"/>
      </w:r>
      <w:commentRangeStart w:id="1"/>
      <w:r w:rsidRPr="00133CF7">
        <w:rPr>
          <w:b/>
        </w:rPr>
        <w:t>i</w:t>
      </w:r>
      <w:commentRangeEnd w:id="1"/>
      <w:r w:rsidR="003F44E7" w:rsidRPr="00133CF7">
        <w:rPr>
          <w:rStyle w:val="CommentReference"/>
          <w:b/>
          <w:sz w:val="24"/>
          <w:szCs w:val="22"/>
        </w:rPr>
        <w:commentReference w:id="1"/>
      </w:r>
      <w:r w:rsidRPr="00133CF7">
        <w:rPr>
          <w:b/>
        </w:rPr>
        <w:t xml:space="preserve">tle: </w:t>
      </w:r>
      <w:r w:rsidRPr="00133CF7">
        <w:t xml:space="preserve">Development and Temporal External Validation of a Parsimonious, Interpretable Machine Learning Model for Predicting 6-Month Mortality in Long-Term Care </w:t>
      </w:r>
      <w:commentRangeStart w:id="2"/>
      <w:r w:rsidRPr="00133CF7">
        <w:t>Facilities</w:t>
      </w:r>
      <w:ins w:id="3" w:author="Author">
        <w:r w:rsidR="00B50DF8" w:rsidRPr="00133CF7">
          <w:t xml:space="preserve">: </w:t>
        </w:r>
        <w:r w:rsidR="00FC220D" w:rsidRPr="00133CF7">
          <w:t>A Retrospective Cohort Study</w:t>
        </w:r>
      </w:ins>
      <w:commentRangeEnd w:id="2"/>
      <w:r w:rsidR="00FC220D" w:rsidRPr="00133CF7">
        <w:rPr>
          <w:rStyle w:val="CommentReference"/>
          <w:sz w:val="24"/>
          <w:szCs w:val="22"/>
        </w:rPr>
        <w:commentReference w:id="2"/>
      </w:r>
      <w:del w:id="4" w:author="Author">
        <w:r w:rsidRPr="00133CF7" w:rsidDel="00B50DF8">
          <w:delText xml:space="preserve"> </w:delText>
        </w:r>
      </w:del>
    </w:p>
    <w:p w14:paraId="00FF7463" w14:textId="77777777" w:rsidR="00B139C2" w:rsidRPr="00133CF7" w:rsidRDefault="00B139C2" w:rsidP="00D017DE">
      <w:pPr>
        <w:rPr>
          <w:b/>
        </w:rPr>
      </w:pPr>
    </w:p>
    <w:p w14:paraId="6320A605" w14:textId="77777777" w:rsidR="00B139C2" w:rsidRPr="00133CF7" w:rsidRDefault="001042F6" w:rsidP="00D017DE">
      <w:pPr>
        <w:rPr>
          <w:b/>
        </w:rPr>
      </w:pPr>
      <w:r w:rsidRPr="00133CF7">
        <w:rPr>
          <w:b/>
        </w:rPr>
        <w:t>A</w:t>
      </w:r>
      <w:commentRangeStart w:id="5"/>
      <w:r w:rsidRPr="00133CF7">
        <w:rPr>
          <w:b/>
        </w:rPr>
        <w:t>b</w:t>
      </w:r>
      <w:commentRangeEnd w:id="5"/>
      <w:r w:rsidR="00CD7C28" w:rsidRPr="00133CF7">
        <w:rPr>
          <w:rStyle w:val="CommentReference"/>
          <w:b/>
          <w:sz w:val="24"/>
          <w:szCs w:val="22"/>
        </w:rPr>
        <w:commentReference w:id="5"/>
      </w:r>
      <w:r w:rsidRPr="00133CF7">
        <w:rPr>
          <w:b/>
        </w:rPr>
        <w:t>stract</w:t>
      </w:r>
    </w:p>
    <w:p w14:paraId="768E0686" w14:textId="29F09002" w:rsidR="00B139C2" w:rsidRPr="00133CF7" w:rsidDel="00CD7C28" w:rsidRDefault="001042F6" w:rsidP="00D017DE">
      <w:pPr>
        <w:rPr>
          <w:del w:id="6" w:author="Author"/>
          <w:b/>
        </w:rPr>
      </w:pPr>
      <w:r w:rsidRPr="00133CF7">
        <w:rPr>
          <w:b/>
          <w:bCs/>
        </w:rPr>
        <w:t>Background:</w:t>
      </w:r>
      <w:r w:rsidRPr="00133CF7">
        <w:rPr>
          <w:b/>
        </w:rPr>
        <w:t xml:space="preserve"> </w:t>
      </w:r>
    </w:p>
    <w:p w14:paraId="419D3FE3" w14:textId="3710D444" w:rsidR="00B139C2" w:rsidRPr="00133CF7" w:rsidRDefault="001042F6" w:rsidP="00D017DE">
      <w:r w:rsidRPr="00133CF7">
        <w:t xml:space="preserve">Early mortality after long-term care facility (LTCF) admission is common, yet prognostic tools are often derived from Western </w:t>
      </w:r>
      <w:ins w:id="7" w:author="Author">
        <w:r w:rsidRPr="00133CF7">
          <w:t>m</w:t>
        </w:r>
      </w:ins>
      <w:del w:id="8" w:author="Author">
        <w:r w:rsidRPr="00133CF7">
          <w:delText>M</w:delText>
        </w:r>
      </w:del>
      <w:r w:rsidRPr="00133CF7">
        <w:t xml:space="preserve">inimum </w:t>
      </w:r>
      <w:ins w:id="9" w:author="Author">
        <w:r w:rsidRPr="00133CF7">
          <w:t>d</w:t>
        </w:r>
      </w:ins>
      <w:del w:id="10" w:author="Author">
        <w:r w:rsidRPr="00133CF7">
          <w:delText>D</w:delText>
        </w:r>
      </w:del>
      <w:r w:rsidRPr="00133CF7">
        <w:t>ata</w:t>
      </w:r>
      <w:ins w:id="11" w:author="Author">
        <w:r w:rsidRPr="00133CF7">
          <w:t>-s</w:t>
        </w:r>
      </w:ins>
      <w:del w:id="12" w:author="Author">
        <w:r w:rsidRPr="00133CF7">
          <w:delText xml:space="preserve"> S</w:delText>
        </w:r>
      </w:del>
      <w:r w:rsidRPr="00133CF7">
        <w:t>et</w:t>
      </w:r>
      <w:ins w:id="13" w:author="Author">
        <w:r w:rsidRPr="00133CF7">
          <w:t>-</w:t>
        </w:r>
      </w:ins>
      <w:del w:id="14" w:author="Author">
        <w:r w:rsidRPr="00133CF7">
          <w:delText>–</w:delText>
        </w:r>
      </w:del>
      <w:r w:rsidRPr="00133CF7">
        <w:t>based cohorts or require hospital electronic health record linkage</w:t>
      </w:r>
      <w:ins w:id="15" w:author="Author">
        <w:r w:rsidRPr="00133CF7">
          <w:rPr>
            <w:rFonts w:ascii="Calibri" w:eastAsia="PMingLiU" w:hAnsi="Calibri" w:cs="Times New Roman"/>
          </w:rPr>
          <w:t>s</w:t>
        </w:r>
      </w:ins>
      <w:r w:rsidRPr="00133CF7">
        <w:rPr>
          <w:rFonts w:ascii="Calibri" w:eastAsia="PMingLiU" w:hAnsi="Calibri" w:cs="Times New Roman"/>
        </w:rPr>
        <w:t xml:space="preserve"> that </w:t>
      </w:r>
      <w:ins w:id="16" w:author="Author">
        <w:r w:rsidRPr="00133CF7">
          <w:t>are</w:t>
        </w:r>
      </w:ins>
      <w:del w:id="17" w:author="Author">
        <w:r w:rsidRPr="00133CF7">
          <w:delText>is</w:delText>
        </w:r>
      </w:del>
      <w:r w:rsidRPr="00133CF7">
        <w:t xml:space="preserve"> unavailable at intake in many LTCFs. There </w:t>
      </w:r>
      <w:ins w:id="18" w:author="Author">
        <w:r w:rsidRPr="00133CF7">
          <w:t>is</w:t>
        </w:r>
      </w:ins>
      <w:del w:id="19" w:author="Author">
        <w:r w:rsidRPr="00133CF7">
          <w:delText>remains</w:delText>
        </w:r>
      </w:del>
      <w:r w:rsidRPr="00133CF7">
        <w:t xml:space="preserve"> </w:t>
      </w:r>
      <w:ins w:id="20" w:author="Author">
        <w:r w:rsidR="0059665D" w:rsidRPr="00133CF7">
          <w:t xml:space="preserve">also </w:t>
        </w:r>
      </w:ins>
      <w:r w:rsidRPr="00133CF7">
        <w:t xml:space="preserve">limited evidence </w:t>
      </w:r>
      <w:ins w:id="21" w:author="Author">
        <w:r w:rsidRPr="00133CF7">
          <w:t>on</w:t>
        </w:r>
      </w:ins>
      <w:del w:id="22" w:author="Author">
        <w:r w:rsidRPr="00133CF7">
          <w:delText>for</w:delText>
        </w:r>
      </w:del>
      <w:r w:rsidRPr="00133CF7">
        <w:t xml:space="preserve"> explainable, admission-feasible machine learning </w:t>
      </w:r>
      <w:del w:id="23" w:author="Author">
        <w:r w:rsidRPr="00133CF7" w:rsidDel="00971660">
          <w:delText>(ML)</w:delText>
        </w:r>
      </w:del>
      <w:ins w:id="24" w:author="Author">
        <w:r w:rsidRPr="00133CF7">
          <w:rPr>
            <w:rFonts w:ascii="Calibri" w:eastAsia="PMingLiU" w:hAnsi="Calibri" w:cs="Times New Roman"/>
          </w:rPr>
          <w:t>-based</w:t>
        </w:r>
      </w:ins>
      <w:r w:rsidRPr="00133CF7">
        <w:rPr>
          <w:rFonts w:ascii="Calibri" w:eastAsia="PMingLiU" w:hAnsi="Calibri" w:cs="Times New Roman"/>
        </w:rPr>
        <w:t xml:space="preserve"> prognostication in Asian LTCF settings.</w:t>
      </w:r>
    </w:p>
    <w:p w14:paraId="48A8AF05" w14:textId="066B2496" w:rsidR="00B139C2" w:rsidRPr="00133CF7" w:rsidRDefault="001042F6" w:rsidP="00D017DE">
      <w:r w:rsidRPr="00133CF7">
        <w:rPr>
          <w:b/>
          <w:bCs/>
        </w:rPr>
        <w:t>Objective:</w:t>
      </w:r>
      <w:r w:rsidRPr="00133CF7">
        <w:t xml:space="preserve"> To develop and temporally externally validate an interpretable </w:t>
      </w:r>
      <w:del w:id="25" w:author="Author">
        <w:r w:rsidRPr="00133CF7" w:rsidDel="00C94A1D">
          <w:delText xml:space="preserve">ML </w:delText>
        </w:r>
      </w:del>
      <w:ins w:id="26" w:author="Author">
        <w:r w:rsidR="00C94A1D" w:rsidRPr="00133CF7">
          <w:t>machine learning</w:t>
        </w:r>
        <w:r w:rsidR="00AD030D" w:rsidRPr="00133CF7">
          <w:t xml:space="preserve"> </w:t>
        </w:r>
      </w:ins>
      <w:r w:rsidRPr="00133CF7">
        <w:t>model for predicting 6-month all-cause mortality among older adults newly admitted to LTCFs in Taiwan using routinely collected admission data.</w:t>
      </w:r>
    </w:p>
    <w:p w14:paraId="0A4F3E91" w14:textId="53E5DCDD" w:rsidR="00B139C2" w:rsidRPr="00133CF7" w:rsidDel="00CD7C28" w:rsidRDefault="001042F6" w:rsidP="00D017DE">
      <w:pPr>
        <w:rPr>
          <w:del w:id="27" w:author="Author"/>
          <w:b/>
          <w:bCs/>
        </w:rPr>
      </w:pPr>
      <w:r w:rsidRPr="00133CF7">
        <w:rPr>
          <w:b/>
        </w:rPr>
        <w:t>Methods</w:t>
      </w:r>
    </w:p>
    <w:p w14:paraId="1D1FFBCC" w14:textId="187A972F" w:rsidR="00B139C2" w:rsidRPr="00133CF7" w:rsidRDefault="00CD7C28" w:rsidP="00D017DE">
      <w:ins w:id="28" w:author="Author">
        <w:r w:rsidRPr="00133CF7">
          <w:rPr>
            <w:b/>
            <w:bCs/>
          </w:rPr>
          <w:t>:</w:t>
        </w:r>
        <w:r w:rsidRPr="00133CF7">
          <w:t xml:space="preserve"> </w:t>
        </w:r>
      </w:ins>
      <w:r w:rsidRPr="00133CF7">
        <w:t xml:space="preserve">We conducted a retrospective cohort study using the JUBO Long-Term Care Database, a nationwide private administrative registry covering 636 LTCFs (37.43% of </w:t>
      </w:r>
      <w:ins w:id="29" w:author="Author">
        <w:r w:rsidRPr="00133CF7">
          <w:rPr>
            <w:rFonts w:ascii="Calibri" w:eastAsia="PMingLiU" w:hAnsi="Calibri" w:cs="Times New Roman"/>
          </w:rPr>
          <w:t xml:space="preserve">the </w:t>
        </w:r>
      </w:ins>
      <w:del w:id="30" w:author="Author">
        <w:r w:rsidRPr="00133CF7" w:rsidDel="00DC74DA">
          <w:rPr>
            <w:rFonts w:ascii="Calibri" w:eastAsia="PMingLiU" w:hAnsi="Calibri" w:cs="Times New Roman"/>
          </w:rPr>
          <w:delText xml:space="preserve">LTC </w:delText>
        </w:r>
      </w:del>
      <w:ins w:id="31" w:author="Author">
        <w:r w:rsidR="00DC74DA" w:rsidRPr="00133CF7">
          <w:rPr>
            <w:rFonts w:ascii="Calibri" w:eastAsia="PMingLiU" w:hAnsi="Calibri" w:cs="Times New Roman"/>
          </w:rPr>
          <w:t xml:space="preserve">long-term care </w:t>
        </w:r>
      </w:ins>
      <w:r w:rsidRPr="00133CF7">
        <w:rPr>
          <w:rFonts w:ascii="Calibri" w:eastAsia="PMingLiU" w:hAnsi="Calibri" w:cs="Times New Roman"/>
        </w:rPr>
        <w:t>facilities in Taiwan). We included residents aged ≥65 years with first-time LTCF admission and prespecified nonoverlapping cohorts for temporal validation: development (Jan</w:t>
      </w:r>
      <w:ins w:id="32" w:author="Author">
        <w:r w:rsidR="00254654" w:rsidRPr="00133CF7">
          <w:rPr>
            <w:rFonts w:ascii="Calibri" w:eastAsia="PMingLiU" w:hAnsi="Calibri" w:cs="Times New Roman"/>
          </w:rPr>
          <w:t>uary</w:t>
        </w:r>
      </w:ins>
      <w:r w:rsidRPr="00133CF7">
        <w:rPr>
          <w:rFonts w:ascii="Calibri" w:eastAsia="PMingLiU" w:hAnsi="Calibri" w:cs="Times New Roman"/>
        </w:rPr>
        <w:t xml:space="preserve"> 1, 2020–Dec</w:t>
      </w:r>
      <w:ins w:id="33" w:author="Author">
        <w:r w:rsidR="00254654" w:rsidRPr="00133CF7">
          <w:rPr>
            <w:rFonts w:ascii="Calibri" w:eastAsia="PMingLiU" w:hAnsi="Calibri" w:cs="Times New Roman"/>
          </w:rPr>
          <w:t>ember</w:t>
        </w:r>
      </w:ins>
      <w:r w:rsidRPr="00133CF7">
        <w:rPr>
          <w:rFonts w:ascii="Calibri" w:eastAsia="PMingLiU" w:hAnsi="Calibri" w:cs="Times New Roman"/>
        </w:rPr>
        <w:t xml:space="preserve"> 31, 2023; n</w:t>
      </w:r>
      <w:ins w:id="34" w:author="Author">
        <w:r w:rsidR="000F1935" w:rsidRPr="00133CF7">
          <w:rPr>
            <w:rFonts w:ascii="Calibri" w:eastAsia="PMingLiU" w:hAnsi="Calibri" w:cs="Times New Roman"/>
          </w:rPr>
          <w:t xml:space="preserve"> </w:t>
        </w:r>
      </w:ins>
      <w:r w:rsidRPr="00133CF7">
        <w:rPr>
          <w:rFonts w:ascii="Calibri" w:eastAsia="PMingLiU" w:hAnsi="Calibri" w:cs="Times New Roman"/>
        </w:rPr>
        <w:t>=</w:t>
      </w:r>
      <w:ins w:id="35" w:author="Author">
        <w:r w:rsidR="000F1935" w:rsidRPr="00133CF7">
          <w:rPr>
            <w:rFonts w:ascii="Calibri" w:eastAsia="PMingLiU" w:hAnsi="Calibri" w:cs="Times New Roman"/>
          </w:rPr>
          <w:t xml:space="preserve"> </w:t>
        </w:r>
      </w:ins>
      <w:r w:rsidRPr="00133CF7">
        <w:rPr>
          <w:rFonts w:ascii="Calibri" w:eastAsia="PMingLiU" w:hAnsi="Calibri" w:cs="Times New Roman"/>
        </w:rPr>
        <w:t>23,901) and external validation (Jan</w:t>
      </w:r>
      <w:ins w:id="36" w:author="Author">
        <w:r w:rsidR="00254654" w:rsidRPr="00133CF7">
          <w:rPr>
            <w:rFonts w:ascii="Calibri" w:eastAsia="PMingLiU" w:hAnsi="Calibri" w:cs="Times New Roman"/>
          </w:rPr>
          <w:t>uary</w:t>
        </w:r>
      </w:ins>
      <w:r w:rsidRPr="00133CF7">
        <w:rPr>
          <w:rFonts w:ascii="Calibri" w:eastAsia="PMingLiU" w:hAnsi="Calibri" w:cs="Times New Roman"/>
        </w:rPr>
        <w:t xml:space="preserve"> 1–Dec</w:t>
      </w:r>
      <w:ins w:id="37" w:author="Author">
        <w:r w:rsidR="00254654" w:rsidRPr="00133CF7">
          <w:rPr>
            <w:rFonts w:ascii="Calibri" w:eastAsia="PMingLiU" w:hAnsi="Calibri" w:cs="Times New Roman"/>
          </w:rPr>
          <w:t>ember</w:t>
        </w:r>
      </w:ins>
      <w:r w:rsidRPr="00133CF7">
        <w:rPr>
          <w:rFonts w:ascii="Calibri" w:eastAsia="PMingLiU" w:hAnsi="Calibri" w:cs="Times New Roman"/>
        </w:rPr>
        <w:t xml:space="preserve"> 31, 2024; n</w:t>
      </w:r>
      <w:ins w:id="38" w:author="Author">
        <w:r w:rsidR="000F1935" w:rsidRPr="00133CF7">
          <w:rPr>
            <w:rFonts w:ascii="Calibri" w:eastAsia="PMingLiU" w:hAnsi="Calibri" w:cs="Times New Roman"/>
          </w:rPr>
          <w:t xml:space="preserve"> </w:t>
        </w:r>
      </w:ins>
      <w:r w:rsidRPr="00133CF7">
        <w:rPr>
          <w:rFonts w:ascii="Calibri" w:eastAsia="PMingLiU" w:hAnsi="Calibri" w:cs="Times New Roman"/>
        </w:rPr>
        <w:t>=</w:t>
      </w:r>
      <w:ins w:id="39" w:author="Author">
        <w:r w:rsidR="000F1935" w:rsidRPr="00133CF7">
          <w:rPr>
            <w:rFonts w:ascii="Calibri" w:eastAsia="PMingLiU" w:hAnsi="Calibri" w:cs="Times New Roman"/>
          </w:rPr>
          <w:t xml:space="preserve"> </w:t>
        </w:r>
      </w:ins>
      <w:r w:rsidRPr="00133CF7">
        <w:rPr>
          <w:rFonts w:ascii="Calibri" w:eastAsia="PMingLiU" w:hAnsi="Calibri" w:cs="Times New Roman"/>
        </w:rPr>
        <w:t>6</w:t>
      </w:r>
      <w:del w:id="40" w:author="Author">
        <w:r w:rsidRPr="00133CF7" w:rsidDel="000F1935">
          <w:rPr>
            <w:rFonts w:ascii="Calibri" w:eastAsia="PMingLiU" w:hAnsi="Calibri" w:cs="Times New Roman"/>
          </w:rPr>
          <w:delText>,</w:delText>
        </w:r>
      </w:del>
      <w:r w:rsidRPr="00133CF7">
        <w:rPr>
          <w:rFonts w:ascii="Calibri" w:eastAsia="PMingLiU" w:hAnsi="Calibri" w:cs="Times New Roman"/>
        </w:rPr>
        <w:t xml:space="preserve">216). The outcome </w:t>
      </w:r>
      <w:ins w:id="41" w:author="Author">
        <w:r w:rsidRPr="00133CF7">
          <w:rPr>
            <w:rFonts w:ascii="Calibri" w:eastAsia="PMingLiU" w:hAnsi="Calibri" w:cs="Times New Roman"/>
          </w:rPr>
          <w:t xml:space="preserve">measure </w:t>
        </w:r>
      </w:ins>
      <w:r w:rsidRPr="00133CF7">
        <w:rPr>
          <w:rFonts w:ascii="Calibri" w:eastAsia="PMingLiU" w:hAnsi="Calibri" w:cs="Times New Roman"/>
        </w:rPr>
        <w:t>was death within 180 days of admission. We compared a non</w:t>
      </w:r>
      <w:del w:id="42" w:author="Author">
        <w:r w:rsidRPr="00133CF7" w:rsidDel="00C306C2">
          <w:rPr>
            <w:rFonts w:ascii="Calibri" w:eastAsia="PMingLiU" w:hAnsi="Calibri" w:cs="Times New Roman"/>
          </w:rPr>
          <w:delText>-</w:delText>
        </w:r>
      </w:del>
      <w:r w:rsidRPr="00133CF7">
        <w:rPr>
          <w:rFonts w:ascii="Calibri" w:eastAsia="PMingLiU" w:hAnsi="Calibri" w:cs="Times New Roman"/>
        </w:rPr>
        <w:t>linear ensemble model (</w:t>
      </w:r>
      <w:r w:rsidRPr="00133CF7">
        <w:t xml:space="preserve">HybridXGBRF) </w:t>
      </w:r>
      <w:ins w:id="43" w:author="Author">
        <w:r w:rsidRPr="00133CF7">
          <w:t>with</w:t>
        </w:r>
      </w:ins>
      <w:del w:id="44" w:author="Author">
        <w:r w:rsidRPr="00133CF7">
          <w:delText>against</w:delText>
        </w:r>
      </w:del>
      <w:r w:rsidRPr="00133CF7">
        <w:t xml:space="preserve"> seven other algorithms, including tree-based and linear benchmarks. Discrimination (</w:t>
      </w:r>
      <w:r w:rsidRPr="00133CF7">
        <w:rPr>
          <w:rFonts w:ascii="Calibri" w:eastAsia="PMingLiU" w:hAnsi="Calibri" w:cs="Times New Roman"/>
        </w:rPr>
        <w:t xml:space="preserve">AUROC), classification metrics (accuracy, precision, recall, </w:t>
      </w:r>
      <w:ins w:id="45" w:author="Author">
        <w:r w:rsidR="00D92406" w:rsidRPr="00133CF7">
          <w:rPr>
            <w:rFonts w:ascii="Calibri" w:eastAsia="PMingLiU" w:hAnsi="Calibri" w:cs="Times New Roman"/>
          </w:rPr>
          <w:t xml:space="preserve">and </w:t>
        </w:r>
      </w:ins>
      <w:r w:rsidRPr="00133CF7">
        <w:rPr>
          <w:rFonts w:ascii="Calibri" w:eastAsia="PMingLiU" w:hAnsi="Calibri" w:cs="Times New Roman"/>
        </w:rPr>
        <w:t>F1), and calibration (Brier score</w:t>
      </w:r>
      <w:ins w:id="46" w:author="Author">
        <w:r w:rsidR="00D92406" w:rsidRPr="00133CF7">
          <w:rPr>
            <w:rFonts w:ascii="Calibri" w:eastAsia="PMingLiU" w:hAnsi="Calibri" w:cs="Times New Roman"/>
          </w:rPr>
          <w:t xml:space="preserve"> and</w:t>
        </w:r>
      </w:ins>
      <w:del w:id="47" w:author="Author">
        <w:r w:rsidRPr="00133CF7" w:rsidDel="00D92406">
          <w:rPr>
            <w:rFonts w:ascii="Calibri" w:eastAsia="PMingLiU" w:hAnsi="Calibri" w:cs="Times New Roman"/>
          </w:rPr>
          <w:delText>;</w:delText>
        </w:r>
      </w:del>
      <w:r w:rsidRPr="00133CF7">
        <w:rPr>
          <w:rFonts w:ascii="Calibri" w:eastAsia="PMingLiU" w:hAnsi="Calibri" w:cs="Times New Roman"/>
        </w:rPr>
        <w:t xml:space="preserve"> calibration plots) were assessed. Model interpretability was examined using Shapley Additive Explanations (SHAP).</w:t>
      </w:r>
    </w:p>
    <w:p w14:paraId="6F0B80A5" w14:textId="691BEF8B" w:rsidR="00B139C2" w:rsidRPr="00133CF7" w:rsidDel="00CD7C28" w:rsidRDefault="001042F6" w:rsidP="00D017DE">
      <w:pPr>
        <w:rPr>
          <w:del w:id="48" w:author="Author"/>
          <w:b/>
        </w:rPr>
      </w:pPr>
      <w:r w:rsidRPr="00133CF7">
        <w:rPr>
          <w:b/>
        </w:rPr>
        <w:t>Results</w:t>
      </w:r>
      <w:ins w:id="49" w:author="Author">
        <w:r w:rsidR="00CD7C28" w:rsidRPr="00133CF7">
          <w:rPr>
            <w:b/>
          </w:rPr>
          <w:t xml:space="preserve">: </w:t>
        </w:r>
      </w:ins>
      <w:del w:id="50" w:author="Author">
        <w:r w:rsidRPr="00133CF7" w:rsidDel="00CD7C28">
          <w:rPr>
            <w:b/>
          </w:rPr>
          <w:delText xml:space="preserve"> </w:delText>
        </w:r>
      </w:del>
    </w:p>
    <w:p w14:paraId="27533B58" w14:textId="45F07326" w:rsidR="00B139C2" w:rsidRPr="00133CF7" w:rsidRDefault="001042F6" w:rsidP="00D017DE">
      <w:r w:rsidRPr="00133CF7">
        <w:t>In the development cohort, 5</w:t>
      </w:r>
      <w:del w:id="51" w:author="Author">
        <w:r w:rsidRPr="00133CF7" w:rsidDel="00D92406">
          <w:delText>,</w:delText>
        </w:r>
      </w:del>
      <w:r w:rsidRPr="00133CF7">
        <w:t xml:space="preserve">272/23,901 (22.1%) residents died within </w:t>
      </w:r>
      <w:ins w:id="52" w:author="Author">
        <w:r w:rsidRPr="00133CF7">
          <w:t>six</w:t>
        </w:r>
      </w:ins>
      <w:del w:id="53" w:author="Author">
        <w:r w:rsidRPr="00133CF7">
          <w:delText>6</w:delText>
        </w:r>
      </w:del>
      <w:r w:rsidRPr="00133CF7">
        <w:t xml:space="preserve"> months; in the 2024 validation cohort, 1</w:t>
      </w:r>
      <w:del w:id="54" w:author="Author">
        <w:r w:rsidRPr="00133CF7" w:rsidDel="00D92406">
          <w:delText>,</w:delText>
        </w:r>
      </w:del>
      <w:r w:rsidRPr="00133CF7">
        <w:t>781/6,</w:t>
      </w:r>
      <w:ins w:id="55" w:author="Author">
        <w:r w:rsidR="00D92406" w:rsidRPr="00133CF7">
          <w:t>=</w:t>
        </w:r>
      </w:ins>
      <w:r w:rsidRPr="00133CF7">
        <w:t xml:space="preserve">216 (28.7%) died. In </w:t>
      </w:r>
      <w:r w:rsidRPr="00133CF7">
        <w:rPr>
          <w:rFonts w:ascii="Calibri" w:eastAsia="PMingLiU" w:hAnsi="Calibri" w:cs="Times New Roman"/>
        </w:rPr>
        <w:t xml:space="preserve">internal cross-validation, the </w:t>
      </w:r>
      <w:r w:rsidRPr="00133CF7">
        <w:t xml:space="preserve">HybridXGBRF model achieved the highest AUROC (0.875, 95% CI 0.862–0.889) and the lowest Brier score (0.109). In </w:t>
      </w:r>
      <w:ins w:id="56" w:author="Author">
        <w:r w:rsidRPr="00133CF7">
          <w:rPr>
            <w:rFonts w:ascii="Calibri" w:eastAsia="PMingLiU" w:hAnsi="Calibri" w:cs="Times New Roman"/>
          </w:rPr>
          <w:t xml:space="preserve">the </w:t>
        </w:r>
      </w:ins>
      <w:r w:rsidRPr="00133CF7">
        <w:rPr>
          <w:rFonts w:ascii="Calibri" w:eastAsia="PMingLiU" w:hAnsi="Calibri" w:cs="Times New Roman"/>
        </w:rPr>
        <w:t xml:space="preserve">temporal external validation, </w:t>
      </w:r>
      <w:ins w:id="57" w:author="Author">
        <w:r w:rsidR="00FC04FD" w:rsidRPr="00133CF7">
          <w:rPr>
            <w:rFonts w:ascii="Calibri" w:eastAsia="PMingLiU" w:hAnsi="Calibri" w:cs="Times New Roman"/>
          </w:rPr>
          <w:t xml:space="preserve">the </w:t>
        </w:r>
      </w:ins>
      <w:r w:rsidRPr="00133CF7">
        <w:t xml:space="preserve">HybridXGBRF </w:t>
      </w:r>
      <w:ins w:id="58" w:author="Author">
        <w:r w:rsidR="00FC04FD" w:rsidRPr="00133CF7">
          <w:t xml:space="preserve">model </w:t>
        </w:r>
      </w:ins>
      <w:r w:rsidRPr="00133CF7">
        <w:t xml:space="preserve">maintained strong discrimination (AUROC 0.878, 95% CI 0.866–0.889), with </w:t>
      </w:r>
      <w:ins w:id="59" w:author="Author">
        <w:r w:rsidRPr="00133CF7">
          <w:rPr>
            <w:rFonts w:ascii="Calibri" w:eastAsia="PMingLiU" w:hAnsi="Calibri" w:cs="Times New Roman"/>
          </w:rPr>
          <w:t xml:space="preserve">an </w:t>
        </w:r>
      </w:ins>
      <w:r w:rsidRPr="00133CF7">
        <w:rPr>
          <w:rFonts w:ascii="Calibri" w:eastAsia="PMingLiU" w:hAnsi="Calibri" w:cs="Times New Roman"/>
        </w:rPr>
        <w:t xml:space="preserve">accuracy </w:t>
      </w:r>
      <w:ins w:id="60" w:author="Author">
        <w:r w:rsidRPr="00133CF7">
          <w:rPr>
            <w:rFonts w:ascii="Calibri" w:eastAsia="PMingLiU" w:hAnsi="Calibri" w:cs="Times New Roman"/>
          </w:rPr>
          <w:t xml:space="preserve">of </w:t>
        </w:r>
      </w:ins>
      <w:r w:rsidRPr="00133CF7">
        <w:rPr>
          <w:rFonts w:ascii="Calibri" w:eastAsia="PMingLiU" w:hAnsi="Calibri" w:cs="Times New Roman"/>
        </w:rPr>
        <w:t xml:space="preserve">0.851 and </w:t>
      </w:r>
      <w:ins w:id="61" w:author="Author">
        <w:r w:rsidRPr="00133CF7">
          <w:rPr>
            <w:rFonts w:ascii="Calibri" w:eastAsia="PMingLiU" w:hAnsi="Calibri" w:cs="Times New Roman"/>
          </w:rPr>
          <w:t xml:space="preserve">an </w:t>
        </w:r>
      </w:ins>
      <w:r w:rsidRPr="00133CF7">
        <w:rPr>
          <w:rFonts w:ascii="Calibri" w:eastAsia="PMingLiU" w:hAnsi="Calibri" w:cs="Times New Roman"/>
        </w:rPr>
        <w:t xml:space="preserve">F1 score </w:t>
      </w:r>
      <w:ins w:id="62" w:author="Author">
        <w:r w:rsidRPr="00133CF7">
          <w:rPr>
            <w:rFonts w:ascii="Calibri" w:eastAsia="PMingLiU" w:hAnsi="Calibri" w:cs="Times New Roman"/>
          </w:rPr>
          <w:t xml:space="preserve">of </w:t>
        </w:r>
      </w:ins>
      <w:r w:rsidRPr="00133CF7">
        <w:rPr>
          <w:rFonts w:ascii="Calibri" w:eastAsia="PMingLiU" w:hAnsi="Calibri" w:cs="Times New Roman"/>
        </w:rPr>
        <w:t xml:space="preserve">0.572. Calibration plots indicated </w:t>
      </w:r>
      <w:ins w:id="63" w:author="Author">
        <w:r w:rsidRPr="00133CF7">
          <w:rPr>
            <w:rFonts w:ascii="Calibri" w:eastAsia="PMingLiU" w:hAnsi="Calibri" w:cs="Times New Roman"/>
          </w:rPr>
          <w:t xml:space="preserve">a </w:t>
        </w:r>
      </w:ins>
      <w:r w:rsidRPr="00133CF7">
        <w:rPr>
          <w:rFonts w:ascii="Calibri" w:eastAsia="PMingLiU" w:hAnsi="Calibri" w:cs="Times New Roman"/>
        </w:rPr>
        <w:t xml:space="preserve">close agreement between </w:t>
      </w:r>
      <w:ins w:id="64" w:author="Author">
        <w:r w:rsidRPr="00133CF7">
          <w:rPr>
            <w:rFonts w:ascii="Calibri" w:eastAsia="PMingLiU" w:hAnsi="Calibri" w:cs="Times New Roman"/>
          </w:rPr>
          <w:t xml:space="preserve">the </w:t>
        </w:r>
      </w:ins>
      <w:r w:rsidRPr="00133CF7">
        <w:rPr>
          <w:rFonts w:ascii="Calibri" w:eastAsia="PMingLiU" w:hAnsi="Calibri" w:cs="Times New Roman"/>
        </w:rPr>
        <w:t xml:space="preserve">predicted and observed risks across most probability ranges in both cohorts, with </w:t>
      </w:r>
      <w:ins w:id="65" w:author="Author">
        <w:r w:rsidR="00FC04FD" w:rsidRPr="00133CF7">
          <w:rPr>
            <w:rFonts w:ascii="Calibri" w:eastAsia="PMingLiU" w:hAnsi="Calibri" w:cs="Times New Roman"/>
          </w:rPr>
          <w:t xml:space="preserve">a </w:t>
        </w:r>
      </w:ins>
      <w:r w:rsidRPr="00133CF7">
        <w:rPr>
          <w:rFonts w:ascii="Calibri" w:eastAsia="PMingLiU" w:hAnsi="Calibri" w:cs="Times New Roman"/>
        </w:rPr>
        <w:t>mild divergence at higher predicted risks</w:t>
      </w:r>
      <w:r w:rsidRPr="00133CF7">
        <w:t xml:space="preserve">. </w:t>
      </w:r>
      <w:ins w:id="66" w:author="Author">
        <w:r w:rsidRPr="00133CF7">
          <w:rPr>
            <w:rFonts w:ascii="Calibri" w:eastAsia="PMingLiU" w:hAnsi="Calibri" w:cs="Times New Roman"/>
          </w:rPr>
          <w:t xml:space="preserve">The </w:t>
        </w:r>
      </w:ins>
      <w:r w:rsidRPr="00133CF7">
        <w:t xml:space="preserve">SHAP analysis identified frequent hospitalizations within </w:t>
      </w:r>
      <w:ins w:id="67" w:author="Author">
        <w:r w:rsidRPr="00133CF7">
          <w:t>six</w:t>
        </w:r>
      </w:ins>
      <w:del w:id="68" w:author="Author">
        <w:r w:rsidRPr="00133CF7">
          <w:delText>6</w:delText>
        </w:r>
      </w:del>
      <w:r w:rsidRPr="00133CF7">
        <w:t xml:space="preserve"> months, </w:t>
      </w:r>
      <w:ins w:id="69" w:author="Author">
        <w:r w:rsidR="00FC04FD" w:rsidRPr="00133CF7">
          <w:t>a</w:t>
        </w:r>
      </w:ins>
      <w:del w:id="70" w:author="Author">
        <w:r w:rsidRPr="00133CF7" w:rsidDel="00FC04FD">
          <w:delText>A</w:delText>
        </w:r>
      </w:del>
      <w:r w:rsidRPr="00133CF7">
        <w:t xml:space="preserve">ctivities of </w:t>
      </w:r>
      <w:del w:id="71" w:author="Author">
        <w:r w:rsidRPr="00133CF7" w:rsidDel="00FC04FD">
          <w:delText>D</w:delText>
        </w:r>
      </w:del>
      <w:ins w:id="72" w:author="Author">
        <w:r w:rsidR="00FC04FD" w:rsidRPr="00133CF7">
          <w:t>d</w:t>
        </w:r>
      </w:ins>
      <w:r w:rsidRPr="00133CF7">
        <w:t xml:space="preserve">aily </w:t>
      </w:r>
      <w:del w:id="73" w:author="Author">
        <w:r w:rsidRPr="00133CF7" w:rsidDel="00FC04FD">
          <w:delText>L</w:delText>
        </w:r>
      </w:del>
      <w:ins w:id="74" w:author="Author">
        <w:r w:rsidR="00FC04FD" w:rsidRPr="00133CF7">
          <w:t>l</w:t>
        </w:r>
      </w:ins>
      <w:r w:rsidRPr="00133CF7">
        <w:t xml:space="preserve">iving impairment, and weight loss as the most influential predictors. </w:t>
      </w:r>
      <w:del w:id="75" w:author="Author">
        <w:r w:rsidRPr="00133CF7" w:rsidDel="00FC04FD">
          <w:delText>Notably, the</w:delText>
        </w:r>
      </w:del>
      <w:ins w:id="76" w:author="Author">
        <w:r w:rsidR="00FC04FD" w:rsidRPr="00133CF7">
          <w:t>The</w:t>
        </w:r>
      </w:ins>
      <w:r w:rsidRPr="00133CF7">
        <w:t xml:space="preserve"> model showed stable AUROC across sex and age strata (0.88–0.89)</w:t>
      </w:r>
      <w:ins w:id="77" w:author="Author">
        <w:r w:rsidR="00FC04FD" w:rsidRPr="00133CF7">
          <w:t xml:space="preserve">, and </w:t>
        </w:r>
      </w:ins>
      <w:del w:id="78" w:author="Author">
        <w:r w:rsidRPr="00133CF7" w:rsidDel="00FC04FD">
          <w:delText xml:space="preserve"> while </w:delText>
        </w:r>
      </w:del>
      <w:r w:rsidRPr="00133CF7">
        <w:t xml:space="preserve">maintained high discrimination in the subgroup of residents with improving </w:t>
      </w:r>
      <w:ins w:id="79" w:author="Author">
        <w:r w:rsidR="00AF767A" w:rsidRPr="00133CF7">
          <w:rPr>
            <w:rFonts w:cstheme="minorHAnsi"/>
            <w:szCs w:val="24"/>
          </w:rPr>
          <w:t>activities of daily living</w:t>
        </w:r>
      </w:ins>
      <w:del w:id="80" w:author="Author">
        <w:r w:rsidRPr="00133CF7" w:rsidDel="00AF767A">
          <w:rPr>
            <w:rFonts w:ascii="Calibri" w:eastAsia="PMingLiU" w:hAnsi="Calibri" w:cs="Times New Roman"/>
          </w:rPr>
          <w:delText>ADL</w:delText>
        </w:r>
      </w:del>
      <w:r w:rsidRPr="00133CF7">
        <w:rPr>
          <w:rFonts w:ascii="Calibri" w:eastAsia="PMingLiU" w:hAnsi="Calibri" w:cs="Times New Roman"/>
        </w:rPr>
        <w:t xml:space="preserve"> scores (AUROC: 0.90), a population where mortality risk is often underestimated by </w:t>
      </w:r>
      <w:r w:rsidRPr="00133CF7">
        <w:rPr>
          <w:rFonts w:ascii="Calibri" w:eastAsia="PMingLiU" w:hAnsi="Calibri" w:cs="Times New Roman"/>
        </w:rPr>
        <w:lastRenderedPageBreak/>
        <w:t>conventional clinical assessment</w:t>
      </w:r>
      <w:ins w:id="81" w:author="Author">
        <w:r w:rsidR="004C47C0" w:rsidRPr="00133CF7">
          <w:rPr>
            <w:rFonts w:ascii="Calibri" w:eastAsia="PMingLiU" w:hAnsi="Calibri" w:cs="Times New Roman"/>
          </w:rPr>
          <w:t>s</w:t>
        </w:r>
      </w:ins>
      <w:r w:rsidRPr="00133CF7">
        <w:rPr>
          <w:rFonts w:ascii="Calibri" w:eastAsia="PMingLiU" w:hAnsi="Calibri" w:cs="Times New Roman"/>
        </w:rPr>
        <w:t>.</w:t>
      </w:r>
    </w:p>
    <w:p w14:paraId="3F186D1F" w14:textId="0CAC122E" w:rsidR="00B139C2" w:rsidRPr="00133CF7" w:rsidDel="00CD7C28" w:rsidRDefault="001042F6" w:rsidP="00D017DE">
      <w:pPr>
        <w:rPr>
          <w:del w:id="82" w:author="Author"/>
          <w:b/>
        </w:rPr>
      </w:pPr>
      <w:r w:rsidRPr="00133CF7">
        <w:rPr>
          <w:b/>
        </w:rPr>
        <w:t>Conclusions</w:t>
      </w:r>
      <w:ins w:id="83" w:author="Author">
        <w:r w:rsidR="00CD7C28" w:rsidRPr="00133CF7">
          <w:rPr>
            <w:b/>
          </w:rPr>
          <w:t xml:space="preserve">: </w:t>
        </w:r>
      </w:ins>
    </w:p>
    <w:p w14:paraId="271F030C" w14:textId="05DBAF51" w:rsidR="00B139C2" w:rsidRPr="00133CF7" w:rsidRDefault="004C47C0" w:rsidP="00D017DE">
      <w:pPr>
        <w:rPr>
          <w:b/>
        </w:rPr>
      </w:pPr>
      <w:ins w:id="84" w:author="Author">
        <w:r w:rsidRPr="00133CF7">
          <w:t xml:space="preserve">An </w:t>
        </w:r>
      </w:ins>
      <w:del w:id="85" w:author="Author">
        <w:r w:rsidR="001042F6" w:rsidRPr="00133CF7" w:rsidDel="004C47C0">
          <w:delText>I</w:delText>
        </w:r>
      </w:del>
      <w:ins w:id="86" w:author="Author">
        <w:r w:rsidRPr="00133CF7">
          <w:t>i</w:t>
        </w:r>
      </w:ins>
      <w:r w:rsidR="001042F6" w:rsidRPr="00133CF7">
        <w:t>nterpretable machine learning model</w:t>
      </w:r>
      <w:del w:id="87" w:author="Author">
        <w:r w:rsidR="001042F6" w:rsidRPr="00133CF7" w:rsidDel="004C47C0">
          <w:delText>s</w:delText>
        </w:r>
      </w:del>
      <w:r w:rsidR="001042F6" w:rsidRPr="00133CF7">
        <w:t xml:space="preserve"> using routinely collected admission data provide accurate mortality predictions without requiring hospital-based electronic health record data linkage</w:t>
      </w:r>
      <w:ins w:id="88" w:author="Author">
        <w:r w:rsidR="001042F6" w:rsidRPr="00133CF7">
          <w:rPr>
            <w:rFonts w:ascii="Calibri" w:eastAsia="PMingLiU" w:hAnsi="Calibri" w:cs="Times New Roman"/>
          </w:rPr>
          <w:t>s</w:t>
        </w:r>
      </w:ins>
      <w:r w:rsidR="001042F6" w:rsidRPr="00133CF7">
        <w:rPr>
          <w:rFonts w:ascii="Calibri" w:eastAsia="PMingLiU" w:hAnsi="Calibri" w:cs="Times New Roman"/>
        </w:rPr>
        <w:t xml:space="preserve">, </w:t>
      </w:r>
      <w:r w:rsidR="001042F6" w:rsidRPr="00133CF7">
        <w:t xml:space="preserve">and </w:t>
      </w:r>
      <w:r w:rsidR="001042F6" w:rsidRPr="00133CF7">
        <w:rPr>
          <w:rFonts w:ascii="Calibri" w:eastAsia="PMingLiU" w:hAnsi="Calibri" w:cs="Times New Roman"/>
        </w:rPr>
        <w:t>generalized well under temporal validation</w:t>
      </w:r>
      <w:r w:rsidR="001042F6" w:rsidRPr="00133CF7">
        <w:t xml:space="preserve"> in Taiwan. This practical tool can serve as a decision-support system to prompt early palliative care discussions and enhance person-centered care planning in LTCF settings</w:t>
      </w:r>
      <w:ins w:id="89" w:author="Author">
        <w:r w:rsidRPr="00133CF7">
          <w:t>.</w:t>
        </w:r>
      </w:ins>
      <w:del w:id="90" w:author="Author">
        <w:r w:rsidR="001042F6" w:rsidRPr="00133CF7" w:rsidDel="004C47C0">
          <w:rPr>
            <w:b/>
          </w:rPr>
          <w:delText>.</w:delText>
        </w:r>
      </w:del>
    </w:p>
    <w:p w14:paraId="6BC4B375" w14:textId="77777777" w:rsidR="00B139C2" w:rsidRPr="00133CF7" w:rsidRDefault="00B139C2" w:rsidP="00D017DE">
      <w:pPr>
        <w:rPr>
          <w:b/>
        </w:rPr>
      </w:pPr>
    </w:p>
    <w:p w14:paraId="74257002" w14:textId="6D1514D1" w:rsidR="00B139C2" w:rsidRPr="00133CF7" w:rsidRDefault="001042F6" w:rsidP="001F1180">
      <w:pPr>
        <w:rPr>
          <w:b/>
        </w:rPr>
      </w:pPr>
      <w:r w:rsidRPr="00133CF7">
        <w:rPr>
          <w:b/>
          <w:bCs/>
        </w:rPr>
        <w:t>Keywords:</w:t>
      </w:r>
      <w:r w:rsidRPr="00133CF7">
        <w:rPr>
          <w:b/>
        </w:rPr>
        <w:t xml:space="preserve"> </w:t>
      </w:r>
      <w:r w:rsidRPr="00133CF7">
        <w:t>long-term care facilities; mortality prediction; machine learning; artificial intelligence; Taiwan</w:t>
      </w:r>
      <w:r w:rsidRPr="00133CF7">
        <w:rPr>
          <w:b/>
        </w:rPr>
        <w:br w:type="column"/>
      </w:r>
      <w:r w:rsidRPr="00133CF7">
        <w:rPr>
          <w:b/>
        </w:rPr>
        <w:lastRenderedPageBreak/>
        <w:t>Intr</w:t>
      </w:r>
      <w:commentRangeStart w:id="91"/>
      <w:r w:rsidRPr="00133CF7">
        <w:rPr>
          <w:b/>
        </w:rPr>
        <w:t>o</w:t>
      </w:r>
      <w:commentRangeEnd w:id="91"/>
      <w:r w:rsidR="003B02B6" w:rsidRPr="00133CF7">
        <w:rPr>
          <w:rStyle w:val="CommentReference"/>
          <w:b/>
          <w:sz w:val="24"/>
          <w:szCs w:val="22"/>
        </w:rPr>
        <w:commentReference w:id="91"/>
      </w:r>
      <w:r w:rsidRPr="00133CF7">
        <w:rPr>
          <w:b/>
        </w:rPr>
        <w:t>duction</w:t>
      </w:r>
    </w:p>
    <w:p w14:paraId="5B46FB21" w14:textId="02321800" w:rsidR="00B139C2" w:rsidRPr="00133CF7" w:rsidRDefault="00B6222D" w:rsidP="001F1180">
      <w:ins w:id="92" w:author="Author">
        <w:r w:rsidRPr="00133CF7">
          <w:t xml:space="preserve">The </w:t>
        </w:r>
      </w:ins>
      <w:del w:id="93" w:author="Author">
        <w:r w:rsidR="001042F6" w:rsidRPr="00133CF7" w:rsidDel="00B6222D">
          <w:delText>A</w:delText>
        </w:r>
      </w:del>
      <w:ins w:id="94" w:author="Author">
        <w:r w:rsidRPr="00133CF7">
          <w:t>a</w:t>
        </w:r>
      </w:ins>
      <w:r w:rsidR="001042F6" w:rsidRPr="00133CF7">
        <w:t xml:space="preserve">ccelerating </w:t>
      </w:r>
      <w:del w:id="95" w:author="Author">
        <w:r w:rsidR="001042F6" w:rsidRPr="00133CF7" w:rsidDel="00B6222D">
          <w:delText xml:space="preserve">global </w:delText>
        </w:r>
      </w:del>
      <w:r w:rsidR="001042F6" w:rsidRPr="00133CF7">
        <w:t xml:space="preserve">population aging </w:t>
      </w:r>
      <w:ins w:id="96" w:author="Author">
        <w:r w:rsidRPr="00133CF7">
          <w:t xml:space="preserve">at a global scale </w:t>
        </w:r>
      </w:ins>
      <w:r w:rsidR="001042F6" w:rsidRPr="00133CF7">
        <w:t>has established long-term care facilities (LTCFs) as a cornerstone of geriatric healthcare systems [1,</w:t>
      </w:r>
      <w:del w:id="97" w:author="Author">
        <w:r w:rsidR="001042F6" w:rsidRPr="00133CF7" w:rsidDel="00523265">
          <w:delText xml:space="preserve"> </w:delText>
        </w:r>
      </w:del>
      <w:r w:rsidR="001042F6" w:rsidRPr="00133CF7">
        <w:t xml:space="preserve">2]. For many older adults, </w:t>
      </w:r>
      <w:del w:id="98" w:author="Author">
        <w:r w:rsidR="001042F6" w:rsidRPr="00133CF7" w:rsidDel="00D80A9D">
          <w:delText xml:space="preserve">the transition to an </w:delText>
        </w:r>
      </w:del>
      <w:r w:rsidR="001042F6" w:rsidRPr="00133CF7">
        <w:t>LTCF</w:t>
      </w:r>
      <w:ins w:id="99" w:author="Author">
        <w:r w:rsidR="00D80A9D" w:rsidRPr="00133CF7">
          <w:t xml:space="preserve"> transition</w:t>
        </w:r>
      </w:ins>
      <w:r w:rsidR="001042F6" w:rsidRPr="00133CF7">
        <w:t xml:space="preserve"> </w:t>
      </w:r>
      <w:ins w:id="100" w:author="Author">
        <w:r w:rsidR="00D80A9D" w:rsidRPr="00133CF7">
          <w:t xml:space="preserve">is a major event in </w:t>
        </w:r>
      </w:ins>
      <w:del w:id="101" w:author="Author">
        <w:r w:rsidR="001042F6" w:rsidRPr="00133CF7" w:rsidDel="00D80A9D">
          <w:delText xml:space="preserve">represents a critical juncture </w:delText>
        </w:r>
      </w:del>
      <w:r w:rsidR="001042F6" w:rsidRPr="00133CF7">
        <w:t>in their health trajectory, often marked by precipitous functional decline and limited life expectancy [1,</w:t>
      </w:r>
      <w:del w:id="102" w:author="Author">
        <w:r w:rsidR="001042F6" w:rsidRPr="00133CF7" w:rsidDel="00E33634">
          <w:delText xml:space="preserve"> </w:delText>
        </w:r>
      </w:del>
      <w:r w:rsidR="001042F6" w:rsidRPr="00133CF7">
        <w:t>3]</w:t>
      </w:r>
      <w:ins w:id="103" w:author="Author">
        <w:r w:rsidR="00D80A9D" w:rsidRPr="00133CF7">
          <w:t>.</w:t>
        </w:r>
      </w:ins>
      <w:r w:rsidR="001042F6" w:rsidRPr="00133CF7">
        <w:t xml:space="preserve"> </w:t>
      </w:r>
      <w:ins w:id="104" w:author="Author">
        <w:r w:rsidR="00523265" w:rsidRPr="00133CF7">
          <w:t xml:space="preserve">This renders paramount </w:t>
        </w:r>
      </w:ins>
      <w:del w:id="105" w:author="Author">
        <w:r w:rsidR="001042F6" w:rsidRPr="00133CF7" w:rsidDel="00523265">
          <w:delText>A</w:delText>
        </w:r>
      </w:del>
      <w:ins w:id="106" w:author="Author">
        <w:r w:rsidR="00342E2D" w:rsidRPr="00133CF7">
          <w:t>a</w:t>
        </w:r>
      </w:ins>
      <w:r w:rsidR="001042F6" w:rsidRPr="00133CF7">
        <w:t>ccurate prognostic assessment at the time of admission</w:t>
      </w:r>
      <w:del w:id="107" w:author="Author">
        <w:r w:rsidR="001042F6" w:rsidRPr="00133CF7" w:rsidDel="00342E2D">
          <w:delText xml:space="preserve"> is </w:delText>
        </w:r>
        <w:r w:rsidR="001042F6" w:rsidRPr="00133CF7">
          <w:delText xml:space="preserve">therefore </w:delText>
        </w:r>
        <w:r w:rsidR="001042F6" w:rsidRPr="00133CF7" w:rsidDel="00342E2D">
          <w:delText>paramount</w:delText>
        </w:r>
      </w:del>
      <w:r w:rsidR="001042F6" w:rsidRPr="00133CF7">
        <w:t xml:space="preserve">, not only to align clinical care with patient goals but also </w:t>
      </w:r>
      <w:del w:id="108" w:author="Author">
        <w:r w:rsidR="001042F6" w:rsidRPr="00133CF7" w:rsidDel="00342E2D">
          <w:delText xml:space="preserve">to </w:delText>
        </w:r>
      </w:del>
      <w:r w:rsidR="001042F6" w:rsidRPr="00133CF7">
        <w:t>facilitate timely advance care planning (ACP), optimize resource allocation, and ensure equitable access to palliative services [4,</w:t>
      </w:r>
      <w:del w:id="109" w:author="Author">
        <w:r w:rsidR="001042F6" w:rsidRPr="00133CF7" w:rsidDel="00E33634">
          <w:delText xml:space="preserve"> </w:delText>
        </w:r>
      </w:del>
      <w:r w:rsidR="001042F6" w:rsidRPr="00133CF7">
        <w:t xml:space="preserve">5]. </w:t>
      </w:r>
      <w:del w:id="110" w:author="Author">
        <w:r w:rsidR="001042F6" w:rsidRPr="00133CF7" w:rsidDel="00342E2D">
          <w:delText>Prior studies have reported s</w:delText>
        </w:r>
      </w:del>
      <w:ins w:id="111" w:author="Author">
        <w:r w:rsidR="00342E2D" w:rsidRPr="00133CF7">
          <w:t>S</w:t>
        </w:r>
      </w:ins>
      <w:r w:rsidR="001042F6" w:rsidRPr="00133CF7">
        <w:t xml:space="preserve">ubstantial early mortality </w:t>
      </w:r>
      <w:ins w:id="112" w:author="Author">
        <w:r w:rsidR="00342E2D" w:rsidRPr="00133CF7">
          <w:t xml:space="preserve">has been reported </w:t>
        </w:r>
      </w:ins>
      <w:r w:rsidR="001042F6" w:rsidRPr="00133CF7">
        <w:t>after first-time LTCF admission, with approximately one in five residents dying within the first months of placement and mortality rates markedly exceeding those in age-matched community populations [2,</w:t>
      </w:r>
      <w:del w:id="113" w:author="Author">
        <w:r w:rsidR="001042F6" w:rsidRPr="00133CF7" w:rsidDel="00E33634">
          <w:delText xml:space="preserve"> </w:delText>
        </w:r>
      </w:del>
      <w:r w:rsidR="001042F6" w:rsidRPr="00133CF7">
        <w:t xml:space="preserve">3]. </w:t>
      </w:r>
      <w:del w:id="114" w:author="Author">
        <w:r w:rsidR="001042F6" w:rsidRPr="00133CF7" w:rsidDel="001D23BF">
          <w:delText>These patterns underscore the</w:delText>
        </w:r>
      </w:del>
      <w:ins w:id="115" w:author="Author">
        <w:r w:rsidR="001D23BF" w:rsidRPr="00133CF7">
          <w:t>Therefore, there is</w:t>
        </w:r>
      </w:ins>
      <w:r w:rsidR="001042F6" w:rsidRPr="00133CF7">
        <w:t xml:space="preserve"> importance </w:t>
      </w:r>
      <w:del w:id="116" w:author="Author">
        <w:r w:rsidR="001042F6" w:rsidRPr="00133CF7" w:rsidDel="001D23BF">
          <w:delText xml:space="preserve">of </w:delText>
        </w:r>
      </w:del>
      <w:ins w:id="117" w:author="Author">
        <w:r w:rsidR="001D23BF" w:rsidRPr="00133CF7">
          <w:t xml:space="preserve">in promoting </w:t>
        </w:r>
        <w:r w:rsidR="001042F6" w:rsidRPr="00133CF7">
          <w:rPr>
            <w:rFonts w:ascii="Calibri" w:eastAsia="PMingLiU" w:hAnsi="Calibri" w:cs="Times New Roman"/>
          </w:rPr>
          <w:t xml:space="preserve">the </w:t>
        </w:r>
      </w:ins>
      <w:r w:rsidR="001042F6" w:rsidRPr="00133CF7">
        <w:rPr>
          <w:rFonts w:ascii="Calibri" w:eastAsia="PMingLiU" w:hAnsi="Calibri" w:cs="Times New Roman"/>
        </w:rPr>
        <w:t xml:space="preserve">early identification of residents at high </w:t>
      </w:r>
      <w:del w:id="118" w:author="Author">
        <w:r w:rsidR="001042F6" w:rsidRPr="00133CF7" w:rsidDel="001D23BF">
          <w:rPr>
            <w:rFonts w:ascii="Calibri" w:eastAsia="PMingLiU" w:hAnsi="Calibri" w:cs="Times New Roman"/>
          </w:rPr>
          <w:delText xml:space="preserve">short-term </w:delText>
        </w:r>
      </w:del>
      <w:r w:rsidR="001042F6" w:rsidRPr="00133CF7">
        <w:rPr>
          <w:rFonts w:ascii="Calibri" w:eastAsia="PMingLiU" w:hAnsi="Calibri" w:cs="Times New Roman"/>
        </w:rPr>
        <w:t>risk</w:t>
      </w:r>
      <w:ins w:id="119" w:author="Author">
        <w:r w:rsidR="001D23BF" w:rsidRPr="00133CF7">
          <w:rPr>
            <w:rFonts w:ascii="Calibri" w:eastAsia="PMingLiU" w:hAnsi="Calibri" w:cs="Times New Roman"/>
          </w:rPr>
          <w:t xml:space="preserve"> in the short-term</w:t>
        </w:r>
      </w:ins>
      <w:r w:rsidR="001042F6" w:rsidRPr="00133CF7">
        <w:rPr>
          <w:rFonts w:ascii="Calibri" w:eastAsia="PMingLiU" w:hAnsi="Calibri" w:cs="Times New Roman"/>
        </w:rPr>
        <w:t>.</w:t>
      </w:r>
    </w:p>
    <w:p w14:paraId="4D1D0B50" w14:textId="77777777" w:rsidR="00B139C2" w:rsidRPr="00133CF7" w:rsidRDefault="00B139C2" w:rsidP="001F1180"/>
    <w:p w14:paraId="6E47CC3C" w14:textId="6B1C41F1" w:rsidR="00B139C2" w:rsidRPr="00133CF7" w:rsidDel="00AB68CE" w:rsidRDefault="001042F6" w:rsidP="001F1180">
      <w:pPr>
        <w:rPr>
          <w:del w:id="120" w:author="Author"/>
        </w:rPr>
      </w:pPr>
      <w:r w:rsidRPr="00133CF7">
        <w:t xml:space="preserve">Several prognostic tools have been developed to estimate mortality risk among LTCF residents, </w:t>
      </w:r>
      <w:del w:id="121" w:author="Author">
        <w:r w:rsidRPr="00133CF7" w:rsidDel="001D23BF">
          <w:delText xml:space="preserve">largely </w:delText>
        </w:r>
      </w:del>
      <w:ins w:id="122" w:author="Author">
        <w:r w:rsidR="001D23BF" w:rsidRPr="00133CF7">
          <w:t xml:space="preserve">mostly </w:t>
        </w:r>
      </w:ins>
      <w:r w:rsidRPr="00133CF7">
        <w:t>in the United States</w:t>
      </w:r>
      <w:ins w:id="123" w:author="Author">
        <w:r w:rsidR="001D23BF" w:rsidRPr="00133CF7">
          <w:t xml:space="preserve"> of America</w:t>
        </w:r>
      </w:ins>
      <w:r w:rsidRPr="00133CF7">
        <w:t xml:space="preserve"> and predominantly using </w:t>
      </w:r>
      <w:ins w:id="124" w:author="Author">
        <w:r w:rsidRPr="00133CF7">
          <w:t>a m</w:t>
        </w:r>
      </w:ins>
      <w:del w:id="125" w:author="Author">
        <w:r w:rsidRPr="00133CF7">
          <w:delText>M</w:delText>
        </w:r>
      </w:del>
      <w:r w:rsidRPr="00133CF7">
        <w:t xml:space="preserve">inimum </w:t>
      </w:r>
      <w:ins w:id="126" w:author="Author">
        <w:r w:rsidRPr="00133CF7">
          <w:t>d</w:t>
        </w:r>
      </w:ins>
      <w:del w:id="127" w:author="Author">
        <w:r w:rsidRPr="00133CF7">
          <w:delText>D</w:delText>
        </w:r>
      </w:del>
      <w:r w:rsidRPr="00133CF7">
        <w:t>ata</w:t>
      </w:r>
      <w:ins w:id="128" w:author="Author">
        <w:r w:rsidRPr="00133CF7">
          <w:t>s</w:t>
        </w:r>
      </w:ins>
      <w:del w:id="129" w:author="Author">
        <w:r w:rsidRPr="00133CF7">
          <w:delText xml:space="preserve"> S</w:delText>
        </w:r>
      </w:del>
      <w:r w:rsidRPr="00133CF7">
        <w:t>et (MDS) or related assessment instruments [5-10]. Examples include the Advanced Dementia Prognostic Tool</w:t>
      </w:r>
      <w:del w:id="130" w:author="Author">
        <w:r w:rsidRPr="00133CF7" w:rsidDel="001D23BF">
          <w:delText xml:space="preserve"> (ADEPT)</w:delText>
        </w:r>
      </w:del>
      <w:r w:rsidRPr="00133CF7">
        <w:t>, designed for residents with advanced dementia [7,</w:t>
      </w:r>
      <w:del w:id="131" w:author="Author">
        <w:r w:rsidRPr="00133CF7" w:rsidDel="00E33634">
          <w:delText xml:space="preserve"> </w:delText>
        </w:r>
      </w:del>
      <w:r w:rsidRPr="00133CF7">
        <w:t xml:space="preserve">9], and the MDS Mortality Risk Index </w:t>
      </w:r>
      <w:del w:id="132" w:author="Author">
        <w:r w:rsidRPr="00133CF7" w:rsidDel="00BD666E">
          <w:delText xml:space="preserve">(MMRI) </w:delText>
        </w:r>
      </w:del>
      <w:r w:rsidRPr="00133CF7">
        <w:t xml:space="preserve">for </w:t>
      </w:r>
      <w:del w:id="133" w:author="Author">
        <w:r w:rsidRPr="00133CF7" w:rsidDel="00BD666E">
          <w:delText>6</w:delText>
        </w:r>
      </w:del>
      <w:ins w:id="134" w:author="Author">
        <w:r w:rsidR="00BD666E" w:rsidRPr="00133CF7">
          <w:t>six</w:t>
        </w:r>
      </w:ins>
      <w:r w:rsidRPr="00133CF7">
        <w:t>-month risk stratification [5,</w:t>
      </w:r>
      <w:del w:id="135" w:author="Author">
        <w:r w:rsidRPr="00133CF7" w:rsidDel="00E33634">
          <w:delText xml:space="preserve"> </w:delText>
        </w:r>
      </w:del>
      <w:r w:rsidRPr="00133CF7">
        <w:t>6,</w:t>
      </w:r>
      <w:del w:id="136" w:author="Author">
        <w:r w:rsidRPr="00133CF7" w:rsidDel="00E33634">
          <w:delText xml:space="preserve"> </w:delText>
        </w:r>
      </w:del>
      <w:r w:rsidRPr="00133CF7">
        <w:t xml:space="preserve">8]. </w:t>
      </w:r>
      <w:ins w:id="137" w:author="Author">
        <w:r w:rsidRPr="00133CF7">
          <w:t>Although</w:t>
        </w:r>
      </w:ins>
      <w:del w:id="138" w:author="Author">
        <w:r w:rsidRPr="00133CF7">
          <w:delText>While</w:delText>
        </w:r>
      </w:del>
      <w:r w:rsidRPr="00133CF7">
        <w:t xml:space="preserve"> several of these models have undergone prospective validation [6,</w:t>
      </w:r>
      <w:del w:id="139" w:author="Author">
        <w:r w:rsidRPr="00133CF7" w:rsidDel="00E33634">
          <w:delText xml:space="preserve"> </w:delText>
        </w:r>
      </w:del>
      <w:r w:rsidRPr="00133CF7">
        <w:t xml:space="preserve">7], most were developed </w:t>
      </w:r>
      <w:ins w:id="140" w:author="Author">
        <w:r w:rsidRPr="00133CF7">
          <w:t>more than</w:t>
        </w:r>
      </w:ins>
      <w:del w:id="141" w:author="Author">
        <w:r w:rsidRPr="00133CF7">
          <w:delText>over</w:delText>
        </w:r>
      </w:del>
      <w:r w:rsidRPr="00133CF7">
        <w:t xml:space="preserve"> a decade ago and may not reflect contemporary care practices, evolving resident acuity, or shifts in LTCF populations following </w:t>
      </w:r>
      <w:del w:id="142" w:author="Author">
        <w:r w:rsidRPr="00133CF7">
          <w:delText xml:space="preserve">policy changes in </w:delText>
        </w:r>
      </w:del>
      <w:r w:rsidRPr="00133CF7">
        <w:t>post-acute care</w:t>
      </w:r>
      <w:ins w:id="143" w:author="Author">
        <w:r w:rsidRPr="00133CF7">
          <w:rPr>
            <w:rFonts w:ascii="Calibri" w:eastAsia="PMingLiU" w:hAnsi="Calibri" w:cs="Times New Roman"/>
          </w:rPr>
          <w:t xml:space="preserve"> policy changes</w:t>
        </w:r>
      </w:ins>
      <w:r w:rsidRPr="00133CF7">
        <w:rPr>
          <w:rFonts w:ascii="Calibri" w:eastAsia="PMingLiU" w:hAnsi="Calibri" w:cs="Times New Roman"/>
        </w:rPr>
        <w:t>.</w:t>
      </w:r>
      <w:r w:rsidRPr="00133CF7">
        <w:t xml:space="preserve"> </w:t>
      </w:r>
    </w:p>
    <w:p w14:paraId="53730146" w14:textId="60E15A70" w:rsidR="00B139C2" w:rsidRPr="00133CF7" w:rsidDel="00AB68CE" w:rsidRDefault="00B139C2" w:rsidP="001F1180">
      <w:pPr>
        <w:rPr>
          <w:del w:id="144" w:author="Author"/>
        </w:rPr>
      </w:pPr>
    </w:p>
    <w:p w14:paraId="7E04AE6C" w14:textId="01EE399C" w:rsidR="00B139C2" w:rsidRPr="00133CF7" w:rsidRDefault="001042F6" w:rsidP="001F1180">
      <w:ins w:id="145" w:author="Author">
        <w:r w:rsidRPr="00133CF7">
          <w:t>R</w:t>
        </w:r>
      </w:ins>
      <w:del w:id="146" w:author="Author">
        <w:r w:rsidRPr="00133CF7">
          <w:delText>More r</w:delText>
        </w:r>
      </w:del>
      <w:r w:rsidRPr="00133CF7">
        <w:t>ecent initiatives have attempted to address these limitations</w:t>
      </w:r>
      <w:ins w:id="147" w:author="Author">
        <w:r w:rsidR="00687BC3" w:rsidRPr="00133CF7">
          <w:t xml:space="preserve">, achieving </w:t>
        </w:r>
      </w:ins>
      <w:del w:id="148" w:author="Author">
        <w:r w:rsidRPr="00133CF7" w:rsidDel="00687BC3">
          <w:delText xml:space="preserve"> with </w:delText>
        </w:r>
      </w:del>
      <w:r w:rsidRPr="00133CF7">
        <w:t>mixed success. The Hospice Eligibility Prediction</w:t>
      </w:r>
      <w:del w:id="149" w:author="Author">
        <w:r w:rsidRPr="00133CF7" w:rsidDel="00687BC3">
          <w:delText xml:space="preserve"> (HELP)</w:delText>
        </w:r>
      </w:del>
      <w:r w:rsidRPr="00133CF7">
        <w:t xml:space="preserve"> Index incorporate</w:t>
      </w:r>
      <w:ins w:id="150" w:author="Author">
        <w:r w:rsidRPr="00133CF7">
          <w:t>s</w:t>
        </w:r>
      </w:ins>
      <w:del w:id="151" w:author="Author">
        <w:r w:rsidRPr="00133CF7">
          <w:delText>d</w:delText>
        </w:r>
      </w:del>
      <w:r w:rsidRPr="00133CF7">
        <w:t xml:space="preserve"> </w:t>
      </w:r>
      <w:del w:id="152" w:author="Author">
        <w:r w:rsidRPr="00133CF7" w:rsidDel="008153F3">
          <w:delText>a broader range of</w:delText>
        </w:r>
      </w:del>
      <w:ins w:id="153" w:author="Author">
        <w:r w:rsidR="008153F3" w:rsidRPr="00133CF7">
          <w:t>various</w:t>
        </w:r>
      </w:ins>
      <w:r w:rsidRPr="00133CF7">
        <w:t xml:space="preserve"> clinical indicators o</w:t>
      </w:r>
      <w:ins w:id="154" w:author="Author">
        <w:r w:rsidRPr="00133CF7">
          <w:t>f</w:t>
        </w:r>
      </w:ins>
      <w:del w:id="155" w:author="Author">
        <w:r w:rsidRPr="00133CF7">
          <w:delText>n</w:delText>
        </w:r>
      </w:del>
      <w:r w:rsidRPr="00133CF7">
        <w:t xml:space="preserve"> </w:t>
      </w:r>
      <w:del w:id="156" w:author="Author">
        <w:r w:rsidRPr="00133CF7" w:rsidDel="008153F3">
          <w:rPr>
            <w:rFonts w:ascii="Calibri" w:eastAsia="PMingLiU" w:hAnsi="Calibri" w:cs="Times New Roman"/>
          </w:rPr>
          <w:delText xml:space="preserve">history of </w:delText>
        </w:r>
      </w:del>
      <w:r w:rsidRPr="00133CF7">
        <w:rPr>
          <w:rFonts w:ascii="Calibri" w:eastAsia="PMingLiU" w:hAnsi="Calibri" w:cs="Times New Roman"/>
        </w:rPr>
        <w:t>hospital admission</w:t>
      </w:r>
      <w:del w:id="157" w:author="Author">
        <w:r w:rsidRPr="00133CF7">
          <w:delText>s</w:delText>
        </w:r>
      </w:del>
      <w:ins w:id="158" w:author="Author">
        <w:r w:rsidR="008153F3" w:rsidRPr="00133CF7">
          <w:t xml:space="preserve"> history</w:t>
        </w:r>
      </w:ins>
      <w:r w:rsidRPr="00133CF7">
        <w:t xml:space="preserve"> [11], while Jorissen </w:t>
      </w:r>
      <w:commentRangeStart w:id="159"/>
      <w:ins w:id="160" w:author="Author">
        <w:r w:rsidRPr="00133CF7">
          <w:t>et al.</w:t>
        </w:r>
      </w:ins>
      <w:commentRangeEnd w:id="159"/>
      <w:r w:rsidRPr="00133CF7">
        <w:rPr>
          <w:rStyle w:val="CommentReference"/>
          <w:sz w:val="24"/>
          <w:szCs w:val="22"/>
        </w:rPr>
        <w:commentReference w:id="159"/>
      </w:r>
      <w:del w:id="161" w:author="Author">
        <w:r w:rsidRPr="00133CF7">
          <w:delText>and colleagues</w:delText>
        </w:r>
      </w:del>
      <w:r w:rsidRPr="00133CF7">
        <w:t xml:space="preserve"> developed a comprehensive 51-variable model with individual-, medication-, system-</w:t>
      </w:r>
      <w:ins w:id="162" w:author="Author">
        <w:r w:rsidRPr="00133CF7">
          <w:rPr>
            <w:rFonts w:ascii="Calibri" w:eastAsia="PMingLiU" w:hAnsi="Calibri" w:cs="Times New Roman"/>
          </w:rPr>
          <w:t>,</w:t>
        </w:r>
      </w:ins>
      <w:r w:rsidRPr="00133CF7">
        <w:rPr>
          <w:rFonts w:ascii="Calibri" w:eastAsia="PMingLiU" w:hAnsi="Calibri" w:cs="Times New Roman"/>
        </w:rPr>
        <w:t xml:space="preserve"> and healthcare-related factors known </w:t>
      </w:r>
      <w:r w:rsidRPr="00133CF7">
        <w:t xml:space="preserve">at entry into an LTCF [12]. However, their clinical utility remains hindered by </w:t>
      </w:r>
      <w:r w:rsidRPr="00133CF7">
        <w:rPr>
          <w:rFonts w:ascii="Calibri" w:eastAsia="PMingLiU" w:hAnsi="Calibri" w:cs="Times New Roman"/>
        </w:rPr>
        <w:t>excessive complexity</w:t>
      </w:r>
      <w:del w:id="163" w:author="Author">
        <w:r w:rsidRPr="00133CF7">
          <w:delText>,</w:delText>
        </w:r>
      </w:del>
      <w:r w:rsidRPr="00133CF7">
        <w:t xml:space="preserve"> and a lack of external validation in </w:t>
      </w:r>
      <w:del w:id="164" w:author="Author">
        <w:r w:rsidRPr="00133CF7" w:rsidDel="00A7382E">
          <w:delText xml:space="preserve">diverse </w:delText>
        </w:r>
      </w:del>
      <w:ins w:id="165" w:author="Author">
        <w:r w:rsidR="00A7382E" w:rsidRPr="00133CF7">
          <w:t xml:space="preserve">a greater number of </w:t>
        </w:r>
      </w:ins>
      <w:r w:rsidRPr="00133CF7">
        <w:t>populations.</w:t>
      </w:r>
    </w:p>
    <w:p w14:paraId="14A456D4" w14:textId="77777777" w:rsidR="00B139C2" w:rsidRPr="00133CF7" w:rsidRDefault="00B139C2" w:rsidP="001F1180"/>
    <w:p w14:paraId="7FA3C493" w14:textId="29F18830" w:rsidR="00B139C2" w:rsidRPr="00133CF7" w:rsidRDefault="00A7382E" w:rsidP="001F1180">
      <w:ins w:id="166" w:author="Author">
        <w:r w:rsidRPr="00133CF7">
          <w:t xml:space="preserve">In such contexts, </w:t>
        </w:r>
      </w:ins>
      <w:del w:id="167" w:author="Author">
        <w:r w:rsidR="001042F6" w:rsidRPr="00133CF7" w:rsidDel="00A7382E">
          <w:delText>M</w:delText>
        </w:r>
      </w:del>
      <w:ins w:id="168" w:author="Author">
        <w:r w:rsidRPr="00133CF7">
          <w:t>m</w:t>
        </w:r>
      </w:ins>
      <w:r w:rsidR="001042F6" w:rsidRPr="00133CF7">
        <w:t>achine learning methods offer potential advantages for risk prediction</w:t>
      </w:r>
      <w:del w:id="169" w:author="Author">
        <w:r w:rsidR="001042F6" w:rsidRPr="00133CF7" w:rsidDel="001B6933">
          <w:delText xml:space="preserve"> </w:delText>
        </w:r>
        <w:r w:rsidR="001042F6" w:rsidRPr="00133CF7" w:rsidDel="00A7382E">
          <w:delText>in this setting</w:delText>
        </w:r>
      </w:del>
      <w:r w:rsidR="001042F6" w:rsidRPr="00133CF7">
        <w:t xml:space="preserve">, including the ability to model nonlinear associations and higher-order interactions within correlated clinical domains [13]. </w:t>
      </w:r>
      <w:del w:id="170" w:author="Author">
        <w:r w:rsidR="001042F6" w:rsidRPr="00133CF7" w:rsidDel="001B6933">
          <w:delText>Recent studies have</w:delText>
        </w:r>
      </w:del>
      <w:ins w:id="171" w:author="Author">
        <w:r w:rsidR="001B6933" w:rsidRPr="00133CF7">
          <w:t xml:space="preserve">There have been recent reports </w:t>
        </w:r>
        <w:r w:rsidR="00C94A1D" w:rsidRPr="00133CF7">
          <w:t xml:space="preserve">describing </w:t>
        </w:r>
      </w:ins>
      <w:del w:id="172" w:author="Author">
        <w:r w:rsidR="001042F6" w:rsidRPr="00133CF7" w:rsidDel="001B6933">
          <w:delText xml:space="preserve"> reported </w:delText>
        </w:r>
      </w:del>
      <w:r w:rsidR="001042F6" w:rsidRPr="00133CF7">
        <w:t xml:space="preserve">improved discrimination </w:t>
      </w:r>
      <w:ins w:id="173" w:author="Author">
        <w:r w:rsidR="00C94A1D" w:rsidRPr="00133CF7">
          <w:t xml:space="preserve">when </w:t>
        </w:r>
      </w:ins>
      <w:r w:rsidR="001042F6" w:rsidRPr="00133CF7">
        <w:t>using machine learning models that incorporate demographic characteristics, comorbidities, and prior healthcare utilization [14,</w:t>
      </w:r>
      <w:del w:id="174" w:author="Author">
        <w:r w:rsidR="001042F6" w:rsidRPr="00133CF7" w:rsidDel="00E33634">
          <w:delText xml:space="preserve"> </w:delText>
        </w:r>
      </w:del>
      <w:r w:rsidR="001042F6" w:rsidRPr="00133CF7">
        <w:t>15]. Despite th</w:t>
      </w:r>
      <w:ins w:id="175" w:author="Author">
        <w:r w:rsidR="00D80022" w:rsidRPr="00133CF7">
          <w:t>e</w:t>
        </w:r>
      </w:ins>
      <w:del w:id="176" w:author="Author">
        <w:r w:rsidR="001042F6" w:rsidRPr="00133CF7" w:rsidDel="00D80022">
          <w:delText>is</w:delText>
        </w:r>
      </w:del>
      <w:r w:rsidR="001042F6" w:rsidRPr="00133CF7">
        <w:t xml:space="preserve"> potential, many </w:t>
      </w:r>
      <w:ins w:id="177" w:author="Author">
        <w:r w:rsidR="00D80022" w:rsidRPr="00133CF7">
          <w:t>of the extant</w:t>
        </w:r>
      </w:ins>
      <w:del w:id="178" w:author="Author">
        <w:r w:rsidR="001042F6" w:rsidRPr="00133CF7" w:rsidDel="00D80022">
          <w:delText>current</w:delText>
        </w:r>
      </w:del>
      <w:r w:rsidR="001042F6" w:rsidRPr="00133CF7">
        <w:t xml:space="preserve"> </w:t>
      </w:r>
      <w:ins w:id="179" w:author="Author">
        <w:r w:rsidR="00C94A1D" w:rsidRPr="00133CF7">
          <w:t>machine learning</w:t>
        </w:r>
      </w:ins>
      <w:del w:id="180" w:author="Author">
        <w:r w:rsidR="001042F6" w:rsidRPr="00133CF7" w:rsidDel="00C94A1D">
          <w:delText>ML</w:delText>
        </w:r>
      </w:del>
      <w:r w:rsidR="001042F6" w:rsidRPr="00133CF7">
        <w:t xml:space="preserve"> models for mortality prediction remain dependent on acute-care hospitalization data, which </w:t>
      </w:r>
      <w:ins w:id="181" w:author="Author">
        <w:r w:rsidR="001042F6" w:rsidRPr="00133CF7">
          <w:t>are</w:t>
        </w:r>
      </w:ins>
      <w:del w:id="182" w:author="Author">
        <w:r w:rsidR="001042F6" w:rsidRPr="00133CF7">
          <w:delText>is</w:delText>
        </w:r>
      </w:del>
      <w:r w:rsidR="001042F6" w:rsidRPr="00133CF7">
        <w:t xml:space="preserve"> often inaccessible or significantly delayed during the LTCF intake process. </w:t>
      </w:r>
      <w:r w:rsidR="001042F6" w:rsidRPr="00133CF7">
        <w:lastRenderedPageBreak/>
        <w:t xml:space="preserve">Furthermore, </w:t>
      </w:r>
      <w:ins w:id="183" w:author="Author">
        <w:r w:rsidR="001042F6" w:rsidRPr="00133CF7">
          <w:t>evidence of</w:t>
        </w:r>
      </w:ins>
      <w:del w:id="184" w:author="Author">
        <w:r w:rsidR="001042F6" w:rsidRPr="00133CF7">
          <w:delText>the evidence base for</w:delText>
        </w:r>
      </w:del>
      <w:r w:rsidR="001042F6" w:rsidRPr="00133CF7">
        <w:t xml:space="preserve"> AI-driven prognosis in Asian LTCF contexts remains sparse, leaving a critical gap in health equity and geographical generalizability [16].</w:t>
      </w:r>
    </w:p>
    <w:p w14:paraId="48B93922" w14:textId="77777777" w:rsidR="00B139C2" w:rsidRPr="00133CF7" w:rsidRDefault="00B139C2" w:rsidP="001F1180"/>
    <w:p w14:paraId="04D19F67" w14:textId="45C4BFA5" w:rsidR="00B139C2" w:rsidRPr="00133CF7" w:rsidRDefault="001042F6" w:rsidP="001F1180">
      <w:r w:rsidRPr="00133CF7">
        <w:t>To address these gaps, this study aim</w:t>
      </w:r>
      <w:ins w:id="185" w:author="Author">
        <w:r w:rsidRPr="00133CF7">
          <w:t>ed</w:t>
        </w:r>
      </w:ins>
      <w:del w:id="186" w:author="Author">
        <w:r w:rsidRPr="00133CF7">
          <w:delText>s</w:delText>
        </w:r>
      </w:del>
      <w:r w:rsidRPr="00133CF7">
        <w:t xml:space="preserve"> to</w:t>
      </w:r>
      <w:ins w:id="187" w:author="Author">
        <w:r w:rsidR="00AE2FB4" w:rsidRPr="00133CF7">
          <w:t xml:space="preserve">, first, </w:t>
        </w:r>
      </w:ins>
      <w:del w:id="188" w:author="Author">
        <w:r w:rsidRPr="00133CF7" w:rsidDel="00AE2FB4">
          <w:delText xml:space="preserve"> (1) </w:delText>
        </w:r>
      </w:del>
      <w:r w:rsidRPr="00133CF7">
        <w:t xml:space="preserve">develop an interpretable machine learning survival model to predict </w:t>
      </w:r>
      <w:ins w:id="189" w:author="Author">
        <w:r w:rsidR="00AE2FB4" w:rsidRPr="00133CF7">
          <w:t>six</w:t>
        </w:r>
      </w:ins>
      <w:del w:id="190" w:author="Author">
        <w:r w:rsidRPr="00133CF7" w:rsidDel="00AE2FB4">
          <w:delText>6</w:delText>
        </w:r>
      </w:del>
      <w:r w:rsidRPr="00133CF7">
        <w:t>-month mortality among older adults newly admitted to LTCFs in Taiwan, using variables that are routinely collected at the time of admission or shortly thereafter</w:t>
      </w:r>
      <w:ins w:id="191" w:author="Author">
        <w:r w:rsidR="00AE2FB4" w:rsidRPr="00133CF7">
          <w:rPr>
            <w:rFonts w:ascii="Calibri" w:eastAsia="PMingLiU" w:hAnsi="Calibri" w:cs="Times New Roman"/>
          </w:rPr>
          <w:t>. Second,</w:t>
        </w:r>
      </w:ins>
      <w:del w:id="192" w:author="Author">
        <w:r w:rsidRPr="00133CF7" w:rsidDel="00AE2FB4">
          <w:delText xml:space="preserve">; </w:delText>
        </w:r>
        <w:r w:rsidRPr="00133CF7" w:rsidDel="00AE2FB4">
          <w:rPr>
            <w:rFonts w:ascii="Calibri" w:eastAsia="PMingLiU" w:hAnsi="Calibri" w:cs="Times New Roman"/>
          </w:rPr>
          <w:delText>(2)</w:delText>
        </w:r>
      </w:del>
      <w:r w:rsidRPr="00133CF7">
        <w:rPr>
          <w:rFonts w:ascii="Calibri" w:eastAsia="PMingLiU" w:hAnsi="Calibri" w:cs="Times New Roman"/>
        </w:rPr>
        <w:t xml:space="preserve"> prospectively validate th</w:t>
      </w:r>
      <w:ins w:id="193" w:author="Author">
        <w:r w:rsidR="00AE2FB4" w:rsidRPr="00133CF7">
          <w:rPr>
            <w:rFonts w:ascii="Calibri" w:eastAsia="PMingLiU" w:hAnsi="Calibri" w:cs="Times New Roman"/>
          </w:rPr>
          <w:t>is</w:t>
        </w:r>
      </w:ins>
      <w:del w:id="194" w:author="Author">
        <w:r w:rsidRPr="00133CF7" w:rsidDel="00AE2FB4">
          <w:rPr>
            <w:rFonts w:ascii="Calibri" w:eastAsia="PMingLiU" w:hAnsi="Calibri" w:cs="Times New Roman"/>
          </w:rPr>
          <w:delText>e</w:delText>
        </w:r>
      </w:del>
      <w:r w:rsidRPr="00133CF7">
        <w:rPr>
          <w:rFonts w:ascii="Calibri" w:eastAsia="PMingLiU" w:hAnsi="Calibri" w:cs="Times New Roman"/>
        </w:rPr>
        <w:t xml:space="preserve"> model using real-world data.</w:t>
      </w:r>
    </w:p>
    <w:p w14:paraId="78DCE1EB" w14:textId="77777777" w:rsidR="00B139C2" w:rsidRPr="00133CF7" w:rsidRDefault="00B139C2" w:rsidP="001F1180"/>
    <w:p w14:paraId="4CD3FAB8" w14:textId="77777777" w:rsidR="00B139C2" w:rsidRPr="00133CF7" w:rsidRDefault="001042F6" w:rsidP="001F1180">
      <w:pPr>
        <w:rPr>
          <w:b/>
          <w:bCs/>
        </w:rPr>
      </w:pPr>
      <w:r w:rsidRPr="00133CF7">
        <w:rPr>
          <w:b/>
          <w:bCs/>
        </w:rPr>
        <w:t>Methods</w:t>
      </w:r>
    </w:p>
    <w:p w14:paraId="7B46328B" w14:textId="77777777" w:rsidR="00B139C2" w:rsidRPr="00133CF7" w:rsidRDefault="001042F6" w:rsidP="001F1180">
      <w:pPr>
        <w:rPr>
          <w:b/>
          <w:i/>
        </w:rPr>
      </w:pPr>
      <w:r w:rsidRPr="00133CF7">
        <w:rPr>
          <w:b/>
          <w:i/>
        </w:rPr>
        <w:t>Reporting Guideline</w:t>
      </w:r>
    </w:p>
    <w:p w14:paraId="4F0DE632" w14:textId="6422041B" w:rsidR="00B139C2" w:rsidRPr="00133CF7" w:rsidRDefault="001042F6" w:rsidP="001F1180">
      <w:r w:rsidRPr="00133CF7">
        <w:t xml:space="preserve">This study </w:t>
      </w:r>
      <w:del w:id="195" w:author="Author">
        <w:r w:rsidRPr="00133CF7" w:rsidDel="005637AD">
          <w:delText xml:space="preserve">is </w:delText>
        </w:r>
      </w:del>
      <w:ins w:id="196" w:author="Author">
        <w:r w:rsidR="005637AD" w:rsidRPr="00133CF7">
          <w:t xml:space="preserve">was </w:t>
        </w:r>
      </w:ins>
      <w:r w:rsidRPr="00133CF7">
        <w:t>reported in accordance with the Transparent Reporting of a multivariable prediction model for Individual Prognosis Or Diagnosis-Artificial Intelligence (TRIPOD-AI) statement</w:t>
      </w:r>
      <w:r w:rsidR="00383985" w:rsidRPr="00133CF7">
        <w:t xml:space="preserve"> (Multimedia Appendix 1)</w:t>
      </w:r>
      <w:r w:rsidRPr="00133CF7">
        <w:t xml:space="preserve"> [17].</w:t>
      </w:r>
    </w:p>
    <w:p w14:paraId="6344F4FD" w14:textId="77777777" w:rsidR="00B139C2" w:rsidRPr="00133CF7" w:rsidRDefault="00B139C2" w:rsidP="001F1180"/>
    <w:p w14:paraId="67776C2B" w14:textId="5C4DF9DE" w:rsidR="00B139C2" w:rsidRPr="00133CF7" w:rsidRDefault="001042F6" w:rsidP="003E31BD">
      <w:pPr>
        <w:tabs>
          <w:tab w:val="left" w:pos="801"/>
        </w:tabs>
        <w:rPr>
          <w:b/>
          <w:bCs/>
          <w:i/>
          <w:iCs/>
        </w:rPr>
      </w:pPr>
      <w:r w:rsidRPr="00133CF7">
        <w:rPr>
          <w:b/>
          <w:bCs/>
          <w:i/>
          <w:iCs/>
        </w:rPr>
        <w:t>Ethic</w:t>
      </w:r>
      <w:ins w:id="197" w:author="Author">
        <w:r w:rsidR="00025D62" w:rsidRPr="00133CF7">
          <w:rPr>
            <w:b/>
            <w:bCs/>
            <w:i/>
            <w:iCs/>
          </w:rPr>
          <w:t>al Approval</w:t>
        </w:r>
      </w:ins>
      <w:del w:id="198" w:author="Author">
        <w:r w:rsidRPr="00133CF7" w:rsidDel="00025D62">
          <w:rPr>
            <w:b/>
            <w:bCs/>
            <w:i/>
            <w:iCs/>
          </w:rPr>
          <w:delText>s Statement</w:delText>
        </w:r>
      </w:del>
    </w:p>
    <w:p w14:paraId="6B7D9ACA" w14:textId="4E09CA9B" w:rsidR="00B139C2" w:rsidRPr="00133CF7" w:rsidRDefault="001042F6" w:rsidP="003E31BD">
      <w:pPr>
        <w:tabs>
          <w:tab w:val="left" w:pos="801"/>
        </w:tabs>
        <w:rPr>
          <w:bCs/>
          <w:iCs/>
        </w:rPr>
      </w:pPr>
      <w:r w:rsidRPr="00133CF7">
        <w:rPr>
          <w:bCs/>
          <w:iCs/>
        </w:rPr>
        <w:t xml:space="preserve">This study was approved by the Institutional Review Board of National Cheng Kung University Hospital (B-ER-112-466). All data were anonymized prior to </w:t>
      </w:r>
      <w:ins w:id="199" w:author="Author">
        <w:r w:rsidRPr="00133CF7">
          <w:rPr>
            <w:rFonts w:ascii="Calibri" w:eastAsia="PMingLiU" w:hAnsi="Calibri" w:cs="Times New Roman"/>
            <w:bCs/>
            <w:iCs/>
          </w:rPr>
          <w:t xml:space="preserve">the </w:t>
        </w:r>
      </w:ins>
      <w:r w:rsidRPr="00133CF7">
        <w:rPr>
          <w:rFonts w:ascii="Calibri" w:eastAsia="PMingLiU" w:hAnsi="Calibri" w:cs="Times New Roman"/>
          <w:bCs/>
          <w:iCs/>
        </w:rPr>
        <w:t>analysis</w:t>
      </w:r>
      <w:del w:id="200" w:author="Author">
        <w:r w:rsidRPr="00133CF7" w:rsidDel="00903359">
          <w:rPr>
            <w:rFonts w:ascii="Calibri" w:eastAsia="PMingLiU" w:hAnsi="Calibri" w:cs="Times New Roman"/>
            <w:bCs/>
            <w:iCs/>
          </w:rPr>
          <w:delText>.</w:delText>
        </w:r>
      </w:del>
      <w:ins w:id="201" w:author="Author">
        <w:r w:rsidR="00903359" w:rsidRPr="00133CF7">
          <w:rPr>
            <w:rFonts w:ascii="Calibri" w:eastAsia="PMingLiU" w:hAnsi="Calibri" w:cs="Times New Roman"/>
            <w:bCs/>
            <w:iCs/>
          </w:rPr>
          <w:t xml:space="preserve">, and </w:t>
        </w:r>
      </w:ins>
      <w:del w:id="202" w:author="Author">
        <w:r w:rsidRPr="00133CF7" w:rsidDel="00903359">
          <w:rPr>
            <w:rFonts w:ascii="Calibri" w:eastAsia="PMingLiU" w:hAnsi="Calibri" w:cs="Times New Roman"/>
            <w:bCs/>
            <w:iCs/>
          </w:rPr>
          <w:delText xml:space="preserve"> T</w:delText>
        </w:r>
      </w:del>
      <w:ins w:id="203" w:author="Author">
        <w:r w:rsidR="00903359" w:rsidRPr="00133CF7">
          <w:rPr>
            <w:rFonts w:ascii="Calibri" w:eastAsia="PMingLiU" w:hAnsi="Calibri" w:cs="Times New Roman"/>
            <w:bCs/>
            <w:iCs/>
          </w:rPr>
          <w:t>t</w:t>
        </w:r>
      </w:ins>
      <w:r w:rsidRPr="00133CF7">
        <w:rPr>
          <w:rFonts w:ascii="Calibri" w:eastAsia="PMingLiU" w:hAnsi="Calibri" w:cs="Times New Roman"/>
          <w:bCs/>
          <w:iCs/>
        </w:rPr>
        <w:t xml:space="preserve">he use of AI models </w:t>
      </w:r>
      <w:r w:rsidRPr="00133CF7">
        <w:rPr>
          <w:bCs/>
          <w:iCs/>
        </w:rPr>
        <w:t xml:space="preserve">was aligned with </w:t>
      </w:r>
      <w:ins w:id="204" w:author="Author">
        <w:r w:rsidRPr="00133CF7">
          <w:rPr>
            <w:rFonts w:ascii="Calibri" w:eastAsia="PMingLiU" w:hAnsi="Calibri" w:cs="Times New Roman"/>
            <w:bCs/>
            <w:iCs/>
          </w:rPr>
          <w:t xml:space="preserve">the </w:t>
        </w:r>
      </w:ins>
      <w:r w:rsidRPr="00133CF7">
        <w:rPr>
          <w:rFonts w:ascii="Calibri" w:eastAsia="PMingLiU" w:hAnsi="Calibri" w:cs="Times New Roman"/>
          <w:bCs/>
          <w:iCs/>
        </w:rPr>
        <w:t>ethical principles of transparency, clinical utility, and human oversight.</w:t>
      </w:r>
    </w:p>
    <w:p w14:paraId="4CA82A2C" w14:textId="3A3AF984" w:rsidR="00B139C2" w:rsidRPr="00133CF7" w:rsidRDefault="00B139C2" w:rsidP="003E31BD">
      <w:pPr>
        <w:tabs>
          <w:tab w:val="left" w:pos="801"/>
        </w:tabs>
        <w:rPr>
          <w:bCs/>
          <w:i/>
          <w:iCs/>
        </w:rPr>
      </w:pPr>
    </w:p>
    <w:p w14:paraId="6A66BE50" w14:textId="77777777" w:rsidR="00B139C2" w:rsidRPr="00133CF7" w:rsidRDefault="001042F6" w:rsidP="009D1EB3">
      <w:pPr>
        <w:rPr>
          <w:b/>
          <w:bCs/>
          <w:i/>
          <w:iCs/>
        </w:rPr>
      </w:pPr>
      <w:r w:rsidRPr="00133CF7">
        <w:rPr>
          <w:b/>
          <w:bCs/>
          <w:i/>
          <w:iCs/>
        </w:rPr>
        <w:t>Study Design and Data Source</w:t>
      </w:r>
    </w:p>
    <w:p w14:paraId="029FE539" w14:textId="3958987B" w:rsidR="00B139C2" w:rsidRPr="00133CF7" w:rsidRDefault="001042F6" w:rsidP="009D1EB3">
      <w:r w:rsidRPr="00133CF7">
        <w:t xml:space="preserve">We conducted a retrospective cohort study to develop and validate a machine learning model for predicting six-month all-cause mortality among older adults newly admitted to </w:t>
      </w:r>
      <w:del w:id="205" w:author="Author">
        <w:r w:rsidRPr="00133CF7" w:rsidDel="00FA599C">
          <w:delText>long-term care facilities (</w:delText>
        </w:r>
      </w:del>
      <w:r w:rsidRPr="00133CF7">
        <w:t>LTCFs</w:t>
      </w:r>
      <w:del w:id="206" w:author="Author">
        <w:r w:rsidRPr="00133CF7" w:rsidDel="00FA599C">
          <w:delText>)</w:delText>
        </w:r>
      </w:del>
      <w:r w:rsidRPr="00133CF7">
        <w:t xml:space="preserve"> in Taiwan. Th</w:t>
      </w:r>
      <w:ins w:id="207" w:author="Author">
        <w:r w:rsidRPr="00133CF7">
          <w:t>is</w:t>
        </w:r>
      </w:ins>
      <w:del w:id="208" w:author="Author">
        <w:r w:rsidRPr="00133CF7">
          <w:delText>e</w:delText>
        </w:r>
      </w:del>
      <w:r w:rsidRPr="00133CF7">
        <w:t xml:space="preserve"> study utilized de-identified administrative and clinical assessment data routinely collected at the time of LTCF admission. Data were extracted from </w:t>
      </w:r>
      <w:ins w:id="209" w:author="Author">
        <w:r w:rsidRPr="00133CF7">
          <w:rPr>
            <w:rFonts w:ascii="Calibri" w:eastAsia="PMingLiU" w:hAnsi="Calibri" w:cs="Times New Roman"/>
          </w:rPr>
          <w:t xml:space="preserve">the </w:t>
        </w:r>
      </w:ins>
      <w:r w:rsidRPr="00133CF7">
        <w:rPr>
          <w:rFonts w:ascii="Calibri" w:eastAsia="PMingLiU" w:hAnsi="Calibri" w:cs="Times New Roman"/>
        </w:rPr>
        <w:t xml:space="preserve">JUBO Long-Term Care Database, a nationwide private administrative registry that captures structured admission, discharge, and clinical assessment data from LTCFs in </w:t>
      </w:r>
      <w:commentRangeStart w:id="210"/>
      <w:r w:rsidRPr="00133CF7">
        <w:rPr>
          <w:rFonts w:ascii="Calibri" w:eastAsia="PMingLiU" w:hAnsi="Calibri" w:cs="Times New Roman"/>
        </w:rPr>
        <w:t>Taiwan</w:t>
      </w:r>
      <w:del w:id="211" w:author="Author">
        <w:r w:rsidRPr="00133CF7" w:rsidDel="002E4D40">
          <w:delText xml:space="preserve"> (</w:delText>
        </w:r>
        <w:r w:rsidR="00B139C2" w:rsidRPr="00133CF7" w:rsidDel="002E4D40">
          <w:fldChar w:fldCharType="begin"/>
        </w:r>
        <w:r w:rsidR="00B139C2" w:rsidRPr="00133CF7" w:rsidDel="002E4D40">
          <w:delInstrText>HYPERLINK "https://www.jubohealth.com/features/monitoring-dashboard"</w:delInstrText>
        </w:r>
        <w:r w:rsidR="00B139C2" w:rsidRPr="00133CF7" w:rsidDel="002E4D40">
          <w:fldChar w:fldCharType="separate"/>
        </w:r>
        <w:r w:rsidR="00B139C2" w:rsidRPr="00133CF7" w:rsidDel="002E4D40">
          <w:rPr>
            <w:rStyle w:val="Hyperlink"/>
          </w:rPr>
          <w:delText>https://www.jubohealth.com/features/monitoring-dashboard</w:delText>
        </w:r>
        <w:r w:rsidR="00B139C2" w:rsidRPr="00133CF7" w:rsidDel="002E4D40">
          <w:fldChar w:fldCharType="end"/>
        </w:r>
        <w:r w:rsidRPr="00133CF7" w:rsidDel="002E4D40">
          <w:delText>)</w:delText>
        </w:r>
      </w:del>
      <w:r w:rsidRPr="00133CF7">
        <w:t xml:space="preserve">. </w:t>
      </w:r>
      <w:commentRangeEnd w:id="210"/>
      <w:r w:rsidR="00A2366A" w:rsidRPr="00133CF7">
        <w:rPr>
          <w:rStyle w:val="CommentReference"/>
          <w:rFonts w:ascii="Calibri" w:eastAsia="PMingLiU" w:hAnsi="Calibri" w:cs="Times New Roman"/>
          <w:sz w:val="24"/>
          <w:szCs w:val="22"/>
        </w:rPr>
        <w:commentReference w:id="210"/>
      </w:r>
      <w:ins w:id="212" w:author="Author">
        <w:r w:rsidRPr="00133CF7">
          <w:rPr>
            <w:rFonts w:ascii="Calibri" w:eastAsia="PMingLiU" w:hAnsi="Calibri" w:cs="Times New Roman"/>
          </w:rPr>
          <w:t xml:space="preserve">The </w:t>
        </w:r>
      </w:ins>
      <w:r w:rsidRPr="00133CF7">
        <w:rPr>
          <w:rFonts w:ascii="Calibri" w:eastAsia="PMingLiU" w:hAnsi="Calibri" w:cs="Times New Roman"/>
        </w:rPr>
        <w:t xml:space="preserve">JUBO LTCFs system </w:t>
      </w:r>
      <w:del w:id="213" w:author="Author">
        <w:r w:rsidRPr="00133CF7" w:rsidDel="006A7A03">
          <w:rPr>
            <w:rFonts w:ascii="Calibri" w:eastAsia="PMingLiU" w:hAnsi="Calibri" w:cs="Times New Roman"/>
          </w:rPr>
          <w:delText>plays a significant role</w:delText>
        </w:r>
      </w:del>
      <w:ins w:id="214" w:author="Author">
        <w:r w:rsidR="006A7A03" w:rsidRPr="00133CF7">
          <w:rPr>
            <w:rFonts w:ascii="Calibri" w:eastAsia="PMingLiU" w:hAnsi="Calibri" w:cs="Times New Roman"/>
          </w:rPr>
          <w:t xml:space="preserve">is significant for </w:t>
        </w:r>
      </w:ins>
      <w:del w:id="215" w:author="Author">
        <w:r w:rsidRPr="00133CF7" w:rsidDel="006A7A03">
          <w:rPr>
            <w:rFonts w:ascii="Calibri" w:eastAsia="PMingLiU" w:hAnsi="Calibri" w:cs="Times New Roman"/>
          </w:rPr>
          <w:delText xml:space="preserve"> in </w:delText>
        </w:r>
      </w:del>
      <w:r w:rsidRPr="00133CF7">
        <w:rPr>
          <w:rFonts w:ascii="Calibri" w:eastAsia="PMingLiU" w:hAnsi="Calibri" w:cs="Times New Roman"/>
        </w:rPr>
        <w:t xml:space="preserve">Taiwan’s long-term care market, with </w:t>
      </w:r>
      <w:r w:rsidRPr="00133CF7">
        <w:t xml:space="preserve">its services </w:t>
      </w:r>
      <w:ins w:id="216" w:author="Author">
        <w:r w:rsidR="006A7A03" w:rsidRPr="00133CF7">
          <w:t xml:space="preserve">being </w:t>
        </w:r>
      </w:ins>
      <w:r w:rsidRPr="00133CF7">
        <w:t xml:space="preserve">used by 37.43% of all </w:t>
      </w:r>
      <w:del w:id="217" w:author="Author">
        <w:r w:rsidRPr="00133CF7" w:rsidDel="00DC74DA">
          <w:delText xml:space="preserve">LTC </w:delText>
        </w:r>
      </w:del>
      <w:ins w:id="218" w:author="Author">
        <w:r w:rsidR="00DC74DA" w:rsidRPr="00133CF7">
          <w:t xml:space="preserve">long-term care </w:t>
        </w:r>
      </w:ins>
      <w:r w:rsidRPr="00133CF7">
        <w:t>facilities nationwide (</w:t>
      </w:r>
      <w:ins w:id="219" w:author="Author">
        <w:r w:rsidR="006A7A03" w:rsidRPr="00133CF7">
          <w:t xml:space="preserve">i.e., </w:t>
        </w:r>
      </w:ins>
      <w:r w:rsidRPr="00133CF7">
        <w:t xml:space="preserve">a total of 636 institutions). </w:t>
      </w:r>
      <w:ins w:id="220" w:author="Author">
        <w:r w:rsidRPr="00133CF7">
          <w:t>Most</w:t>
        </w:r>
      </w:ins>
      <w:del w:id="221" w:author="Author">
        <w:r w:rsidRPr="00133CF7">
          <w:delText>The majority</w:delText>
        </w:r>
      </w:del>
      <w:r w:rsidRPr="00133CF7">
        <w:t xml:space="preserve"> (67.7%) of the facilities </w:t>
      </w:r>
      <w:ins w:id="222" w:author="Author">
        <w:r w:rsidRPr="00133CF7">
          <w:t>we</w:t>
        </w:r>
      </w:ins>
      <w:del w:id="223" w:author="Author">
        <w:r w:rsidRPr="00133CF7">
          <w:delText>a</w:delText>
        </w:r>
      </w:del>
      <w:r w:rsidRPr="00133CF7">
        <w:t xml:space="preserve">re in the south, 20% </w:t>
      </w:r>
      <w:ins w:id="224" w:author="Author">
        <w:r w:rsidRPr="00133CF7">
          <w:rPr>
            <w:rFonts w:ascii="Calibri" w:eastAsia="PMingLiU" w:hAnsi="Calibri" w:cs="Times New Roman"/>
          </w:rPr>
          <w:t xml:space="preserve">were </w:t>
        </w:r>
      </w:ins>
      <w:r w:rsidRPr="00133CF7">
        <w:rPr>
          <w:rFonts w:ascii="Calibri" w:eastAsia="PMingLiU" w:hAnsi="Calibri" w:cs="Times New Roman"/>
        </w:rPr>
        <w:t xml:space="preserve">in the central region, 11% </w:t>
      </w:r>
      <w:ins w:id="225" w:author="Author">
        <w:r w:rsidRPr="00133CF7">
          <w:rPr>
            <w:rFonts w:ascii="Calibri" w:eastAsia="PMingLiU" w:hAnsi="Calibri" w:cs="Times New Roman"/>
          </w:rPr>
          <w:t xml:space="preserve">were </w:t>
        </w:r>
      </w:ins>
      <w:r w:rsidRPr="00133CF7">
        <w:rPr>
          <w:rFonts w:ascii="Calibri" w:eastAsia="PMingLiU" w:hAnsi="Calibri" w:cs="Times New Roman"/>
        </w:rPr>
        <w:t xml:space="preserve">in the north, and a small number </w:t>
      </w:r>
      <w:ins w:id="226" w:author="Author">
        <w:r w:rsidRPr="00133CF7">
          <w:rPr>
            <w:rFonts w:ascii="Calibri" w:eastAsia="PMingLiU" w:hAnsi="Calibri" w:cs="Times New Roman"/>
          </w:rPr>
          <w:t xml:space="preserve">were </w:t>
        </w:r>
      </w:ins>
      <w:r w:rsidRPr="00133CF7">
        <w:rPr>
          <w:rFonts w:ascii="Calibri" w:eastAsia="PMingLiU" w:hAnsi="Calibri" w:cs="Times New Roman"/>
        </w:rPr>
        <w:t xml:space="preserve">in the east. </w:t>
      </w:r>
    </w:p>
    <w:p w14:paraId="4B296D3C" w14:textId="77777777" w:rsidR="00B139C2" w:rsidRPr="00133CF7" w:rsidRDefault="00B139C2" w:rsidP="009D1EB3"/>
    <w:p w14:paraId="0F50731D" w14:textId="77777777" w:rsidR="00B139C2" w:rsidRPr="00133CF7" w:rsidRDefault="001042F6" w:rsidP="009D1EB3">
      <w:pPr>
        <w:rPr>
          <w:b/>
          <w:bCs/>
          <w:i/>
        </w:rPr>
      </w:pPr>
      <w:r w:rsidRPr="00133CF7">
        <w:rPr>
          <w:b/>
          <w:bCs/>
          <w:i/>
        </w:rPr>
        <w:t>Study Population</w:t>
      </w:r>
    </w:p>
    <w:p w14:paraId="1C5CE1A0" w14:textId="73EFFF28" w:rsidR="00B139C2" w:rsidRPr="00133CF7" w:rsidRDefault="001042F6" w:rsidP="009D1EB3">
      <w:r w:rsidRPr="00133CF7">
        <w:t xml:space="preserve">The </w:t>
      </w:r>
      <w:del w:id="227" w:author="Author">
        <w:r w:rsidRPr="00133CF7" w:rsidDel="00501FCB">
          <w:delText>source population</w:delText>
        </w:r>
      </w:del>
      <w:ins w:id="228" w:author="Author">
        <w:r w:rsidR="00501FCB" w:rsidRPr="00133CF7">
          <w:t>study sample</w:t>
        </w:r>
      </w:ins>
      <w:r w:rsidRPr="00133CF7">
        <w:t xml:space="preserve"> comprised all residents aged ≥65 years with a first-time LTCF admission recorded in the JUBO database between January 1, 2020, and December 31, 2024. </w:t>
      </w:r>
      <w:r w:rsidRPr="00133CF7">
        <w:rPr>
          <w:bCs/>
        </w:rPr>
        <w:t xml:space="preserve">First-time admission was defined as the first </w:t>
      </w:r>
      <w:del w:id="229" w:author="Author">
        <w:r w:rsidRPr="00133CF7">
          <w:rPr>
            <w:bCs/>
          </w:rPr>
          <w:delText xml:space="preserve">recorded </w:delText>
        </w:r>
      </w:del>
      <w:r w:rsidRPr="00133CF7">
        <w:rPr>
          <w:bCs/>
        </w:rPr>
        <w:t>LTCF admission</w:t>
      </w:r>
      <w:ins w:id="230" w:author="Author">
        <w:r w:rsidRPr="00133CF7">
          <w:rPr>
            <w:rFonts w:ascii="Calibri" w:eastAsia="PMingLiU" w:hAnsi="Calibri" w:cs="Times New Roman"/>
            <w:bCs/>
          </w:rPr>
          <w:t xml:space="preserve"> recorded</w:t>
        </w:r>
      </w:ins>
      <w:r w:rsidRPr="00133CF7">
        <w:rPr>
          <w:rFonts w:ascii="Calibri" w:eastAsia="PMingLiU" w:hAnsi="Calibri" w:cs="Times New Roman"/>
          <w:bCs/>
        </w:rPr>
        <w:t xml:space="preserve"> </w:t>
      </w:r>
      <w:r w:rsidRPr="00133CF7">
        <w:rPr>
          <w:bCs/>
        </w:rPr>
        <w:t xml:space="preserve">for a </w:t>
      </w:r>
      <w:r w:rsidRPr="00133CF7">
        <w:rPr>
          <w:bCs/>
        </w:rPr>
        <w:lastRenderedPageBreak/>
        <w:t xml:space="preserve">resident </w:t>
      </w:r>
      <w:del w:id="231" w:author="Author">
        <w:r w:rsidRPr="00133CF7">
          <w:rPr>
            <w:bCs/>
          </w:rPr>
          <w:delText>with</w:delText>
        </w:r>
      </w:del>
      <w:r w:rsidRPr="00133CF7">
        <w:rPr>
          <w:bCs/>
        </w:rPr>
        <w:t>in the JUBO database during the study period.</w:t>
      </w:r>
      <w:r w:rsidRPr="00133CF7">
        <w:t xml:space="preserve"> To enable temporal external validation, we prespecified two non</w:t>
      </w:r>
      <w:del w:id="232" w:author="Author">
        <w:r w:rsidRPr="00133CF7" w:rsidDel="00254654">
          <w:delText>-</w:delText>
        </w:r>
      </w:del>
      <w:r w:rsidRPr="00133CF7">
        <w:t>overlapping cohorts by admission date</w:t>
      </w:r>
      <w:ins w:id="233" w:author="Author">
        <w:r w:rsidR="001E5FE0" w:rsidRPr="00133CF7">
          <w:t>, as follows</w:t>
        </w:r>
      </w:ins>
      <w:r w:rsidRPr="00133CF7">
        <w:t>: a model development cohort including admissions from January 1, 2020, to December 31, 2023 (n</w:t>
      </w:r>
      <w:ins w:id="234" w:author="Author">
        <w:r w:rsidR="001E5FE0" w:rsidRPr="00133CF7">
          <w:t xml:space="preserve"> </w:t>
        </w:r>
      </w:ins>
      <w:r w:rsidRPr="00133CF7">
        <w:t>=</w:t>
      </w:r>
      <w:ins w:id="235" w:author="Author">
        <w:r w:rsidR="001E5FE0" w:rsidRPr="00133CF7">
          <w:t xml:space="preserve"> </w:t>
        </w:r>
      </w:ins>
      <w:r w:rsidRPr="00133CF7">
        <w:t>23,901)</w:t>
      </w:r>
      <w:ins w:id="236" w:author="Author">
        <w:r w:rsidR="001E5FE0" w:rsidRPr="00133CF7">
          <w:t>;</w:t>
        </w:r>
      </w:ins>
      <w:r w:rsidRPr="00133CF7">
        <w:t xml:space="preserve"> </w:t>
      </w:r>
      <w:del w:id="237" w:author="Author">
        <w:r w:rsidRPr="00133CF7" w:rsidDel="001E5FE0">
          <w:delText xml:space="preserve">and </w:delText>
        </w:r>
      </w:del>
      <w:r w:rsidRPr="00133CF7">
        <w:t>a temporal external validation cohort including admissions from January 1, 2024, to December 31, 2024 (n</w:t>
      </w:r>
      <w:ins w:id="238" w:author="Author">
        <w:r w:rsidR="001E5FE0" w:rsidRPr="00133CF7">
          <w:t xml:space="preserve"> </w:t>
        </w:r>
      </w:ins>
      <w:r w:rsidRPr="00133CF7">
        <w:t>=</w:t>
      </w:r>
      <w:ins w:id="239" w:author="Author">
        <w:r w:rsidR="001E5FE0" w:rsidRPr="00133CF7">
          <w:t xml:space="preserve"> </w:t>
        </w:r>
      </w:ins>
      <w:commentRangeStart w:id="240"/>
      <w:r w:rsidRPr="00133CF7">
        <w:t>6</w:t>
      </w:r>
      <w:del w:id="241" w:author="Author">
        <w:r w:rsidRPr="00133CF7" w:rsidDel="001E5FE0">
          <w:delText>,</w:delText>
        </w:r>
      </w:del>
      <w:r w:rsidRPr="00133CF7">
        <w:t>216</w:t>
      </w:r>
      <w:commentRangeEnd w:id="240"/>
      <w:r w:rsidR="00E11CC1" w:rsidRPr="00133CF7">
        <w:rPr>
          <w:rStyle w:val="CommentReference"/>
          <w:sz w:val="24"/>
          <w:szCs w:val="22"/>
        </w:rPr>
        <w:commentReference w:id="240"/>
      </w:r>
      <w:r w:rsidRPr="00133CF7">
        <w:t>).</w:t>
      </w:r>
    </w:p>
    <w:p w14:paraId="4B923000" w14:textId="77777777" w:rsidR="00F2209F" w:rsidRPr="00133CF7" w:rsidRDefault="00F2209F" w:rsidP="009D1EB3"/>
    <w:p w14:paraId="3248728B" w14:textId="2B26D1AA" w:rsidR="00B139C2" w:rsidRPr="00133CF7" w:rsidRDefault="001042F6" w:rsidP="009D1EB3">
      <w:pPr>
        <w:rPr>
          <w:b/>
          <w:bCs/>
        </w:rPr>
      </w:pPr>
      <w:r w:rsidRPr="00133CF7">
        <w:t>Residents were excluded if they had (1) missing or indeterminate information on vital status within 6 months after admission</w:t>
      </w:r>
      <w:ins w:id="242" w:author="Author">
        <w:r w:rsidRPr="00133CF7">
          <w:t>,</w:t>
        </w:r>
      </w:ins>
      <w:del w:id="243" w:author="Author">
        <w:r w:rsidRPr="00133CF7">
          <w:delText>;</w:delText>
        </w:r>
      </w:del>
      <w:r w:rsidRPr="00133CF7">
        <w:t xml:space="preserve"> (2) implausible admission dates or duplicate records that could not be reconciled</w:t>
      </w:r>
      <w:ins w:id="244" w:author="Author">
        <w:r w:rsidRPr="00133CF7">
          <w:t>,</w:t>
        </w:r>
      </w:ins>
      <w:del w:id="245" w:author="Author">
        <w:r w:rsidRPr="00133CF7">
          <w:delText>;</w:delText>
        </w:r>
      </w:del>
      <w:r w:rsidRPr="00133CF7">
        <w:t xml:space="preserve"> </w:t>
      </w:r>
      <w:del w:id="246" w:author="Author">
        <w:r w:rsidRPr="00133CF7" w:rsidDel="006A46BA">
          <w:delText xml:space="preserve">or </w:delText>
        </w:r>
      </w:del>
      <w:r w:rsidRPr="00133CF7">
        <w:t xml:space="preserve">(3) incomplete activities of daily living (ADL) assessments </w:t>
      </w:r>
      <w:ins w:id="247" w:author="Author">
        <w:r w:rsidR="006A46BA" w:rsidRPr="00133CF7">
          <w:t xml:space="preserve">(i.e., </w:t>
        </w:r>
      </w:ins>
      <w:r w:rsidRPr="00133CF7">
        <w:t>required for feature construction</w:t>
      </w:r>
      <w:ins w:id="248" w:author="Author">
        <w:r w:rsidR="006A46BA" w:rsidRPr="00133CF7">
          <w:t>)</w:t>
        </w:r>
      </w:ins>
      <w:r w:rsidRPr="00133CF7">
        <w:t xml:space="preserve">. </w:t>
      </w:r>
      <w:ins w:id="249" w:author="Author">
        <w:r w:rsidRPr="00133CF7">
          <w:t>As</w:t>
        </w:r>
      </w:ins>
      <w:del w:id="250" w:author="Author">
        <w:r w:rsidRPr="00133CF7">
          <w:delText>Because</w:delText>
        </w:r>
      </w:del>
      <w:r w:rsidRPr="00133CF7">
        <w:t xml:space="preserve"> the outcome was defined as death within 6 months of admission, residents without sufficient follow-up information to ascertain the 6-month outcome (</w:t>
      </w:r>
      <w:ins w:id="251" w:author="Author">
        <w:r w:rsidRPr="00133CF7">
          <w:t>e.g.</w:t>
        </w:r>
      </w:ins>
      <w:del w:id="252" w:author="Author">
        <w:r w:rsidRPr="00133CF7">
          <w:delText>eg</w:delText>
        </w:r>
      </w:del>
      <w:r w:rsidRPr="00133CF7">
        <w:t>, discharge</w:t>
      </w:r>
      <w:del w:id="253" w:author="Author">
        <w:r w:rsidRPr="00133CF7" w:rsidDel="00CD08AC">
          <w:delText xml:space="preserve"> or </w:delText>
        </w:r>
      </w:del>
      <w:ins w:id="254" w:author="Author">
        <w:r w:rsidR="00CD08AC" w:rsidRPr="00133CF7">
          <w:t>/</w:t>
        </w:r>
      </w:ins>
      <w:r w:rsidRPr="00133CF7">
        <w:t xml:space="preserve">loss to follow-up before 6 months without subsequent status data) were also excluded. The cohort selection process, exclusions, and event counts are reported in </w:t>
      </w:r>
      <w:r w:rsidR="00383985" w:rsidRPr="00133CF7">
        <w:rPr>
          <w:bCs/>
        </w:rPr>
        <w:t>Multimedia Appendix 2</w:t>
      </w:r>
      <w:r w:rsidRPr="00133CF7">
        <w:t>.</w:t>
      </w:r>
    </w:p>
    <w:p w14:paraId="205F19E9" w14:textId="77777777" w:rsidR="00B139C2" w:rsidRPr="00133CF7" w:rsidRDefault="00B139C2" w:rsidP="009D1EB3"/>
    <w:p w14:paraId="7B71CA32" w14:textId="77777777" w:rsidR="00B139C2" w:rsidRPr="00133CF7" w:rsidRDefault="001042F6" w:rsidP="009D1EB3">
      <w:pPr>
        <w:rPr>
          <w:b/>
          <w:bCs/>
          <w:i/>
        </w:rPr>
      </w:pPr>
      <w:r w:rsidRPr="00133CF7">
        <w:rPr>
          <w:b/>
          <w:bCs/>
          <w:i/>
        </w:rPr>
        <w:t>Outcome Definition</w:t>
      </w:r>
    </w:p>
    <w:p w14:paraId="5766D61A" w14:textId="5914BD5B" w:rsidR="00B139C2" w:rsidRPr="00133CF7" w:rsidRDefault="001042F6" w:rsidP="009D1EB3">
      <w:r w:rsidRPr="00133CF7">
        <w:t xml:space="preserve">The primary outcome of this study was </w:t>
      </w:r>
      <w:r w:rsidRPr="00133CF7">
        <w:rPr>
          <w:bCs/>
        </w:rPr>
        <w:t>all-cause mortality within 180 days (six months)</w:t>
      </w:r>
      <w:r w:rsidRPr="00133CF7">
        <w:t xml:space="preserve"> </w:t>
      </w:r>
      <w:ins w:id="255" w:author="Author">
        <w:r w:rsidRPr="00133CF7">
          <w:t>after</w:t>
        </w:r>
      </w:ins>
      <w:del w:id="256" w:author="Author">
        <w:r w:rsidRPr="00133CF7">
          <w:delText>following</w:delText>
        </w:r>
      </w:del>
      <w:r w:rsidRPr="00133CF7">
        <w:t xml:space="preserve"> </w:t>
      </w:r>
      <w:del w:id="257" w:author="Author">
        <w:r w:rsidRPr="00133CF7" w:rsidDel="00A2366A">
          <w:delText>admission to a</w:delText>
        </w:r>
        <w:r w:rsidRPr="00133CF7" w:rsidDel="00A2366A">
          <w:rPr>
            <w:rFonts w:ascii="Calibri" w:eastAsia="PMingLiU" w:hAnsi="Calibri" w:cs="Times New Roman"/>
          </w:rPr>
          <w:delText xml:space="preserve"> </w:delText>
        </w:r>
      </w:del>
      <w:r w:rsidRPr="00133CF7">
        <w:rPr>
          <w:rFonts w:ascii="Calibri" w:eastAsia="PMingLiU" w:hAnsi="Calibri" w:cs="Times New Roman"/>
        </w:rPr>
        <w:t>LTCF</w:t>
      </w:r>
      <w:ins w:id="258" w:author="Author">
        <w:r w:rsidR="00A2366A" w:rsidRPr="00133CF7">
          <w:rPr>
            <w:rFonts w:ascii="Calibri" w:eastAsia="PMingLiU" w:hAnsi="Calibri" w:cs="Times New Roman"/>
          </w:rPr>
          <w:t xml:space="preserve"> admission</w:t>
        </w:r>
      </w:ins>
      <w:r w:rsidRPr="00133CF7">
        <w:rPr>
          <w:rFonts w:ascii="Calibri" w:eastAsia="PMingLiU" w:hAnsi="Calibri" w:cs="Times New Roman"/>
        </w:rPr>
        <w:t>. Mortality status and</w:t>
      </w:r>
      <w:r w:rsidRPr="00133CF7">
        <w:t xml:space="preserve"> </w:t>
      </w:r>
      <w:del w:id="259" w:author="Author">
        <w:r w:rsidRPr="00133CF7">
          <w:delText xml:space="preserve">the </w:delText>
        </w:r>
      </w:del>
      <w:r w:rsidRPr="00133CF7">
        <w:t xml:space="preserve">date of death were ascertained from the discharge/case-closure disposition fields in the JUBO Long-Term Care Database, which </w:t>
      </w:r>
      <w:del w:id="260" w:author="Author">
        <w:r w:rsidRPr="00133CF7" w:rsidDel="006A06AF">
          <w:delText>capture</w:delText>
        </w:r>
      </w:del>
      <w:ins w:id="261" w:author="Author">
        <w:del w:id="262" w:author="Author">
          <w:r w:rsidRPr="00133CF7" w:rsidDel="006A06AF">
            <w:rPr>
              <w:rFonts w:ascii="Calibri" w:eastAsia="PMingLiU" w:hAnsi="Calibri" w:cs="Times New Roman"/>
            </w:rPr>
            <w:delText>s</w:delText>
          </w:r>
        </w:del>
      </w:ins>
      <w:del w:id="263" w:author="Author">
        <w:r w:rsidRPr="00133CF7" w:rsidDel="006A06AF">
          <w:rPr>
            <w:rFonts w:ascii="Calibri" w:eastAsia="PMingLiU" w:hAnsi="Calibri" w:cs="Times New Roman"/>
          </w:rPr>
          <w:delText xml:space="preserve"> </w:delText>
        </w:r>
      </w:del>
      <w:ins w:id="264" w:author="Author">
        <w:r w:rsidR="006A06AF" w:rsidRPr="00133CF7">
          <w:t>contain</w:t>
        </w:r>
        <w:r w:rsidR="006A06AF" w:rsidRPr="00133CF7">
          <w:rPr>
            <w:rFonts w:ascii="Calibri" w:eastAsia="PMingLiU" w:hAnsi="Calibri" w:cs="Times New Roman"/>
          </w:rPr>
          <w:t xml:space="preserve">s </w:t>
        </w:r>
      </w:ins>
      <w:r w:rsidRPr="00133CF7">
        <w:rPr>
          <w:rFonts w:ascii="Calibri" w:eastAsia="PMingLiU" w:hAnsi="Calibri" w:cs="Times New Roman"/>
        </w:rPr>
        <w:t xml:space="preserve">the recorded reason for case closure (including death) as documented by facility staff at the time </w:t>
      </w:r>
      <w:del w:id="265" w:author="Author">
        <w:r w:rsidRPr="00133CF7" w:rsidDel="008B54EE">
          <w:rPr>
            <w:rFonts w:ascii="Calibri" w:eastAsia="PMingLiU" w:hAnsi="Calibri" w:cs="Times New Roman"/>
          </w:rPr>
          <w:delText>the case was closed</w:delText>
        </w:r>
      </w:del>
      <w:ins w:id="266" w:author="Author">
        <w:r w:rsidR="008B54EE" w:rsidRPr="00133CF7">
          <w:rPr>
            <w:rFonts w:ascii="Calibri" w:eastAsia="PMingLiU" w:hAnsi="Calibri" w:cs="Times New Roman"/>
          </w:rPr>
          <w:t>of case closure</w:t>
        </w:r>
      </w:ins>
      <w:r w:rsidRPr="00133CF7">
        <w:rPr>
          <w:rFonts w:ascii="Calibri" w:eastAsia="PMingLiU" w:hAnsi="Calibri" w:cs="Times New Roman"/>
        </w:rPr>
        <w:t>. The outcome was operationali</w:t>
      </w:r>
      <w:r w:rsidRPr="00133CF7">
        <w:t xml:space="preserve">zed as a binary indicator of death occurring within 6 months after </w:t>
      </w:r>
      <w:del w:id="267" w:author="Author">
        <w:r w:rsidRPr="00133CF7">
          <w:delText xml:space="preserve">the </w:delText>
        </w:r>
      </w:del>
      <w:ins w:id="268" w:author="Author">
        <w:r w:rsidR="008B54EE" w:rsidRPr="00133CF7">
          <w:t xml:space="preserve">LTCF </w:t>
        </w:r>
      </w:ins>
      <w:r w:rsidRPr="00133CF7">
        <w:t>admission</w:t>
      </w:r>
      <w:del w:id="269" w:author="Author">
        <w:r w:rsidRPr="00133CF7">
          <w:delText xml:space="preserve"> date</w:delText>
        </w:r>
      </w:del>
      <w:r w:rsidRPr="00133CF7">
        <w:t xml:space="preserve"> (yes/no).</w:t>
      </w:r>
    </w:p>
    <w:p w14:paraId="1F3079B1" w14:textId="77777777" w:rsidR="00B139C2" w:rsidRPr="00133CF7" w:rsidRDefault="00B139C2" w:rsidP="009D1EB3"/>
    <w:p w14:paraId="21B93167" w14:textId="77777777" w:rsidR="00B139C2" w:rsidRPr="00133CF7" w:rsidRDefault="001042F6" w:rsidP="009D1EB3">
      <w:pPr>
        <w:rPr>
          <w:b/>
          <w:bCs/>
          <w:i/>
        </w:rPr>
      </w:pPr>
      <w:r w:rsidRPr="00133CF7">
        <w:rPr>
          <w:b/>
          <w:bCs/>
          <w:i/>
        </w:rPr>
        <w:t>Candidate Predictors</w:t>
      </w:r>
    </w:p>
    <w:p w14:paraId="58A8F570" w14:textId="32DDB114" w:rsidR="00B139C2" w:rsidRPr="00133CF7" w:rsidRDefault="001042F6" w:rsidP="009D1EB3">
      <w:r w:rsidRPr="00133CF7">
        <w:t xml:space="preserve">We prespecified 16 candidate predictors based on (1) clinical plausibility and prior evidence </w:t>
      </w:r>
      <w:ins w:id="270" w:author="Author">
        <w:r w:rsidR="008B54EE" w:rsidRPr="00133CF7">
          <w:t>of</w:t>
        </w:r>
      </w:ins>
      <w:del w:id="271" w:author="Author">
        <w:r w:rsidRPr="00133CF7" w:rsidDel="008B54EE">
          <w:delText>for</w:delText>
        </w:r>
      </w:del>
      <w:r w:rsidRPr="00133CF7">
        <w:t xml:space="preserve"> short-term mortality risk in LTCF or nursing home populations, (2) routine availability within LTCF admission or early</w:t>
      </w:r>
      <w:ins w:id="272" w:author="Author">
        <w:r w:rsidRPr="00133CF7">
          <w:t xml:space="preserve"> </w:t>
        </w:r>
      </w:ins>
      <w:del w:id="273" w:author="Author">
        <w:r w:rsidRPr="00133CF7">
          <w:delText>-</w:delText>
        </w:r>
      </w:del>
      <w:r w:rsidRPr="00133CF7">
        <w:t xml:space="preserve">stay workflows, and (3) feasibility </w:t>
      </w:r>
      <w:ins w:id="274" w:author="Author">
        <w:r w:rsidRPr="00133CF7">
          <w:t>of</w:t>
        </w:r>
      </w:ins>
      <w:del w:id="275" w:author="Author">
        <w:r w:rsidRPr="00133CF7">
          <w:delText>for</w:delText>
        </w:r>
      </w:del>
      <w:r w:rsidRPr="00133CF7">
        <w:t xml:space="preserve"> implementation without reliance on hospital-based electronic health record linkage (</w:t>
      </w:r>
      <w:r w:rsidR="00383985" w:rsidRPr="00133CF7">
        <w:t>Multimedia Appendix 3</w:t>
      </w:r>
      <w:r w:rsidRPr="00133CF7">
        <w:t>). To inform candidate selection, we conducted a targeted review of published prognostic models and identified repeatedly reported domains</w:t>
      </w:r>
      <w:ins w:id="276" w:author="Author">
        <w:r w:rsidR="00183A45" w:rsidRPr="00133CF7">
          <w:t>, as described herein</w:t>
        </w:r>
      </w:ins>
      <w:r w:rsidRPr="00133CF7">
        <w:t xml:space="preserve">: demographics, functional status, comorbidity burden, recent acute-care </w:t>
      </w:r>
      <w:ins w:id="277" w:author="Author">
        <w:r w:rsidR="00183A45" w:rsidRPr="00133CF7">
          <w:t xml:space="preserve">service </w:t>
        </w:r>
      </w:ins>
      <w:r w:rsidRPr="00133CF7">
        <w:t xml:space="preserve">utilization, nutritional risk, psychosocial status, and care-related factors. Candidate predictors were </w:t>
      </w:r>
      <w:del w:id="278" w:author="Author">
        <w:r w:rsidRPr="00133CF7" w:rsidDel="00183A45">
          <w:delText xml:space="preserve">therefore </w:delText>
        </w:r>
      </w:del>
      <w:r w:rsidRPr="00133CF7">
        <w:t>defined a priori to reflect clinically meaningful domains</w:t>
      </w:r>
      <w:ins w:id="279" w:author="Author">
        <w:r w:rsidRPr="00133CF7">
          <w:rPr>
            <w:rFonts w:ascii="Calibri" w:eastAsia="PMingLiU" w:hAnsi="Calibri" w:cs="Times New Roman"/>
          </w:rPr>
          <w:t>,</w:t>
        </w:r>
      </w:ins>
      <w:r w:rsidRPr="00133CF7">
        <w:rPr>
          <w:rFonts w:ascii="Calibri" w:eastAsia="PMingLiU" w:hAnsi="Calibri" w:cs="Times New Roman"/>
        </w:rPr>
        <w:t xml:space="preserve"> rather than being derived solely through automated feature selection. Although prior </w:t>
      </w:r>
      <w:r w:rsidRPr="00133CF7">
        <w:t xml:space="preserve">models have incorporated hospital-derived laboratory measures, such information is not consistently available at the </w:t>
      </w:r>
      <w:ins w:id="280" w:author="Author">
        <w:r w:rsidRPr="00133CF7">
          <w:t>time</w:t>
        </w:r>
      </w:ins>
      <w:del w:id="281" w:author="Author">
        <w:r w:rsidRPr="00133CF7">
          <w:delText>point</w:delText>
        </w:r>
      </w:del>
      <w:r w:rsidRPr="00133CF7">
        <w:t xml:space="preserve"> of LTCF </w:t>
      </w:r>
      <w:r w:rsidRPr="00133CF7">
        <w:lastRenderedPageBreak/>
        <w:t xml:space="preserve">admission; </w:t>
      </w:r>
      <w:del w:id="282" w:author="Author">
        <w:r w:rsidRPr="00133CF7" w:rsidDel="005D6341">
          <w:delText xml:space="preserve">accordingly, </w:delText>
        </w:r>
      </w:del>
      <w:r w:rsidRPr="00133CF7">
        <w:t xml:space="preserve">we did not include laboratory variables in this study to prioritize real-world </w:t>
      </w:r>
      <w:del w:id="283" w:author="Author">
        <w:r w:rsidRPr="00133CF7" w:rsidDel="00673D1D">
          <w:delText>deployability</w:delText>
        </w:r>
      </w:del>
      <w:ins w:id="284" w:author="Author">
        <w:r w:rsidR="00673D1D" w:rsidRPr="00133CF7">
          <w:t>applicability</w:t>
        </w:r>
      </w:ins>
      <w:r w:rsidRPr="00133CF7">
        <w:t>.</w:t>
      </w:r>
    </w:p>
    <w:p w14:paraId="64DCAC4B" w14:textId="77777777" w:rsidR="00B139C2" w:rsidRPr="00133CF7" w:rsidRDefault="00B139C2" w:rsidP="009D1EB3"/>
    <w:p w14:paraId="00CA9496" w14:textId="5A38F590" w:rsidR="00B139C2" w:rsidRPr="00133CF7" w:rsidRDefault="001042F6" w:rsidP="00C555BE">
      <w:r w:rsidRPr="00133CF7">
        <w:t xml:space="preserve">The candidate predictor set included age, sex, number of hospitalizations, level of consciousness </w:t>
      </w:r>
      <w:r w:rsidRPr="00133CF7">
        <w:rPr>
          <w:rFonts w:cstheme="minorHAnsi"/>
          <w:szCs w:val="24"/>
        </w:rPr>
        <w:t>(Glasgow Coma Scale</w:t>
      </w:r>
      <w:del w:id="285" w:author="Author">
        <w:r w:rsidRPr="00133CF7" w:rsidDel="00673D1D">
          <w:rPr>
            <w:rFonts w:cstheme="minorHAnsi"/>
            <w:szCs w:val="24"/>
          </w:rPr>
          <w:delText>, GSC</w:delText>
        </w:r>
      </w:del>
      <w:r w:rsidRPr="00133CF7">
        <w:rPr>
          <w:rFonts w:cstheme="minorHAnsi"/>
          <w:szCs w:val="24"/>
        </w:rPr>
        <w:t>)</w:t>
      </w:r>
      <w:r w:rsidRPr="00133CF7">
        <w:rPr>
          <w:rFonts w:cstheme="minorHAnsi"/>
        </w:rPr>
        <w:t xml:space="preserve"> [18], </w:t>
      </w:r>
      <w:del w:id="286" w:author="Author">
        <w:r w:rsidRPr="00133CF7" w:rsidDel="00A93484">
          <w:rPr>
            <w:rFonts w:cstheme="minorHAnsi"/>
          </w:rPr>
          <w:delText>Activities of Daily Living (</w:delText>
        </w:r>
      </w:del>
      <w:r w:rsidRPr="00133CF7">
        <w:rPr>
          <w:rFonts w:cstheme="minorHAnsi"/>
        </w:rPr>
        <w:t>ADL</w:t>
      </w:r>
      <w:del w:id="287" w:author="Author">
        <w:r w:rsidRPr="00133CF7" w:rsidDel="00A93484">
          <w:rPr>
            <w:rFonts w:cstheme="minorHAnsi"/>
          </w:rPr>
          <w:delText>)</w:delText>
        </w:r>
      </w:del>
      <w:r w:rsidRPr="00133CF7">
        <w:rPr>
          <w:rFonts w:cstheme="minorHAnsi"/>
        </w:rPr>
        <w:t xml:space="preserve"> score [19], Geriatric Depression Scale </w:t>
      </w:r>
      <w:del w:id="288" w:author="Author">
        <w:r w:rsidRPr="00133CF7" w:rsidDel="007F489E">
          <w:rPr>
            <w:rFonts w:cstheme="minorHAnsi"/>
          </w:rPr>
          <w:delText xml:space="preserve">(GDS) </w:delText>
        </w:r>
      </w:del>
      <w:r w:rsidRPr="00133CF7">
        <w:rPr>
          <w:rFonts w:cstheme="minorHAnsi"/>
        </w:rPr>
        <w:t xml:space="preserve">15 score [20], Study of Osteoporotic Fracture </w:t>
      </w:r>
      <w:del w:id="289" w:author="Author">
        <w:r w:rsidRPr="00133CF7" w:rsidDel="00930D1C">
          <w:rPr>
            <w:rFonts w:cstheme="minorHAnsi"/>
          </w:rPr>
          <w:delText xml:space="preserve">(SOF) </w:delText>
        </w:r>
      </w:del>
      <w:r w:rsidRPr="00133CF7">
        <w:rPr>
          <w:rFonts w:cstheme="minorHAnsi"/>
        </w:rPr>
        <w:t xml:space="preserve">score [21], Mini Nutritional Assessment–Short Form [22], Cumulative Illness Rating Scale for Geriatrics score </w:t>
      </w:r>
      <w:del w:id="290" w:author="Author">
        <w:r w:rsidRPr="00133CF7" w:rsidDel="00930D1C">
          <w:rPr>
            <w:rFonts w:cstheme="minorHAnsi"/>
          </w:rPr>
          <w:delText xml:space="preserve">(CIRS-G) </w:delText>
        </w:r>
      </w:del>
      <w:r w:rsidRPr="00133CF7">
        <w:rPr>
          <w:rFonts w:cstheme="minorHAnsi"/>
        </w:rPr>
        <w:t>[23], do-not-resuscitate</w:t>
      </w:r>
      <w:del w:id="291" w:author="Author">
        <w:r w:rsidRPr="00133CF7" w:rsidDel="0001533B">
          <w:rPr>
            <w:rFonts w:cstheme="minorHAnsi"/>
          </w:rPr>
          <w:delText xml:space="preserve"> (DNR) </w:delText>
        </w:r>
      </w:del>
      <w:ins w:id="292" w:author="Author">
        <w:r w:rsidR="0001533B" w:rsidRPr="00133CF7">
          <w:rPr>
            <w:rFonts w:cstheme="minorHAnsi"/>
          </w:rPr>
          <w:t xml:space="preserve"> </w:t>
        </w:r>
      </w:ins>
      <w:r w:rsidRPr="00133CF7">
        <w:rPr>
          <w:rFonts w:cstheme="minorHAnsi"/>
        </w:rPr>
        <w:t>documentation, number of medications, body weight, fall count, denture use, tube feeding, and use of respiratory aids. These variables</w:t>
      </w:r>
      <w:r w:rsidRPr="00133CF7">
        <w:t xml:space="preserve"> are routinely documented </w:t>
      </w:r>
      <w:del w:id="293" w:author="Author">
        <w:r w:rsidRPr="00133CF7">
          <w:delText>with</w:delText>
        </w:r>
      </w:del>
      <w:r w:rsidRPr="00133CF7">
        <w:t xml:space="preserve">in the LTCF assessment system and can be extracted without cross-setting data integration. </w:t>
      </w:r>
    </w:p>
    <w:p w14:paraId="76B30213" w14:textId="77777777" w:rsidR="00B139C2" w:rsidRPr="00133CF7" w:rsidRDefault="00B139C2" w:rsidP="00C555BE"/>
    <w:p w14:paraId="4C638CF6" w14:textId="77777777" w:rsidR="00B139C2" w:rsidRPr="00133CF7" w:rsidRDefault="001042F6" w:rsidP="00C555BE">
      <w:pPr>
        <w:rPr>
          <w:b/>
          <w:i/>
        </w:rPr>
      </w:pPr>
      <w:r w:rsidRPr="00133CF7">
        <w:rPr>
          <w:b/>
          <w:i/>
        </w:rPr>
        <w:t xml:space="preserve">Predictor Measurement and </w:t>
      </w:r>
      <w:r w:rsidRPr="00133CF7">
        <w:rPr>
          <w:rFonts w:ascii="Calibri" w:eastAsia="PMingLiU" w:hAnsi="Calibri" w:cs="Times New Roman"/>
          <w:b/>
          <w:i/>
        </w:rPr>
        <w:t>Pre</w:t>
      </w:r>
      <w:del w:id="294" w:author="Author">
        <w:r w:rsidRPr="00133CF7" w:rsidDel="00E72C37">
          <w:rPr>
            <w:rFonts w:ascii="Calibri" w:eastAsia="PMingLiU" w:hAnsi="Calibri" w:cs="Times New Roman"/>
            <w:b/>
            <w:i/>
          </w:rPr>
          <w:delText>-</w:delText>
        </w:r>
      </w:del>
      <w:r w:rsidRPr="00133CF7">
        <w:rPr>
          <w:rFonts w:ascii="Calibri" w:eastAsia="PMingLiU" w:hAnsi="Calibri" w:cs="Times New Roman"/>
          <w:b/>
          <w:i/>
        </w:rPr>
        <w:t>processing</w:t>
      </w:r>
    </w:p>
    <w:p w14:paraId="22239AB4" w14:textId="72788DD0" w:rsidR="00B139C2" w:rsidRPr="00133CF7" w:rsidRDefault="001042F6" w:rsidP="00C555BE">
      <w:r w:rsidRPr="00133CF7">
        <w:t xml:space="preserve">Predictors were extracted from structured fields recorded at admission and from the </w:t>
      </w:r>
      <w:r w:rsidRPr="00133CF7">
        <w:rPr>
          <w:bCs/>
        </w:rPr>
        <w:t xml:space="preserve">first routine assessment completed within </w:t>
      </w:r>
      <w:ins w:id="295" w:author="Author">
        <w:r w:rsidRPr="00133CF7">
          <w:rPr>
            <w:bCs/>
          </w:rPr>
          <w:t>seven</w:t>
        </w:r>
      </w:ins>
      <w:del w:id="296" w:author="Author">
        <w:r w:rsidRPr="00133CF7">
          <w:rPr>
            <w:bCs/>
          </w:rPr>
          <w:delText>7</w:delText>
        </w:r>
      </w:del>
      <w:r w:rsidRPr="00133CF7">
        <w:rPr>
          <w:bCs/>
        </w:rPr>
        <w:t xml:space="preserve"> days after admission</w:t>
      </w:r>
      <w:del w:id="297" w:author="Author">
        <w:r w:rsidRPr="00133CF7" w:rsidDel="00D2216B">
          <w:delText>,</w:delText>
        </w:r>
      </w:del>
      <w:ins w:id="298" w:author="Author">
        <w:r w:rsidR="00D2216B" w:rsidRPr="00133CF7">
          <w:t xml:space="preserve"> (i.e.,</w:t>
        </w:r>
      </w:ins>
      <w:del w:id="299" w:author="Author">
        <w:r w:rsidRPr="00133CF7" w:rsidDel="00D2216B">
          <w:delText xml:space="preserve"> </w:delText>
        </w:r>
      </w:del>
      <w:ins w:id="300" w:author="Author">
        <w:r w:rsidR="00D2216B" w:rsidRPr="00133CF7">
          <w:t xml:space="preserve"> </w:t>
        </w:r>
      </w:ins>
      <w:r w:rsidRPr="00133CF7">
        <w:t>prior to outcome ascertainment</w:t>
      </w:r>
      <w:ins w:id="301" w:author="Author">
        <w:r w:rsidR="00D2216B" w:rsidRPr="00133CF7">
          <w:t>)</w:t>
        </w:r>
      </w:ins>
      <w:r w:rsidRPr="00133CF7">
        <w:t>. Continuous variables were retained on their original scales</w:t>
      </w:r>
      <w:ins w:id="302" w:author="Author">
        <w:r w:rsidRPr="00133CF7">
          <w:rPr>
            <w:rFonts w:ascii="Calibri" w:eastAsia="PMingLiU" w:hAnsi="Calibri" w:cs="Times New Roman"/>
          </w:rPr>
          <w:t>,</w:t>
        </w:r>
      </w:ins>
      <w:r w:rsidRPr="00133CF7">
        <w:rPr>
          <w:rFonts w:ascii="Calibri" w:eastAsia="PMingLiU" w:hAnsi="Calibri" w:cs="Times New Roman"/>
        </w:rPr>
        <w:t xml:space="preserve"> where appropriate, and categorical variables were encoded using standard binary or categorical representations. To balance data quality with feasibility and interpretability, </w:t>
      </w:r>
      <w:del w:id="303" w:author="Author">
        <w:r w:rsidRPr="00133CF7">
          <w:delText xml:space="preserve">we excluded </w:delText>
        </w:r>
      </w:del>
      <w:r w:rsidRPr="00133CF7">
        <w:t>candidate predictors with high missingness (&gt;</w:t>
      </w:r>
      <w:ins w:id="304" w:author="Author">
        <w:r w:rsidRPr="00133CF7">
          <w:rPr>
            <w:rFonts w:ascii="Calibri" w:eastAsia="PMingLiU" w:hAnsi="Calibri" w:cs="Times New Roman"/>
          </w:rPr>
          <w:t xml:space="preserve"> </w:t>
        </w:r>
      </w:ins>
      <w:r w:rsidRPr="00133CF7">
        <w:rPr>
          <w:rFonts w:ascii="Calibri" w:eastAsia="PMingLiU" w:hAnsi="Calibri" w:cs="Times New Roman"/>
        </w:rPr>
        <w:t>30</w:t>
      </w:r>
      <w:ins w:id="305" w:author="Author">
        <w:r w:rsidRPr="00133CF7">
          <w:rPr>
            <w:rFonts w:ascii="Calibri" w:eastAsia="PMingLiU" w:hAnsi="Calibri" w:cs="Times New Roman"/>
          </w:rPr>
          <w:t xml:space="preserve"> </w:t>
        </w:r>
      </w:ins>
      <w:r w:rsidRPr="00133CF7">
        <w:rPr>
          <w:rFonts w:ascii="Calibri" w:eastAsia="PMingLiU" w:hAnsi="Calibri" w:cs="Times New Roman"/>
        </w:rPr>
        <w:t xml:space="preserve">%) </w:t>
      </w:r>
      <w:ins w:id="306" w:author="Author">
        <w:r w:rsidRPr="00133CF7">
          <w:t>were excluded from</w:t>
        </w:r>
      </w:ins>
      <w:del w:id="307" w:author="Author">
        <w:r w:rsidRPr="00133CF7">
          <w:delText>in</w:delText>
        </w:r>
      </w:del>
      <w:r w:rsidRPr="00133CF7">
        <w:t xml:space="preserve"> the model development cohort. </w:t>
      </w:r>
      <w:ins w:id="308" w:author="Author">
        <w:r w:rsidRPr="00133CF7">
          <w:t>The r</w:t>
        </w:r>
      </w:ins>
      <w:del w:id="309" w:author="Author">
        <w:r w:rsidRPr="00133CF7">
          <w:delText>R</w:delText>
        </w:r>
      </w:del>
      <w:r w:rsidRPr="00133CF7">
        <w:t>emaining missing values were handled using the prespecified imputation strategy described below (</w:t>
      </w:r>
      <w:del w:id="310" w:author="Author">
        <w:r w:rsidRPr="00133CF7" w:rsidDel="00094A2D">
          <w:delText xml:space="preserve">see Missing Data; </w:delText>
        </w:r>
      </w:del>
      <w:r w:rsidR="00383985" w:rsidRPr="00133CF7">
        <w:t>Multimedia Appendix 4</w:t>
      </w:r>
      <w:r w:rsidRPr="00133CF7">
        <w:t>).</w:t>
      </w:r>
    </w:p>
    <w:p w14:paraId="4AF29CFE" w14:textId="77777777" w:rsidR="00B139C2" w:rsidRPr="00133CF7" w:rsidRDefault="00B139C2" w:rsidP="00C555BE"/>
    <w:p w14:paraId="587D9F8D" w14:textId="37053CC5" w:rsidR="00B139C2" w:rsidRPr="00133CF7" w:rsidRDefault="001042F6" w:rsidP="00C555BE">
      <w:pPr>
        <w:rPr>
          <w:b/>
          <w:bCs/>
          <w:i/>
        </w:rPr>
      </w:pPr>
      <w:del w:id="311" w:author="Author">
        <w:r w:rsidRPr="00133CF7" w:rsidDel="00A741DA">
          <w:rPr>
            <w:b/>
            <w:bCs/>
            <w:i/>
          </w:rPr>
          <w:delText xml:space="preserve">Handling of </w:delText>
        </w:r>
      </w:del>
      <w:r w:rsidRPr="00133CF7">
        <w:rPr>
          <w:b/>
          <w:bCs/>
          <w:i/>
        </w:rPr>
        <w:t>Missing Data</w:t>
      </w:r>
      <w:ins w:id="312" w:author="Author">
        <w:r w:rsidR="00A741DA" w:rsidRPr="00133CF7">
          <w:rPr>
            <w:b/>
            <w:bCs/>
            <w:i/>
          </w:rPr>
          <w:t xml:space="preserve"> Handling</w:t>
        </w:r>
      </w:ins>
    </w:p>
    <w:p w14:paraId="665ED7E9" w14:textId="3E74D456" w:rsidR="00B139C2" w:rsidRPr="00133CF7" w:rsidRDefault="00094A2D" w:rsidP="00C555BE">
      <w:ins w:id="313" w:author="Author">
        <w:r w:rsidRPr="00133CF7">
          <w:t>Guided by the clinical documentation patterns of the source database [24-26], w</w:t>
        </w:r>
      </w:ins>
      <w:del w:id="314" w:author="Author">
        <w:r w:rsidR="001042F6" w:rsidRPr="00133CF7" w:rsidDel="00094A2D">
          <w:delText>W</w:delText>
        </w:r>
      </w:del>
      <w:r w:rsidR="001042F6" w:rsidRPr="00133CF7">
        <w:t>e applied a pragmatic</w:t>
      </w:r>
      <w:del w:id="315" w:author="Author">
        <w:r w:rsidR="001042F6" w:rsidRPr="00133CF7">
          <w:delText>,</w:delText>
        </w:r>
      </w:del>
      <w:r w:rsidR="001042F6" w:rsidRPr="00133CF7">
        <w:t xml:space="preserve"> rule-based imputation strategy to handle missing values,</w:t>
      </w:r>
      <w:del w:id="316" w:author="Author">
        <w:r w:rsidR="001042F6" w:rsidRPr="00133CF7" w:rsidDel="00094A2D">
          <w:delText xml:space="preserve"> guided by the clinical documentation patterns of the source database [24-26]</w:delText>
        </w:r>
      </w:del>
      <w:r w:rsidR="001042F6" w:rsidRPr="00133CF7">
        <w:t xml:space="preserve">. For binary or count variables </w:t>
      </w:r>
      <w:del w:id="317" w:author="Author">
        <w:r w:rsidR="001042F6" w:rsidRPr="00133CF7" w:rsidDel="00094A2D">
          <w:delText xml:space="preserve">that are </w:delText>
        </w:r>
      </w:del>
      <w:r w:rsidR="001042F6" w:rsidRPr="00133CF7">
        <w:t>typically documented only when present in routine LTCF workflows (</w:t>
      </w:r>
      <w:ins w:id="318" w:author="Author">
        <w:r w:rsidR="001042F6" w:rsidRPr="00133CF7">
          <w:t>e.g.</w:t>
        </w:r>
      </w:ins>
      <w:del w:id="319" w:author="Author">
        <w:r w:rsidR="001042F6" w:rsidRPr="00133CF7">
          <w:delText>eg</w:delText>
        </w:r>
      </w:del>
      <w:r w:rsidR="001042F6" w:rsidRPr="00133CF7">
        <w:t xml:space="preserve">, </w:t>
      </w:r>
      <w:ins w:id="320" w:author="Author">
        <w:r w:rsidR="0001533B" w:rsidRPr="00133CF7">
          <w:rPr>
            <w:rFonts w:cstheme="minorHAnsi"/>
          </w:rPr>
          <w:t>do-not-resuscitate</w:t>
        </w:r>
      </w:ins>
      <w:del w:id="321" w:author="Author">
        <w:r w:rsidR="001042F6" w:rsidRPr="00133CF7" w:rsidDel="0001533B">
          <w:delText>DNR</w:delText>
        </w:r>
      </w:del>
      <w:r w:rsidR="001042F6" w:rsidRPr="00133CF7">
        <w:t xml:space="preserve"> documentation, number of hospitalizations within the pr</w:t>
      </w:r>
      <w:ins w:id="322" w:author="Author">
        <w:r w:rsidR="001042F6" w:rsidRPr="00133CF7">
          <w:rPr>
            <w:rFonts w:ascii="Calibri" w:eastAsia="PMingLiU" w:hAnsi="Calibri" w:cs="Times New Roman"/>
          </w:rPr>
          <w:t>ev</w:t>
        </w:r>
      </w:ins>
      <w:r w:rsidR="001042F6" w:rsidRPr="00133CF7">
        <w:rPr>
          <w:rFonts w:ascii="Calibri" w:eastAsia="PMingLiU" w:hAnsi="Calibri" w:cs="Times New Roman"/>
        </w:rPr>
        <w:t>io</w:t>
      </w:r>
      <w:ins w:id="323" w:author="Author">
        <w:r w:rsidR="001042F6" w:rsidRPr="00133CF7">
          <w:t>us</w:t>
        </w:r>
      </w:ins>
      <w:del w:id="324" w:author="Author">
        <w:r w:rsidR="001042F6" w:rsidRPr="00133CF7">
          <w:delText>r</w:delText>
        </w:r>
      </w:del>
      <w:r w:rsidR="001042F6" w:rsidRPr="00133CF7">
        <w:t xml:space="preserve"> 6 months, falls, use of respiratory assistive devices, tube feeding, and denture use), missing entries were treated as indicating absence (coded as 0). This assumption reflects </w:t>
      </w:r>
      <w:ins w:id="325" w:author="Author">
        <w:r w:rsidR="001042F6" w:rsidRPr="00133CF7">
          <w:rPr>
            <w:rFonts w:ascii="Calibri" w:eastAsia="PMingLiU" w:hAnsi="Calibri" w:cs="Times New Roman"/>
          </w:rPr>
          <w:t xml:space="preserve">the </w:t>
        </w:r>
      </w:ins>
      <w:r w:rsidR="001042F6" w:rsidRPr="00133CF7">
        <w:rPr>
          <w:rFonts w:ascii="Calibri" w:eastAsia="PMingLiU" w:hAnsi="Calibri" w:cs="Times New Roman"/>
        </w:rPr>
        <w:t>prevailing documentation practice</w:t>
      </w:r>
      <w:ins w:id="326" w:author="Author">
        <w:r w:rsidR="001042F6" w:rsidRPr="00133CF7">
          <w:rPr>
            <w:rFonts w:ascii="Calibri" w:eastAsia="PMingLiU" w:hAnsi="Calibri" w:cs="Times New Roman"/>
          </w:rPr>
          <w:t>,</w:t>
        </w:r>
      </w:ins>
      <w:r w:rsidR="001042F6" w:rsidRPr="00133CF7">
        <w:rPr>
          <w:rFonts w:ascii="Calibri" w:eastAsia="PMingLiU" w:hAnsi="Calibri" w:cs="Times New Roman"/>
        </w:rPr>
        <w:t xml:space="preserve"> in which the event is actively recorded when it occurs, although we acknowledge that under-documentation </w:t>
      </w:r>
      <w:ins w:id="327" w:author="Author">
        <w:r w:rsidR="005C1759" w:rsidRPr="00133CF7">
          <w:rPr>
            <w:rFonts w:ascii="Calibri" w:eastAsia="PMingLiU" w:hAnsi="Calibri" w:cs="Times New Roman"/>
          </w:rPr>
          <w:t xml:space="preserve">in some settings </w:t>
        </w:r>
      </w:ins>
      <w:r w:rsidR="001042F6" w:rsidRPr="00133CF7">
        <w:rPr>
          <w:rFonts w:ascii="Calibri" w:eastAsia="PMingLiU" w:hAnsi="Calibri" w:cs="Times New Roman"/>
        </w:rPr>
        <w:t>may lead to misclassification</w:t>
      </w:r>
      <w:del w:id="328" w:author="Author">
        <w:r w:rsidR="001042F6" w:rsidRPr="00133CF7" w:rsidDel="005C1759">
          <w:rPr>
            <w:rFonts w:ascii="Calibri" w:eastAsia="PMingLiU" w:hAnsi="Calibri" w:cs="Times New Roman"/>
          </w:rPr>
          <w:delText xml:space="preserve"> in some settings</w:delText>
        </w:r>
      </w:del>
      <w:r w:rsidR="001042F6" w:rsidRPr="00133CF7">
        <w:rPr>
          <w:rFonts w:ascii="Calibri" w:eastAsia="PMingLiU" w:hAnsi="Calibri" w:cs="Times New Roman"/>
        </w:rPr>
        <w:t>.</w:t>
      </w:r>
    </w:p>
    <w:p w14:paraId="5F8DF0DE" w14:textId="77777777" w:rsidR="00B139C2" w:rsidRPr="00133CF7" w:rsidRDefault="00B139C2" w:rsidP="00C555BE"/>
    <w:p w14:paraId="635E4BB7" w14:textId="29D198DC" w:rsidR="00B139C2" w:rsidRPr="00133CF7" w:rsidRDefault="001042F6" w:rsidP="00C555BE">
      <w:r w:rsidRPr="00133CF7">
        <w:t>For continuous measures and scale scores, we standardized each variable using z-score normalization with the mean and standard deviation estimated from the model development cohort only</w:t>
      </w:r>
      <w:ins w:id="329" w:author="Author">
        <w:r w:rsidR="005C1759" w:rsidRPr="00133CF7">
          <w:t>.</w:t>
        </w:r>
      </w:ins>
      <w:del w:id="330" w:author="Author">
        <w:r w:rsidRPr="00133CF7" w:rsidDel="005C1759">
          <w:delText>,</w:delText>
        </w:r>
      </w:del>
      <w:ins w:id="331" w:author="Author">
        <w:r w:rsidR="005C1759" w:rsidRPr="00133CF7">
          <w:t xml:space="preserve"> Then, we </w:t>
        </w:r>
      </w:ins>
      <w:del w:id="332" w:author="Author">
        <w:r w:rsidRPr="00133CF7" w:rsidDel="005C1759">
          <w:delText xml:space="preserve"> and then </w:delText>
        </w:r>
      </w:del>
      <w:r w:rsidRPr="00133CF7">
        <w:t>imputed missing standardized values as 0 (</w:t>
      </w:r>
      <w:ins w:id="333" w:author="Author">
        <w:r w:rsidRPr="00133CF7">
          <w:t>i.e.</w:t>
        </w:r>
      </w:ins>
      <w:del w:id="334" w:author="Author">
        <w:r w:rsidRPr="00133CF7">
          <w:delText>ie</w:delText>
        </w:r>
      </w:del>
      <w:r w:rsidRPr="00133CF7">
        <w:t xml:space="preserve">, the cohort mean on the original scale). This approach places missing values at a </w:t>
      </w:r>
      <w:r w:rsidRPr="00133CF7">
        <w:lastRenderedPageBreak/>
        <w:t xml:space="preserve">neutral reference point in the distribution and avoids </w:t>
      </w:r>
      <w:ins w:id="335" w:author="Author">
        <w:r w:rsidRPr="00133CF7">
          <w:t>imputation</w:t>
        </w:r>
      </w:ins>
      <w:del w:id="336" w:author="Author">
        <w:r w:rsidRPr="00133CF7">
          <w:delText>imputing</w:delText>
        </w:r>
      </w:del>
      <w:r w:rsidRPr="00133CF7">
        <w:t xml:space="preserve"> </w:t>
      </w:r>
      <w:ins w:id="337" w:author="Author">
        <w:r w:rsidRPr="00133CF7">
          <w:rPr>
            <w:rFonts w:ascii="Calibri" w:eastAsia="PMingLiU" w:hAnsi="Calibri" w:cs="Times New Roman"/>
          </w:rPr>
          <w:t xml:space="preserve">of </w:t>
        </w:r>
      </w:ins>
      <w:r w:rsidRPr="00133CF7">
        <w:rPr>
          <w:rFonts w:ascii="Calibri" w:eastAsia="PMingLiU" w:hAnsi="Calibri" w:cs="Times New Roman"/>
        </w:rPr>
        <w:t>implausible extremes</w:t>
      </w:r>
      <w:r w:rsidRPr="00133CF7">
        <w:t xml:space="preserve"> [27]. All preprocessing parameters estimated in the development cohort were applied unchanged to the external validation cohort to prevent information leakage and </w:t>
      </w:r>
      <w:del w:id="338" w:author="Author">
        <w:r w:rsidRPr="00133CF7">
          <w:delText xml:space="preserve">to </w:delText>
        </w:r>
      </w:del>
      <w:r w:rsidRPr="00133CF7">
        <w:t>mirror real-world deployment.</w:t>
      </w:r>
    </w:p>
    <w:p w14:paraId="338B87DE" w14:textId="77777777" w:rsidR="00B139C2" w:rsidRPr="00133CF7" w:rsidRDefault="00B139C2" w:rsidP="00C555BE"/>
    <w:p w14:paraId="0AE82811" w14:textId="77777777" w:rsidR="00B139C2" w:rsidRPr="00133CF7" w:rsidRDefault="001042F6" w:rsidP="00C555BE">
      <w:r w:rsidRPr="00133CF7">
        <w:rPr>
          <w:b/>
          <w:bCs/>
          <w:i/>
          <w:iCs/>
        </w:rPr>
        <w:t>Model Development</w:t>
      </w:r>
    </w:p>
    <w:p w14:paraId="0755D48B" w14:textId="585544C4" w:rsidR="00B139C2" w:rsidRPr="00133CF7" w:rsidRDefault="001042F6" w:rsidP="00C555BE">
      <w:r w:rsidRPr="00133CF7">
        <w:t xml:space="preserve">To investigate the prognostic advantage of advanced computational techniques over traditional statistical methods, we compared </w:t>
      </w:r>
      <w:del w:id="339" w:author="Author">
        <w:r w:rsidRPr="00133CF7" w:rsidDel="007D67A6">
          <w:delText xml:space="preserve">eight </w:delText>
        </w:r>
      </w:del>
      <w:ins w:id="340" w:author="Author">
        <w:r w:rsidR="007D67A6" w:rsidRPr="00133CF7">
          <w:t xml:space="preserve">8 </w:t>
        </w:r>
      </w:ins>
      <w:r w:rsidRPr="00133CF7">
        <w:t xml:space="preserve">classification algorithms to predict </w:t>
      </w:r>
      <w:del w:id="341" w:author="Author">
        <w:r w:rsidRPr="00133CF7" w:rsidDel="00EE78EB">
          <w:delText>six</w:delText>
        </w:r>
      </w:del>
      <w:ins w:id="342" w:author="Author">
        <w:r w:rsidR="00EE78EB" w:rsidRPr="00133CF7">
          <w:t>6</w:t>
        </w:r>
      </w:ins>
      <w:r w:rsidRPr="00133CF7">
        <w:t>-month mortality (</w:t>
      </w:r>
      <w:r w:rsidR="00383985" w:rsidRPr="00133CF7">
        <w:t>Multimedia Appendix 5</w:t>
      </w:r>
      <w:r w:rsidRPr="00133CF7">
        <w:t>). The</w:t>
      </w:r>
      <w:del w:id="343" w:author="Author">
        <w:r w:rsidRPr="00133CF7">
          <w:delText>se</w:delText>
        </w:r>
      </w:del>
      <w:r w:rsidRPr="00133CF7">
        <w:t xml:space="preserve"> candidates were categorized into </w:t>
      </w:r>
      <w:commentRangeStart w:id="344"/>
      <w:del w:id="345" w:author="Author">
        <w:r w:rsidRPr="00133CF7" w:rsidDel="007D67A6">
          <w:delText xml:space="preserve">two </w:delText>
        </w:r>
      </w:del>
      <w:ins w:id="346" w:author="Author">
        <w:r w:rsidR="007D67A6" w:rsidRPr="00133CF7">
          <w:t xml:space="preserve">2 </w:t>
        </w:r>
      </w:ins>
      <w:del w:id="347" w:author="Author">
        <w:r w:rsidRPr="00133CF7">
          <w:delText xml:space="preserve">primary </w:delText>
        </w:r>
      </w:del>
      <w:r w:rsidRPr="00133CF7">
        <w:t>groups</w:t>
      </w:r>
      <w:commentRangeEnd w:id="344"/>
      <w:r w:rsidR="00243481" w:rsidRPr="00133CF7">
        <w:rPr>
          <w:rStyle w:val="CommentReference"/>
          <w:sz w:val="24"/>
          <w:szCs w:val="22"/>
        </w:rPr>
        <w:commentReference w:id="344"/>
      </w:r>
      <w:ins w:id="348" w:author="Author">
        <w:r w:rsidR="00EE78EB" w:rsidRPr="00133CF7">
          <w:t>, which are explored hereinafter</w:t>
        </w:r>
        <w:r w:rsidRPr="00133CF7">
          <w:t>.</w:t>
        </w:r>
      </w:ins>
      <w:del w:id="349" w:author="Author">
        <w:r w:rsidRPr="00133CF7">
          <w:delText>:</w:delText>
        </w:r>
      </w:del>
    </w:p>
    <w:p w14:paraId="232A40C9" w14:textId="77777777" w:rsidR="00F2209F" w:rsidRPr="00133CF7" w:rsidRDefault="00F2209F" w:rsidP="00C555BE"/>
    <w:p w14:paraId="02C78D1A" w14:textId="6B7BA277" w:rsidR="00B139C2" w:rsidRPr="00133CF7" w:rsidRDefault="001042F6" w:rsidP="00DC644A">
      <w:pPr>
        <w:pStyle w:val="ListParagraph"/>
        <w:numPr>
          <w:ilvl w:val="0"/>
          <w:numId w:val="4"/>
        </w:numPr>
        <w:spacing w:afterLines="50" w:after="180"/>
        <w:ind w:leftChars="0" w:left="357" w:hanging="357"/>
        <w:rPr>
          <w:bCs/>
        </w:rPr>
      </w:pPr>
      <w:r w:rsidRPr="00133CF7">
        <w:rPr>
          <w:bCs/>
        </w:rPr>
        <w:t>Tree-based Ensemble Learners</w:t>
      </w:r>
      <w:r w:rsidRPr="00133CF7">
        <w:t xml:space="preserve">: This group included an </w:t>
      </w:r>
      <w:r w:rsidRPr="00133CF7">
        <w:rPr>
          <w:bCs/>
        </w:rPr>
        <w:t xml:space="preserve">XGBoost Classifier </w:t>
      </w:r>
      <w:del w:id="350" w:author="Author">
        <w:r w:rsidRPr="00133CF7" w:rsidDel="007E0A54">
          <w:rPr>
            <w:bCs/>
          </w:rPr>
          <w:delText xml:space="preserve">[28] </w:delText>
        </w:r>
      </w:del>
      <w:r w:rsidRPr="00133CF7">
        <w:rPr>
          <w:bCs/>
        </w:rPr>
        <w:t>(Gradient Boosting)</w:t>
      </w:r>
      <w:ins w:id="351" w:author="Author">
        <w:r w:rsidR="007E0A54" w:rsidRPr="00133CF7">
          <w:rPr>
            <w:bCs/>
          </w:rPr>
          <w:t xml:space="preserve"> [28]</w:t>
        </w:r>
      </w:ins>
      <w:r w:rsidRPr="00133CF7">
        <w:rPr>
          <w:bCs/>
        </w:rPr>
        <w:t xml:space="preserve">, a Random Forest Classifier </w:t>
      </w:r>
      <w:del w:id="352" w:author="Author">
        <w:r w:rsidRPr="00133CF7" w:rsidDel="00EE78EB">
          <w:rPr>
            <w:bCs/>
          </w:rPr>
          <w:delText>[29]</w:delText>
        </w:r>
      </w:del>
      <w:r w:rsidRPr="00133CF7">
        <w:rPr>
          <w:bCs/>
        </w:rPr>
        <w:t>(Bagging)</w:t>
      </w:r>
      <w:ins w:id="353" w:author="Author">
        <w:r w:rsidR="00EE78EB" w:rsidRPr="00133CF7">
          <w:rPr>
            <w:bCs/>
          </w:rPr>
          <w:t xml:space="preserve"> [29]</w:t>
        </w:r>
      </w:ins>
      <w:r w:rsidRPr="00133CF7">
        <w:rPr>
          <w:bCs/>
        </w:rPr>
        <w:t xml:space="preserve">, and our proposed HybridXGBRF approach. </w:t>
      </w:r>
      <w:ins w:id="354" w:author="Author">
        <w:r w:rsidRPr="00133CF7">
          <w:rPr>
            <w:bCs/>
          </w:rPr>
          <w:t>E</w:t>
        </w:r>
      </w:ins>
      <w:del w:id="355" w:author="Author">
        <w:r w:rsidRPr="00133CF7">
          <w:rPr>
            <w:bCs/>
          </w:rPr>
          <w:delText>The e</w:delText>
        </w:r>
      </w:del>
      <w:r w:rsidRPr="00133CF7">
        <w:rPr>
          <w:bCs/>
        </w:rPr>
        <w:t xml:space="preserve">nsemble models were selected </w:t>
      </w:r>
      <w:ins w:id="356" w:author="Author">
        <w:r w:rsidRPr="00133CF7">
          <w:rPr>
            <w:bCs/>
          </w:rPr>
          <w:t>because of</w:t>
        </w:r>
      </w:ins>
      <w:del w:id="357" w:author="Author">
        <w:r w:rsidRPr="00133CF7">
          <w:rPr>
            <w:bCs/>
          </w:rPr>
          <w:delText>for</w:delText>
        </w:r>
      </w:del>
      <w:r w:rsidRPr="00133CF7">
        <w:rPr>
          <w:bCs/>
        </w:rPr>
        <w:t xml:space="preserve"> their ability to capture intricate</w:t>
      </w:r>
      <w:del w:id="358" w:author="Author">
        <w:r w:rsidRPr="00133CF7">
          <w:rPr>
            <w:bCs/>
          </w:rPr>
          <w:delText>,</w:delText>
        </w:r>
      </w:del>
      <w:r w:rsidRPr="00133CF7">
        <w:rPr>
          <w:bCs/>
        </w:rPr>
        <w:t xml:space="preserve"> non</w:t>
      </w:r>
      <w:del w:id="359" w:author="Author">
        <w:r w:rsidRPr="00133CF7" w:rsidDel="00C306C2">
          <w:rPr>
            <w:bCs/>
          </w:rPr>
          <w:delText>-</w:delText>
        </w:r>
      </w:del>
      <w:r w:rsidRPr="00133CF7">
        <w:rPr>
          <w:bCs/>
        </w:rPr>
        <w:t xml:space="preserve">linear feature interactions and </w:t>
      </w:r>
      <w:del w:id="360" w:author="Author">
        <w:r w:rsidRPr="00133CF7">
          <w:rPr>
            <w:bCs/>
          </w:rPr>
          <w:delText xml:space="preserve">their </w:delText>
        </w:r>
      </w:del>
      <w:r w:rsidRPr="00133CF7">
        <w:rPr>
          <w:bCs/>
        </w:rPr>
        <w:t xml:space="preserve">robustness against noisy clinical data. The HybridXGBRF model is an ensemble architecture that integrates the predictive strengths of Gradient Boosting and Bagging </w:t>
      </w:r>
      <w:ins w:id="361" w:author="Author">
        <w:r w:rsidRPr="00133CF7">
          <w:rPr>
            <w:bCs/>
          </w:rPr>
          <w:t>using</w:t>
        </w:r>
      </w:ins>
      <w:del w:id="362" w:author="Author">
        <w:r w:rsidRPr="00133CF7">
          <w:rPr>
            <w:bCs/>
          </w:rPr>
          <w:delText>through</w:delText>
        </w:r>
      </w:del>
      <w:r w:rsidRPr="00133CF7">
        <w:rPr>
          <w:bCs/>
        </w:rPr>
        <w:t xml:space="preserve"> a weighted probability blending (soft-voting) mechanism. For each prediction, the model computes a final probability </w:t>
      </w:r>
      <m:oMath>
        <m:r>
          <m:rPr>
            <m:sty m:val="bi"/>
          </m:rPr>
          <w:rPr>
            <w:rFonts w:ascii="Cambria Math" w:hAnsi="Cambria Math"/>
          </w:rPr>
          <m:t>P</m:t>
        </m:r>
        <m:r>
          <m:rPr>
            <m:sty m:val="b"/>
          </m:rPr>
          <w:rPr>
            <w:rFonts w:ascii="Cambria Math" w:hAnsi="Cambria Math"/>
          </w:rPr>
          <m:t>Hybrid</m:t>
        </m:r>
      </m:oMath>
      <w:ins w:id="363" w:author="Author">
        <w:r w:rsidR="00BA4BAD" w:rsidRPr="00133CF7">
          <w:rPr>
            <w:bCs/>
          </w:rPr>
          <w:t>, which is as described below</w:t>
        </w:r>
      </w:ins>
      <w:del w:id="364" w:author="Author">
        <w:r w:rsidRPr="00133CF7" w:rsidDel="00BA4BAD">
          <w:rPr>
            <w:bCs/>
          </w:rPr>
          <w:delText xml:space="preserve"> as follows</w:delText>
        </w:r>
      </w:del>
      <w:r w:rsidRPr="00133CF7">
        <w:rPr>
          <w:bCs/>
        </w:rPr>
        <w:t xml:space="preserve">: </w:t>
      </w:r>
    </w:p>
    <w:p w14:paraId="3C7CBF31" w14:textId="77777777" w:rsidR="00B139C2" w:rsidRPr="00133CF7" w:rsidRDefault="001042F6" w:rsidP="00F64F6C">
      <w:pPr>
        <w:pStyle w:val="ListParagraph"/>
        <w:ind w:leftChars="0" w:left="360"/>
        <w:rPr>
          <w:bCs/>
          <w:sz w:val="28"/>
          <w:szCs w:val="28"/>
        </w:rPr>
      </w:pPr>
      <m:oMathPara>
        <m:oMath>
          <m:r>
            <m:rPr>
              <m:sty m:val="bi"/>
            </m:rPr>
            <w:rPr>
              <w:rFonts w:ascii="Cambria Math" w:hAnsi="Cambria Math"/>
              <w:sz w:val="28"/>
              <w:szCs w:val="28"/>
            </w:rPr>
            <m:t>P</m:t>
          </m:r>
          <m:r>
            <m:rPr>
              <m:sty m:val="b"/>
            </m:rPr>
            <w:rPr>
              <w:rFonts w:ascii="Cambria Math" w:hAnsi="Cambria Math"/>
              <w:sz w:val="28"/>
              <w:szCs w:val="28"/>
            </w:rPr>
            <m:t>Hybrid</m:t>
          </m:r>
          <m:r>
            <m:rPr>
              <m:sty m:val="bi"/>
            </m:rPr>
            <w:rPr>
              <w:rFonts w:ascii="Cambria Math" w:hAnsi="Cambria Math"/>
              <w:sz w:val="28"/>
              <w:szCs w:val="28"/>
            </w:rPr>
            <m:t>=α∙P</m:t>
          </m:r>
          <m:r>
            <m:rPr>
              <m:sty m:val="b"/>
            </m:rPr>
            <w:rPr>
              <w:rFonts w:ascii="Cambria Math" w:hAnsi="Cambria Math"/>
              <w:sz w:val="28"/>
              <w:szCs w:val="28"/>
            </w:rPr>
            <m:t>XGB</m:t>
          </m:r>
          <m:r>
            <m:rPr>
              <m:sty m:val="bi"/>
            </m:rPr>
            <w:rPr>
              <w:rFonts w:ascii="Cambria Math" w:hAnsi="Cambria Math"/>
              <w:sz w:val="28"/>
              <w:szCs w:val="28"/>
            </w:rPr>
            <m:t>+</m:t>
          </m:r>
          <m:d>
            <m:dPr>
              <m:ctrlPr>
                <w:rPr>
                  <w:rFonts w:ascii="Cambria Math" w:hAnsi="Cambria Math"/>
                  <w:b/>
                  <w:bCs/>
                  <w:i/>
                  <w:sz w:val="28"/>
                  <w:szCs w:val="28"/>
                </w:rPr>
              </m:ctrlPr>
            </m:dPr>
            <m:e>
              <m:r>
                <m:rPr>
                  <m:sty m:val="bi"/>
                </m:rPr>
                <w:rPr>
                  <w:rFonts w:ascii="Cambria Math" w:hAnsi="Cambria Math"/>
                  <w:sz w:val="28"/>
                  <w:szCs w:val="28"/>
                </w:rPr>
                <m:t>1 - α</m:t>
              </m:r>
            </m:e>
          </m:d>
          <m:r>
            <m:rPr>
              <m:sty m:val="bi"/>
            </m:rPr>
            <w:rPr>
              <w:rFonts w:ascii="Cambria Math" w:hAnsi="Cambria Math"/>
              <w:sz w:val="28"/>
              <w:szCs w:val="28"/>
            </w:rPr>
            <m:t>∙P</m:t>
          </m:r>
          <m:r>
            <m:rPr>
              <m:sty m:val="b"/>
            </m:rPr>
            <w:rPr>
              <w:rFonts w:ascii="Cambria Math" w:hAnsi="Cambria Math"/>
              <w:sz w:val="28"/>
              <w:szCs w:val="28"/>
            </w:rPr>
            <m:t>RF, α∈</m:t>
          </m:r>
          <m:d>
            <m:dPr>
              <m:begChr m:val="["/>
              <m:endChr m:val=""/>
              <m:ctrlPr>
                <w:rPr>
                  <w:rFonts w:ascii="Cambria Math" w:hAnsi="Cambria Math"/>
                  <w:b/>
                  <w:bCs/>
                  <w:iCs/>
                  <w:sz w:val="28"/>
                  <w:szCs w:val="28"/>
                </w:rPr>
              </m:ctrlPr>
            </m:dPr>
            <m:e>
              <m:r>
                <m:rPr>
                  <m:sty m:val="bi"/>
                </m:rPr>
                <w:rPr>
                  <w:rFonts w:ascii="Cambria Math" w:hAnsi="Cambria Math"/>
                  <w:sz w:val="28"/>
                  <w:szCs w:val="28"/>
                </w:rPr>
                <m:t>0</m:t>
              </m:r>
            </m:e>
          </m:d>
          <m:r>
            <m:rPr>
              <m:sty m:val="bi"/>
            </m:rPr>
            <w:rPr>
              <w:rFonts w:ascii="Cambria Math" w:hAnsi="Cambria Math"/>
              <w:sz w:val="28"/>
              <w:szCs w:val="28"/>
            </w:rPr>
            <m:t xml:space="preserve">, </m:t>
          </m:r>
          <m:d>
            <m:dPr>
              <m:begChr m:val=""/>
              <m:endChr m:val="]"/>
              <m:ctrlPr>
                <w:rPr>
                  <w:rFonts w:ascii="Cambria Math" w:hAnsi="Cambria Math"/>
                  <w:b/>
                  <w:bCs/>
                  <w:i/>
                  <w:iCs/>
                  <w:sz w:val="28"/>
                  <w:szCs w:val="28"/>
                </w:rPr>
              </m:ctrlPr>
            </m:dPr>
            <m:e>
              <m:r>
                <m:rPr>
                  <m:sty m:val="bi"/>
                </m:rPr>
                <w:rPr>
                  <w:rFonts w:ascii="Cambria Math" w:hAnsi="Cambria Math"/>
                  <w:sz w:val="28"/>
                  <w:szCs w:val="28"/>
                </w:rPr>
                <m:t>1</m:t>
              </m:r>
            </m:e>
          </m:d>
        </m:oMath>
      </m:oMathPara>
    </w:p>
    <w:p w14:paraId="18BF7CBE" w14:textId="7D53C893" w:rsidR="00B139C2" w:rsidRPr="00133CF7" w:rsidRDefault="001042F6" w:rsidP="00DC644A">
      <w:pPr>
        <w:pStyle w:val="ListParagraph"/>
        <w:spacing w:beforeLines="50" w:before="180"/>
        <w:rPr>
          <w:bCs/>
        </w:rPr>
      </w:pPr>
      <w:r w:rsidRPr="00133CF7">
        <w:rPr>
          <w:bCs/>
        </w:rPr>
        <w:t xml:space="preserve">where </w:t>
      </w:r>
      <m:oMath>
        <m:r>
          <m:rPr>
            <m:sty m:val="bi"/>
          </m:rPr>
          <w:rPr>
            <w:rFonts w:ascii="Cambria Math" w:hAnsi="Cambria Math"/>
            <w:szCs w:val="24"/>
          </w:rPr>
          <m:t>P</m:t>
        </m:r>
        <m:r>
          <m:rPr>
            <m:sty m:val="b"/>
          </m:rPr>
          <w:rPr>
            <w:rFonts w:ascii="Cambria Math" w:hAnsi="Cambria Math"/>
            <w:szCs w:val="24"/>
          </w:rPr>
          <m:t>XGB</m:t>
        </m:r>
      </m:oMath>
      <w:r w:rsidRPr="00133CF7">
        <w:rPr>
          <w:bCs/>
        </w:rPr>
        <w:t xml:space="preserve"> and </w:t>
      </w:r>
      <m:oMath>
        <m:r>
          <m:rPr>
            <m:sty m:val="bi"/>
          </m:rPr>
          <w:rPr>
            <w:rFonts w:ascii="Cambria Math" w:hAnsi="Cambria Math"/>
            <w:szCs w:val="24"/>
          </w:rPr>
          <m:t>P</m:t>
        </m:r>
        <m:r>
          <m:rPr>
            <m:sty m:val="b"/>
          </m:rPr>
          <w:rPr>
            <w:rFonts w:ascii="Cambria Math" w:hAnsi="Cambria Math"/>
            <w:szCs w:val="24"/>
          </w:rPr>
          <m:t>RF</m:t>
        </m:r>
      </m:oMath>
      <w:r w:rsidRPr="00133CF7">
        <w:t xml:space="preserve"> a</w:t>
      </w:r>
      <w:r w:rsidRPr="00133CF7">
        <w:rPr>
          <w:bCs/>
        </w:rPr>
        <w:t>re the predicted probabilities from the base learners, and α controls their relative contribution. The blending weight (α) was tuned via an exhaustive search over a prespecified range (</w:t>
      </w:r>
      <m:oMath>
        <m:r>
          <m:rPr>
            <m:sty m:val="b"/>
          </m:rPr>
          <w:rPr>
            <w:rFonts w:ascii="Cambria Math" w:hAnsi="Cambria Math"/>
            <w:szCs w:val="24"/>
          </w:rPr>
          <m:t>α∈</m:t>
        </m:r>
        <m:d>
          <m:dPr>
            <m:begChr m:val="["/>
            <m:endChr m:val=""/>
            <m:ctrlPr>
              <w:rPr>
                <w:rFonts w:ascii="Cambria Math" w:hAnsi="Cambria Math"/>
                <w:b/>
                <w:bCs/>
                <w:iCs/>
                <w:szCs w:val="24"/>
              </w:rPr>
            </m:ctrlPr>
          </m:dPr>
          <m:e>
            <m:r>
              <m:rPr>
                <m:sty m:val="bi"/>
              </m:rPr>
              <w:rPr>
                <w:rFonts w:ascii="Cambria Math" w:hAnsi="Cambria Math"/>
                <w:szCs w:val="24"/>
              </w:rPr>
              <m:t>0</m:t>
            </m:r>
          </m:e>
        </m:d>
        <m:r>
          <m:rPr>
            <m:sty m:val="bi"/>
          </m:rPr>
          <w:rPr>
            <w:rFonts w:ascii="Cambria Math" w:hAnsi="Cambria Math"/>
            <w:szCs w:val="24"/>
          </w:rPr>
          <m:t xml:space="preserve">, </m:t>
        </m:r>
        <m:d>
          <m:dPr>
            <m:begChr m:val=""/>
            <m:endChr m:val="]"/>
            <m:ctrlPr>
              <w:rPr>
                <w:rFonts w:ascii="Cambria Math" w:hAnsi="Cambria Math"/>
                <w:b/>
                <w:bCs/>
                <w:i/>
                <w:iCs/>
                <w:szCs w:val="24"/>
              </w:rPr>
            </m:ctrlPr>
          </m:dPr>
          <m:e>
            <m:r>
              <m:rPr>
                <m:sty m:val="bi"/>
              </m:rPr>
              <w:rPr>
                <w:rFonts w:ascii="Cambria Math" w:hAnsi="Cambria Math"/>
                <w:szCs w:val="24"/>
              </w:rPr>
              <m:t>1</m:t>
            </m:r>
          </m:e>
        </m:d>
      </m:oMath>
      <w:r w:rsidRPr="00133CF7">
        <w:rPr>
          <w:bCs/>
        </w:rPr>
        <w:t xml:space="preserve">) </w:t>
      </w:r>
      <w:del w:id="365" w:author="Author">
        <w:r w:rsidRPr="00133CF7" w:rsidDel="009179BF">
          <w:rPr>
            <w:bCs/>
          </w:rPr>
          <w:delText>with</w:delText>
        </w:r>
      </w:del>
      <w:r w:rsidRPr="00133CF7">
        <w:rPr>
          <w:bCs/>
        </w:rPr>
        <w:t>in the development cohort. For each candidate α, the Hybrid probability was evaluated under the same cross-validation framework</w:t>
      </w:r>
      <w:del w:id="366" w:author="Author">
        <w:r w:rsidRPr="00133CF7" w:rsidDel="00B10EEE">
          <w:rPr>
            <w:bCs/>
          </w:rPr>
          <w:delText xml:space="preserve">, and </w:delText>
        </w:r>
      </w:del>
      <w:ins w:id="367" w:author="Author">
        <w:r w:rsidR="00B10EEE" w:rsidRPr="00133CF7">
          <w:rPr>
            <w:bCs/>
          </w:rPr>
          <w:t xml:space="preserve">. </w:t>
        </w:r>
      </w:ins>
      <w:del w:id="368" w:author="Author">
        <w:r w:rsidRPr="00133CF7" w:rsidDel="00B10EEE">
          <w:rPr>
            <w:bCs/>
          </w:rPr>
          <w:delText>t</w:delText>
        </w:r>
      </w:del>
      <w:ins w:id="369" w:author="Author">
        <w:r w:rsidR="00B10EEE" w:rsidRPr="00133CF7">
          <w:rPr>
            <w:bCs/>
          </w:rPr>
          <w:t>T</w:t>
        </w:r>
      </w:ins>
      <w:r w:rsidRPr="00133CF7">
        <w:rPr>
          <w:bCs/>
        </w:rPr>
        <w:t xml:space="preserve">he α yielding the best cross-validated performance (primary criterion: </w:t>
      </w:r>
      <w:ins w:id="370" w:author="Author">
        <w:r w:rsidR="009D720F" w:rsidRPr="00133CF7">
          <w:rPr>
            <w:bCs/>
          </w:rPr>
          <w:t xml:space="preserve">area under the receiver operating characteristic curve, </w:t>
        </w:r>
      </w:ins>
      <w:r w:rsidRPr="00133CF7">
        <w:rPr>
          <w:bCs/>
        </w:rPr>
        <w:t>AUROC) was selected and then fixed for refitting on the full development cohort</w:t>
      </w:r>
      <w:ins w:id="371" w:author="Author">
        <w:r w:rsidR="00B10EEE" w:rsidRPr="00133CF7">
          <w:rPr>
            <w:bCs/>
          </w:rPr>
          <w:t xml:space="preserve">, as well as </w:t>
        </w:r>
      </w:ins>
      <w:del w:id="372" w:author="Author">
        <w:r w:rsidRPr="00133CF7" w:rsidDel="00B10EEE">
          <w:rPr>
            <w:bCs/>
          </w:rPr>
          <w:delText xml:space="preserve"> and </w:delText>
        </w:r>
      </w:del>
      <w:r w:rsidRPr="00133CF7">
        <w:rPr>
          <w:bCs/>
        </w:rPr>
        <w:t>evaluation in the external validation cohort.</w:t>
      </w:r>
    </w:p>
    <w:p w14:paraId="417F6FB2" w14:textId="77777777" w:rsidR="00F2209F" w:rsidRPr="00133CF7" w:rsidRDefault="00F2209F" w:rsidP="00DC644A">
      <w:pPr>
        <w:pStyle w:val="ListParagraph"/>
        <w:spacing w:beforeLines="50" w:before="180"/>
        <w:rPr>
          <w:bCs/>
        </w:rPr>
      </w:pPr>
    </w:p>
    <w:p w14:paraId="05214983" w14:textId="0497765B" w:rsidR="00B139C2" w:rsidRPr="00133CF7" w:rsidRDefault="001042F6" w:rsidP="00060BD4">
      <w:pPr>
        <w:pStyle w:val="ListParagraph"/>
        <w:numPr>
          <w:ilvl w:val="0"/>
          <w:numId w:val="4"/>
        </w:numPr>
        <w:ind w:leftChars="0"/>
        <w:rPr>
          <w:bCs/>
        </w:rPr>
      </w:pPr>
      <w:r w:rsidRPr="00133CF7">
        <w:rPr>
          <w:bCs/>
        </w:rPr>
        <w:t xml:space="preserve">Linear Statistical Benchmarks: </w:t>
      </w:r>
      <w:del w:id="373" w:author="Author">
        <w:r w:rsidRPr="00133CF7" w:rsidDel="00D8191F">
          <w:rPr>
            <w:bCs/>
          </w:rPr>
          <w:delText>F</w:delText>
        </w:r>
        <w:r w:rsidRPr="00133CF7" w:rsidDel="007D67A6">
          <w:rPr>
            <w:bCs/>
          </w:rPr>
          <w:delText>ive</w:delText>
        </w:r>
      </w:del>
      <w:ins w:id="374" w:author="Author">
        <w:r w:rsidR="007D67A6" w:rsidRPr="00133CF7">
          <w:rPr>
            <w:bCs/>
          </w:rPr>
          <w:t>5</w:t>
        </w:r>
      </w:ins>
      <w:r w:rsidRPr="00133CF7">
        <w:rPr>
          <w:bCs/>
        </w:rPr>
        <w:t xml:space="preserve"> linear models were constructed as performance baselines, including standard </w:t>
      </w:r>
      <w:del w:id="375" w:author="Author">
        <w:r w:rsidRPr="00133CF7" w:rsidDel="00D8191F">
          <w:rPr>
            <w:bCs/>
          </w:rPr>
          <w:delText>L</w:delText>
        </w:r>
      </w:del>
      <w:ins w:id="376" w:author="Author">
        <w:r w:rsidR="00D8191F" w:rsidRPr="00133CF7">
          <w:rPr>
            <w:bCs/>
          </w:rPr>
          <w:t>l</w:t>
        </w:r>
      </w:ins>
      <w:r w:rsidRPr="00133CF7">
        <w:rPr>
          <w:bCs/>
        </w:rPr>
        <w:t xml:space="preserve">ogistic </w:t>
      </w:r>
      <w:del w:id="377" w:author="Author">
        <w:r w:rsidRPr="00133CF7" w:rsidDel="00D8191F">
          <w:rPr>
            <w:bCs/>
          </w:rPr>
          <w:delText>R</w:delText>
        </w:r>
      </w:del>
      <w:ins w:id="378" w:author="Author">
        <w:r w:rsidR="00D8191F" w:rsidRPr="00133CF7">
          <w:rPr>
            <w:bCs/>
          </w:rPr>
          <w:t>r</w:t>
        </w:r>
      </w:ins>
      <w:r w:rsidRPr="00133CF7">
        <w:rPr>
          <w:bCs/>
        </w:rPr>
        <w:t>egression and regularized versions</w:t>
      </w:r>
      <w:ins w:id="379" w:author="Author">
        <w:r w:rsidR="00EF4A25" w:rsidRPr="00133CF7">
          <w:rPr>
            <w:bCs/>
          </w:rPr>
          <w:t xml:space="preserve"> </w:t>
        </w:r>
        <w:r w:rsidR="004F3218" w:rsidRPr="00133CF7">
          <w:rPr>
            <w:bCs/>
          </w:rPr>
          <w:t xml:space="preserve">(i.e., </w:t>
        </w:r>
      </w:ins>
      <w:del w:id="380" w:author="Author">
        <w:r w:rsidRPr="00133CF7" w:rsidDel="00EF4A25">
          <w:rPr>
            <w:bCs/>
          </w:rPr>
          <w:delText xml:space="preserve">: </w:delText>
        </w:r>
      </w:del>
      <w:r w:rsidRPr="00133CF7">
        <w:rPr>
          <w:bCs/>
        </w:rPr>
        <w:t>Ridge</w:t>
      </w:r>
      <w:ins w:id="381" w:author="Author">
        <w:r w:rsidR="004F3218" w:rsidRPr="00133CF7">
          <w:rPr>
            <w:bCs/>
          </w:rPr>
          <w:t>,</w:t>
        </w:r>
      </w:ins>
      <w:r w:rsidRPr="00133CF7">
        <w:rPr>
          <w:bCs/>
        </w:rPr>
        <w:t xml:space="preserve"> </w:t>
      </w:r>
      <w:ins w:id="382" w:author="Author">
        <w:r w:rsidR="004F3218" w:rsidRPr="00133CF7">
          <w:rPr>
            <w:bCs/>
          </w:rPr>
          <w:t xml:space="preserve">L2 </w:t>
        </w:r>
      </w:ins>
      <w:r w:rsidRPr="00133CF7">
        <w:rPr>
          <w:bCs/>
        </w:rPr>
        <w:t>[30]</w:t>
      </w:r>
      <w:del w:id="383" w:author="Author">
        <w:r w:rsidRPr="00133CF7" w:rsidDel="004F3218">
          <w:rPr>
            <w:bCs/>
          </w:rPr>
          <w:delText>(L2),</w:delText>
        </w:r>
      </w:del>
      <w:ins w:id="384" w:author="Author">
        <w:r w:rsidR="004F3218" w:rsidRPr="00133CF7">
          <w:rPr>
            <w:bCs/>
          </w:rPr>
          <w:t>;</w:t>
        </w:r>
      </w:ins>
      <w:r w:rsidRPr="00133CF7">
        <w:rPr>
          <w:bCs/>
        </w:rPr>
        <w:t xml:space="preserve"> Lasso</w:t>
      </w:r>
      <w:ins w:id="385" w:author="Author">
        <w:r w:rsidR="004F3218" w:rsidRPr="00133CF7">
          <w:rPr>
            <w:bCs/>
          </w:rPr>
          <w:t>,</w:t>
        </w:r>
      </w:ins>
      <w:r w:rsidRPr="00133CF7">
        <w:rPr>
          <w:bCs/>
        </w:rPr>
        <w:t xml:space="preserve"> </w:t>
      </w:r>
      <w:ins w:id="386" w:author="Author">
        <w:r w:rsidR="004F3218" w:rsidRPr="00133CF7">
          <w:rPr>
            <w:bCs/>
          </w:rPr>
          <w:t xml:space="preserve">L1 </w:t>
        </w:r>
      </w:ins>
      <w:r w:rsidRPr="00133CF7">
        <w:rPr>
          <w:bCs/>
        </w:rPr>
        <w:t>[31]</w:t>
      </w:r>
      <w:del w:id="387" w:author="Author">
        <w:r w:rsidRPr="00133CF7" w:rsidDel="004F3218">
          <w:rPr>
            <w:bCs/>
          </w:rPr>
          <w:delText>(L1),</w:delText>
        </w:r>
      </w:del>
      <w:ins w:id="388" w:author="Author">
        <w:r w:rsidR="004F3218" w:rsidRPr="00133CF7">
          <w:rPr>
            <w:bCs/>
          </w:rPr>
          <w:t>;</w:t>
        </w:r>
      </w:ins>
      <w:r w:rsidRPr="00133CF7">
        <w:rPr>
          <w:bCs/>
        </w:rPr>
        <w:t xml:space="preserve"> </w:t>
      </w:r>
      <w:del w:id="389" w:author="Author">
        <w:r w:rsidRPr="00133CF7" w:rsidDel="004F3218">
          <w:rPr>
            <w:bCs/>
          </w:rPr>
          <w:delText xml:space="preserve">and </w:delText>
        </w:r>
      </w:del>
      <w:r w:rsidRPr="00133CF7">
        <w:rPr>
          <w:bCs/>
        </w:rPr>
        <w:t>Elastic Net [32]</w:t>
      </w:r>
      <w:ins w:id="390" w:author="Author">
        <w:r w:rsidR="004F3218" w:rsidRPr="00133CF7">
          <w:rPr>
            <w:bCs/>
          </w:rPr>
          <w:t>)</w:t>
        </w:r>
      </w:ins>
      <w:del w:id="391" w:author="Author">
        <w:r w:rsidRPr="00133CF7" w:rsidDel="00EF4A25">
          <w:rPr>
            <w:bCs/>
          </w:rPr>
          <w:delText xml:space="preserve">, </w:delText>
        </w:r>
      </w:del>
      <w:r w:rsidRPr="00133CF7">
        <w:rPr>
          <w:bCs/>
        </w:rPr>
        <w:t>to address potential multicollinearity among clinical predictors.</w:t>
      </w:r>
    </w:p>
    <w:p w14:paraId="690DDAD0" w14:textId="77777777" w:rsidR="00B139C2" w:rsidRPr="00133CF7" w:rsidRDefault="00B139C2" w:rsidP="00060BD4">
      <w:pPr>
        <w:rPr>
          <w:bCs/>
        </w:rPr>
      </w:pPr>
    </w:p>
    <w:p w14:paraId="53904E8E" w14:textId="77777777" w:rsidR="00B139C2" w:rsidRPr="00133CF7" w:rsidRDefault="001042F6" w:rsidP="00060BD4">
      <w:pPr>
        <w:rPr>
          <w:b/>
          <w:bCs/>
          <w:i/>
        </w:rPr>
      </w:pPr>
      <w:r w:rsidRPr="00133CF7">
        <w:rPr>
          <w:b/>
          <w:bCs/>
          <w:i/>
        </w:rPr>
        <w:t>Model Evaluation</w:t>
      </w:r>
    </w:p>
    <w:p w14:paraId="62227420" w14:textId="2206F6BE" w:rsidR="00B139C2" w:rsidRPr="00133CF7" w:rsidRDefault="001042F6" w:rsidP="00060BD4">
      <w:pPr>
        <w:rPr>
          <w:bCs/>
        </w:rPr>
      </w:pPr>
      <w:ins w:id="392" w:author="Author">
        <w:r w:rsidRPr="00133CF7">
          <w:rPr>
            <w:bCs/>
          </w:rPr>
          <w:t>An i</w:t>
        </w:r>
      </w:ins>
      <w:del w:id="393" w:author="Author">
        <w:r w:rsidRPr="00133CF7">
          <w:rPr>
            <w:bCs/>
          </w:rPr>
          <w:delText>I</w:delText>
        </w:r>
      </w:del>
      <w:r w:rsidRPr="00133CF7">
        <w:rPr>
          <w:bCs/>
        </w:rPr>
        <w:t xml:space="preserve">nternal model evaluation was conducted in the development cohort using 5-fold stratified cross-validation, preserving the event proportion in each fold. Within each </w:t>
      </w:r>
      <w:r w:rsidRPr="00133CF7">
        <w:rPr>
          <w:bCs/>
        </w:rPr>
        <w:lastRenderedPageBreak/>
        <w:t xml:space="preserve">fold, all preprocessing steps, including feature screening rules, imputation, standardization (when applicable), and model fitting, were performed using only the training partition and then applied to the corresponding validation partition. This fold-specific pipeline </w:t>
      </w:r>
      <w:del w:id="394" w:author="Author">
        <w:r w:rsidRPr="00133CF7" w:rsidDel="009D720F">
          <w:rPr>
            <w:bCs/>
          </w:rPr>
          <w:delText>approach</w:delText>
        </w:r>
        <w:r w:rsidRPr="00133CF7" w:rsidDel="00344AB4">
          <w:rPr>
            <w:bCs/>
          </w:rPr>
          <w:delText xml:space="preserve"> </w:delText>
        </w:r>
      </w:del>
      <w:r w:rsidRPr="00133CF7">
        <w:rPr>
          <w:bCs/>
        </w:rPr>
        <w:t>was used to minimize information leakage.</w:t>
      </w:r>
    </w:p>
    <w:p w14:paraId="563A9575" w14:textId="77777777" w:rsidR="00F2209F" w:rsidRPr="00133CF7" w:rsidRDefault="00F2209F" w:rsidP="00060BD4">
      <w:pPr>
        <w:rPr>
          <w:bCs/>
        </w:rPr>
      </w:pPr>
    </w:p>
    <w:p w14:paraId="754F4507" w14:textId="17035061" w:rsidR="00F2209F" w:rsidRPr="00133CF7" w:rsidRDefault="001042F6" w:rsidP="00060BD4">
      <w:pPr>
        <w:rPr>
          <w:rFonts w:ascii="Calibri" w:eastAsia="PMingLiU" w:hAnsi="Calibri" w:cs="Times New Roman"/>
          <w:bCs/>
        </w:rPr>
      </w:pPr>
      <w:r w:rsidRPr="00133CF7">
        <w:rPr>
          <w:bCs/>
        </w:rPr>
        <w:t xml:space="preserve">For each model and </w:t>
      </w:r>
      <w:del w:id="395" w:author="Author">
        <w:r w:rsidRPr="00133CF7">
          <w:rPr>
            <w:bCs/>
          </w:rPr>
          <w:delText xml:space="preserve">each </w:delText>
        </w:r>
      </w:del>
      <w:r w:rsidRPr="00133CF7">
        <w:rPr>
          <w:bCs/>
        </w:rPr>
        <w:t xml:space="preserve">fold, we calculated </w:t>
      </w:r>
      <w:ins w:id="396" w:author="Author">
        <w:r w:rsidRPr="00133CF7">
          <w:rPr>
            <w:rFonts w:ascii="Calibri" w:eastAsia="PMingLiU" w:hAnsi="Calibri" w:cs="Times New Roman"/>
            <w:bCs/>
          </w:rPr>
          <w:t xml:space="preserve">the </w:t>
        </w:r>
      </w:ins>
      <w:r w:rsidRPr="00133CF7">
        <w:rPr>
          <w:rFonts w:ascii="Calibri" w:eastAsia="PMingLiU" w:hAnsi="Calibri" w:cs="Times New Roman"/>
          <w:bCs/>
        </w:rPr>
        <w:t xml:space="preserve">discrimination and classification </w:t>
      </w:r>
      <w:r w:rsidRPr="00133CF7">
        <w:rPr>
          <w:bCs/>
        </w:rPr>
        <w:t xml:space="preserve">performance metrics: </w:t>
      </w:r>
      <w:del w:id="397" w:author="Author">
        <w:r w:rsidRPr="00133CF7" w:rsidDel="009D720F">
          <w:rPr>
            <w:bCs/>
          </w:rPr>
          <w:delText>area under the receiver operating characteristic curve (</w:delText>
        </w:r>
      </w:del>
      <w:r w:rsidRPr="00133CF7">
        <w:rPr>
          <w:bCs/>
        </w:rPr>
        <w:t>AUROC</w:t>
      </w:r>
      <w:del w:id="398" w:author="Author">
        <w:r w:rsidRPr="00133CF7" w:rsidDel="009D720F">
          <w:rPr>
            <w:bCs/>
          </w:rPr>
          <w:delText>)</w:delText>
        </w:r>
      </w:del>
      <w:r w:rsidRPr="00133CF7">
        <w:rPr>
          <w:bCs/>
        </w:rPr>
        <w:t xml:space="preserve">, accuracy, precision, recall (sensitivity), F1 score, and </w:t>
      </w:r>
      <w:del w:id="399" w:author="Author">
        <w:r w:rsidRPr="00133CF7">
          <w:rPr>
            <w:bCs/>
          </w:rPr>
          <w:delText xml:space="preserve">the </w:delText>
        </w:r>
      </w:del>
      <w:r w:rsidRPr="00133CF7">
        <w:rPr>
          <w:bCs/>
        </w:rPr>
        <w:t xml:space="preserve">confusion matrix. The </w:t>
      </w:r>
      <w:r w:rsidR="00383985" w:rsidRPr="00133CF7">
        <w:rPr>
          <w:bCs/>
        </w:rPr>
        <w:t xml:space="preserve">Multimedia Appendix </w:t>
      </w:r>
      <w:r w:rsidR="00631C5E" w:rsidRPr="00133CF7">
        <w:rPr>
          <w:bCs/>
        </w:rPr>
        <w:t>6</w:t>
      </w:r>
      <w:r w:rsidRPr="00133CF7">
        <w:rPr>
          <w:bCs/>
        </w:rPr>
        <w:t xml:space="preserve"> </w:t>
      </w:r>
      <w:ins w:id="400" w:author="Author">
        <w:r w:rsidRPr="00133CF7">
          <w:rPr>
            <w:bCs/>
          </w:rPr>
          <w:t>presents</w:t>
        </w:r>
      </w:ins>
      <w:del w:id="401" w:author="Author">
        <w:r w:rsidRPr="00133CF7">
          <w:rPr>
            <w:bCs/>
          </w:rPr>
          <w:delText>shows</w:delText>
        </w:r>
      </w:del>
      <w:r w:rsidRPr="00133CF7">
        <w:rPr>
          <w:bCs/>
        </w:rPr>
        <w:t xml:space="preserve"> the definitions of </w:t>
      </w:r>
      <w:ins w:id="402" w:author="Author">
        <w:r w:rsidRPr="00133CF7">
          <w:rPr>
            <w:rFonts w:ascii="Calibri" w:eastAsia="PMingLiU" w:hAnsi="Calibri" w:cs="Times New Roman"/>
            <w:bCs/>
          </w:rPr>
          <w:t xml:space="preserve">the </w:t>
        </w:r>
      </w:ins>
      <w:r w:rsidRPr="00133CF7">
        <w:rPr>
          <w:rFonts w:ascii="Calibri" w:eastAsia="PMingLiU" w:hAnsi="Calibri" w:cs="Times New Roman"/>
          <w:bCs/>
        </w:rPr>
        <w:t>evaluation metrics</w:t>
      </w:r>
      <w:r w:rsidRPr="00133CF7">
        <w:rPr>
          <w:bCs/>
        </w:rPr>
        <w:t>. Whe</w:t>
      </w:r>
      <w:ins w:id="403" w:author="Author">
        <w:r w:rsidRPr="00133CF7">
          <w:rPr>
            <w:bCs/>
          </w:rPr>
          <w:t>n</w:t>
        </w:r>
      </w:ins>
      <w:del w:id="404" w:author="Author">
        <w:r w:rsidRPr="00133CF7">
          <w:rPr>
            <w:bCs/>
          </w:rPr>
          <w:delText>re</w:delText>
        </w:r>
      </w:del>
      <w:r w:rsidRPr="00133CF7">
        <w:rPr>
          <w:bCs/>
        </w:rPr>
        <w:t xml:space="preserve"> </w:t>
      </w:r>
      <w:ins w:id="405" w:author="Author">
        <w:r w:rsidRPr="00133CF7">
          <w:rPr>
            <w:rFonts w:ascii="Calibri" w:eastAsia="PMingLiU" w:hAnsi="Calibri" w:cs="Times New Roman"/>
            <w:bCs/>
          </w:rPr>
          <w:t xml:space="preserve">the </w:t>
        </w:r>
      </w:ins>
      <w:r w:rsidRPr="00133CF7">
        <w:rPr>
          <w:rFonts w:ascii="Calibri" w:eastAsia="PMingLiU" w:hAnsi="Calibri" w:cs="Times New Roman"/>
          <w:bCs/>
        </w:rPr>
        <w:t>accuracy was summari</w:t>
      </w:r>
      <w:r w:rsidRPr="00133CF7">
        <w:rPr>
          <w:bCs/>
        </w:rPr>
        <w:t>zed across folds, we report</w:t>
      </w:r>
      <w:ins w:id="406" w:author="Author">
        <w:r w:rsidRPr="00133CF7">
          <w:rPr>
            <w:rFonts w:ascii="Calibri" w:eastAsia="PMingLiU" w:hAnsi="Calibri" w:cs="Times New Roman"/>
            <w:bCs/>
          </w:rPr>
          <w:t>ed</w:t>
        </w:r>
      </w:ins>
      <w:r w:rsidRPr="00133CF7">
        <w:rPr>
          <w:rFonts w:ascii="Calibri" w:eastAsia="PMingLiU" w:hAnsi="Calibri" w:cs="Times New Roman"/>
          <w:bCs/>
        </w:rPr>
        <w:t xml:space="preserve"> the mean (SD)</w:t>
      </w:r>
      <w:del w:id="407" w:author="Author">
        <w:r w:rsidRPr="00133CF7" w:rsidDel="00821FFE">
          <w:rPr>
            <w:rFonts w:ascii="Calibri" w:eastAsia="PMingLiU" w:hAnsi="Calibri" w:cs="Times New Roman"/>
            <w:bCs/>
          </w:rPr>
          <w:delText>.</w:delText>
        </w:r>
      </w:del>
      <w:ins w:id="408" w:author="Author">
        <w:r w:rsidR="00821FFE" w:rsidRPr="00133CF7">
          <w:rPr>
            <w:rFonts w:ascii="Calibri" w:eastAsia="PMingLiU" w:hAnsi="Calibri" w:cs="Times New Roman"/>
            <w:bCs/>
          </w:rPr>
          <w:t xml:space="preserve">, while </w:t>
        </w:r>
      </w:ins>
      <w:del w:id="409" w:author="Author">
        <w:r w:rsidRPr="00133CF7" w:rsidDel="00821FFE">
          <w:rPr>
            <w:rFonts w:ascii="Calibri" w:eastAsia="PMingLiU" w:hAnsi="Calibri" w:cs="Times New Roman"/>
            <w:bCs/>
          </w:rPr>
          <w:delText xml:space="preserve"> </w:delText>
        </w:r>
        <w:r w:rsidRPr="00133CF7" w:rsidDel="00BF023A">
          <w:rPr>
            <w:rFonts w:ascii="Calibri" w:eastAsia="PMingLiU" w:hAnsi="Calibri" w:cs="Times New Roman"/>
            <w:bCs/>
          </w:rPr>
          <w:delText>When applicable, p</w:delText>
        </w:r>
      </w:del>
      <w:ins w:id="410" w:author="Author">
        <w:r w:rsidR="00821FFE" w:rsidRPr="00133CF7">
          <w:rPr>
            <w:rFonts w:ascii="Calibri" w:eastAsia="PMingLiU" w:hAnsi="Calibri" w:cs="Times New Roman"/>
            <w:bCs/>
          </w:rPr>
          <w:t>p</w:t>
        </w:r>
      </w:ins>
      <w:r w:rsidRPr="00133CF7">
        <w:rPr>
          <w:rFonts w:ascii="Calibri" w:eastAsia="PMingLiU" w:hAnsi="Calibri" w:cs="Times New Roman"/>
          <w:bCs/>
        </w:rPr>
        <w:t>robability accuracy was assessed using the Brier score</w:t>
      </w:r>
      <w:ins w:id="411" w:author="Author">
        <w:r w:rsidR="00BF023A" w:rsidRPr="00133CF7">
          <w:rPr>
            <w:rFonts w:ascii="Calibri" w:eastAsia="PMingLiU" w:hAnsi="Calibri" w:cs="Times New Roman"/>
            <w:bCs/>
          </w:rPr>
          <w:t xml:space="preserve"> whenever applicable</w:t>
        </w:r>
      </w:ins>
      <w:r w:rsidRPr="00133CF7">
        <w:rPr>
          <w:rFonts w:ascii="Calibri" w:eastAsia="PMingLiU" w:hAnsi="Calibri" w:cs="Times New Roman"/>
          <w:bCs/>
        </w:rPr>
        <w:t>. We prioriti</w:t>
      </w:r>
      <w:r w:rsidRPr="00133CF7">
        <w:rPr>
          <w:bCs/>
        </w:rPr>
        <w:t xml:space="preserve">zed </w:t>
      </w:r>
      <w:ins w:id="412" w:author="Author">
        <w:r w:rsidRPr="00133CF7">
          <w:rPr>
            <w:rFonts w:ascii="Calibri" w:eastAsia="PMingLiU" w:hAnsi="Calibri" w:cs="Times New Roman"/>
            <w:bCs/>
          </w:rPr>
          <w:t xml:space="preserve">the </w:t>
        </w:r>
      </w:ins>
      <w:r w:rsidRPr="00133CF7">
        <w:rPr>
          <w:rFonts w:ascii="Calibri" w:eastAsia="PMingLiU" w:hAnsi="Calibri" w:cs="Times New Roman"/>
          <w:bCs/>
        </w:rPr>
        <w:t>AUROC as the primary metric for model comparison because it is threshold-independent and less sensitive to class imbalance</w:t>
      </w:r>
      <w:del w:id="413" w:author="Author">
        <w:r w:rsidRPr="00133CF7" w:rsidDel="00821FFE">
          <w:rPr>
            <w:bCs/>
          </w:rPr>
          <w:delText>;</w:delText>
        </w:r>
      </w:del>
      <w:ins w:id="414" w:author="Author">
        <w:r w:rsidR="00821FFE" w:rsidRPr="00133CF7">
          <w:rPr>
            <w:bCs/>
          </w:rPr>
          <w:t>.</w:t>
        </w:r>
      </w:ins>
      <w:r w:rsidRPr="00133CF7">
        <w:rPr>
          <w:bCs/>
        </w:rPr>
        <w:t xml:space="preserve"> </w:t>
      </w:r>
      <w:ins w:id="415" w:author="Author">
        <w:r w:rsidR="00821FFE" w:rsidRPr="00133CF7">
          <w:rPr>
            <w:bCs/>
          </w:rPr>
          <w:t xml:space="preserve">Meanwhile, </w:t>
        </w:r>
      </w:ins>
      <w:r w:rsidRPr="00133CF7">
        <w:rPr>
          <w:rFonts w:ascii="Calibri" w:eastAsia="PMingLiU" w:hAnsi="Calibri" w:cs="Times New Roman"/>
          <w:bCs/>
        </w:rPr>
        <w:t>threshold-dependent metrics (precision/recall/F1) were reported at the classification threshold used across models for comparability.</w:t>
      </w:r>
    </w:p>
    <w:p w14:paraId="1C489745" w14:textId="77777777" w:rsidR="00B139C2" w:rsidRPr="00133CF7" w:rsidRDefault="00B139C2" w:rsidP="00060BD4">
      <w:pPr>
        <w:rPr>
          <w:bCs/>
        </w:rPr>
      </w:pPr>
    </w:p>
    <w:p w14:paraId="27DFEFCF" w14:textId="388E349F" w:rsidR="00B139C2" w:rsidRPr="00133CF7" w:rsidRDefault="001042F6" w:rsidP="00060BD4">
      <w:pPr>
        <w:rPr>
          <w:bCs/>
        </w:rPr>
      </w:pPr>
      <w:r w:rsidRPr="00133CF7">
        <w:rPr>
          <w:bCs/>
        </w:rPr>
        <w:t xml:space="preserve">Calibration was evaluated using reliability diagrams (calibration plots). For each model, </w:t>
      </w:r>
      <w:ins w:id="416" w:author="Author">
        <w:r w:rsidRPr="00133CF7">
          <w:rPr>
            <w:rFonts w:ascii="Calibri" w:eastAsia="PMingLiU" w:hAnsi="Calibri" w:cs="Times New Roman"/>
            <w:bCs/>
          </w:rPr>
          <w:t xml:space="preserve">the </w:t>
        </w:r>
      </w:ins>
      <w:r w:rsidRPr="00133CF7">
        <w:rPr>
          <w:rFonts w:ascii="Calibri" w:eastAsia="PMingLiU" w:hAnsi="Calibri" w:cs="Times New Roman"/>
          <w:bCs/>
        </w:rPr>
        <w:t xml:space="preserve">predicted 6-month mortality risks were grouped into deciles of predicted risk (10 bins) based on the distribution of </w:t>
      </w:r>
      <w:ins w:id="417" w:author="Author">
        <w:r w:rsidRPr="00133CF7">
          <w:rPr>
            <w:rFonts w:ascii="Calibri" w:eastAsia="PMingLiU" w:hAnsi="Calibri" w:cs="Times New Roman"/>
            <w:bCs/>
          </w:rPr>
          <w:t xml:space="preserve">the </w:t>
        </w:r>
      </w:ins>
      <w:r w:rsidRPr="00133CF7">
        <w:rPr>
          <w:rFonts w:ascii="Calibri" w:eastAsia="PMingLiU" w:hAnsi="Calibri" w:cs="Times New Roman"/>
          <w:bCs/>
        </w:rPr>
        <w:t xml:space="preserve">predicted probabilities. Within each bin, we computed the mean predicted probability and </w:t>
      </w:r>
      <w:del w:id="418" w:author="Author">
        <w:r w:rsidRPr="00133CF7">
          <w:rPr>
            <w:bCs/>
          </w:rPr>
          <w:delText xml:space="preserve">the </w:delText>
        </w:r>
      </w:del>
      <w:r w:rsidRPr="00133CF7">
        <w:rPr>
          <w:bCs/>
        </w:rPr>
        <w:t>observed event rate (</w:t>
      </w:r>
      <w:ins w:id="419" w:author="Author">
        <w:r w:rsidR="007E099D" w:rsidRPr="00133CF7">
          <w:rPr>
            <w:bCs/>
          </w:rPr>
          <w:t xml:space="preserve">i.e., </w:t>
        </w:r>
        <w:r w:rsidRPr="00133CF7">
          <w:rPr>
            <w:rFonts w:ascii="Calibri" w:eastAsia="PMingLiU" w:hAnsi="Calibri" w:cs="Times New Roman"/>
            <w:bCs/>
          </w:rPr>
          <w:t xml:space="preserve">the </w:t>
        </w:r>
      </w:ins>
      <w:r w:rsidRPr="00133CF7">
        <w:rPr>
          <w:rFonts w:ascii="Calibri" w:eastAsia="PMingLiU" w:hAnsi="Calibri" w:cs="Times New Roman"/>
          <w:bCs/>
        </w:rPr>
        <w:t xml:space="preserve">fraction of residents who died within </w:t>
      </w:r>
      <w:r w:rsidRPr="00133CF7">
        <w:rPr>
          <w:bCs/>
        </w:rPr>
        <w:t>6 months). These pairs were plotted against the 45</w:t>
      </w:r>
      <w:ins w:id="420" w:author="Author">
        <w:r w:rsidR="00A613C9" w:rsidRPr="00133CF7">
          <w:rPr>
            <w:bCs/>
          </w:rPr>
          <w:t>-degree</w:t>
        </w:r>
      </w:ins>
      <w:del w:id="421" w:author="Author">
        <w:r w:rsidRPr="00133CF7" w:rsidDel="00A613C9">
          <w:rPr>
            <w:bCs/>
          </w:rPr>
          <w:delText>°</w:delText>
        </w:r>
      </w:del>
      <w:r w:rsidRPr="00133CF7">
        <w:rPr>
          <w:bCs/>
        </w:rPr>
        <w:t xml:space="preserve"> line</w:t>
      </w:r>
      <w:r w:rsidRPr="00133CF7">
        <w:rPr>
          <w:rFonts w:ascii="Calibri" w:eastAsia="PMingLiU" w:hAnsi="Calibri" w:cs="Times New Roman"/>
          <w:bCs/>
        </w:rPr>
        <w:t xml:space="preserve"> representing perfect calibration. For internal evaluation</w:t>
      </w:r>
      <w:ins w:id="422" w:author="Author">
        <w:r w:rsidR="00B60B6B" w:rsidRPr="00133CF7">
          <w:rPr>
            <w:rFonts w:ascii="Calibri" w:eastAsia="PMingLiU" w:hAnsi="Calibri" w:cs="Times New Roman"/>
            <w:bCs/>
          </w:rPr>
          <w:t xml:space="preserve"> and to reduce optimism</w:t>
        </w:r>
      </w:ins>
      <w:r w:rsidRPr="00133CF7">
        <w:rPr>
          <w:rFonts w:ascii="Calibri" w:eastAsia="PMingLiU" w:hAnsi="Calibri" w:cs="Times New Roman"/>
          <w:bCs/>
        </w:rPr>
        <w:t>, calibration curves were generated using out-of-fold predictions from the cross-validation procedure</w:t>
      </w:r>
      <w:del w:id="423" w:author="Author">
        <w:r w:rsidRPr="00133CF7" w:rsidDel="00B60B6B">
          <w:rPr>
            <w:rFonts w:ascii="Calibri" w:eastAsia="PMingLiU" w:hAnsi="Calibri" w:cs="Times New Roman"/>
            <w:bCs/>
          </w:rPr>
          <w:delText xml:space="preserve"> to reduce optimism</w:delText>
        </w:r>
      </w:del>
      <w:r w:rsidRPr="00133CF7">
        <w:rPr>
          <w:rFonts w:ascii="Calibri" w:eastAsia="PMingLiU" w:hAnsi="Calibri" w:cs="Times New Roman"/>
          <w:bCs/>
        </w:rPr>
        <w:t>; for temporal external validation, calibration curves were computed using predictions from the final model applied to the 2024 cohort.</w:t>
      </w:r>
    </w:p>
    <w:p w14:paraId="54FFA573" w14:textId="77777777" w:rsidR="00B139C2" w:rsidRPr="00133CF7" w:rsidRDefault="00B139C2" w:rsidP="00060BD4">
      <w:pPr>
        <w:rPr>
          <w:bCs/>
        </w:rPr>
      </w:pPr>
    </w:p>
    <w:p w14:paraId="6E7B1107" w14:textId="363F7773" w:rsidR="00B139C2" w:rsidRPr="00133CF7" w:rsidRDefault="001042F6" w:rsidP="00EB6816">
      <w:pPr>
        <w:rPr>
          <w:b/>
          <w:bCs/>
          <w:i/>
        </w:rPr>
      </w:pPr>
      <w:r w:rsidRPr="00133CF7">
        <w:rPr>
          <w:b/>
          <w:bCs/>
          <w:i/>
        </w:rPr>
        <w:t xml:space="preserve">External Validation and </w:t>
      </w:r>
      <w:ins w:id="424" w:author="Author">
        <w:r w:rsidR="00A741DA" w:rsidRPr="00133CF7">
          <w:rPr>
            <w:b/>
            <w:bCs/>
            <w:i/>
          </w:rPr>
          <w:t>S</w:t>
        </w:r>
      </w:ins>
      <w:del w:id="425" w:author="Author">
        <w:r w:rsidRPr="00133CF7" w:rsidDel="00A741DA">
          <w:rPr>
            <w:b/>
            <w:bCs/>
            <w:i/>
          </w:rPr>
          <w:delText>s</w:delText>
        </w:r>
      </w:del>
      <w:r w:rsidRPr="00133CF7">
        <w:rPr>
          <w:b/>
          <w:bCs/>
          <w:i/>
        </w:rPr>
        <w:t xml:space="preserve">ubgroup </w:t>
      </w:r>
      <w:ins w:id="426" w:author="Author">
        <w:r w:rsidR="00A741DA" w:rsidRPr="00133CF7">
          <w:rPr>
            <w:b/>
            <w:bCs/>
            <w:i/>
          </w:rPr>
          <w:t>A</w:t>
        </w:r>
      </w:ins>
      <w:del w:id="427" w:author="Author">
        <w:r w:rsidRPr="00133CF7" w:rsidDel="00A741DA">
          <w:rPr>
            <w:b/>
            <w:bCs/>
            <w:i/>
          </w:rPr>
          <w:delText>a</w:delText>
        </w:r>
      </w:del>
      <w:r w:rsidRPr="00133CF7">
        <w:rPr>
          <w:b/>
          <w:bCs/>
          <w:i/>
        </w:rPr>
        <w:t>nalyses</w:t>
      </w:r>
    </w:p>
    <w:p w14:paraId="02493B19" w14:textId="77777777" w:rsidR="00B139C2" w:rsidRPr="00133CF7" w:rsidRDefault="001042F6" w:rsidP="00EB6816">
      <w:pPr>
        <w:rPr>
          <w:bCs/>
        </w:rPr>
      </w:pPr>
      <w:r w:rsidRPr="00133CF7">
        <w:rPr>
          <w:bCs/>
        </w:rPr>
        <w:t xml:space="preserve">To assess generalizability under </w:t>
      </w:r>
      <w:ins w:id="428" w:author="Author">
        <w:r w:rsidRPr="00133CF7">
          <w:rPr>
            <w:rFonts w:ascii="Calibri" w:eastAsia="PMingLiU" w:hAnsi="Calibri" w:cs="Times New Roman"/>
            <w:bCs/>
          </w:rPr>
          <w:t xml:space="preserve">a </w:t>
        </w:r>
      </w:ins>
      <w:r w:rsidRPr="00133CF7">
        <w:rPr>
          <w:rFonts w:ascii="Calibri" w:eastAsia="PMingLiU" w:hAnsi="Calibri" w:cs="Times New Roman"/>
          <w:bCs/>
        </w:rPr>
        <w:t>temporal dataset shift, we performed temporal external validation in the 2024 cohort (admissions in 2024), which was not used for model development, feature engineering decisions, or cross-validation. The final models were refit</w:t>
      </w:r>
      <w:ins w:id="429" w:author="Author">
        <w:r w:rsidRPr="00133CF7">
          <w:rPr>
            <w:rFonts w:ascii="Calibri" w:eastAsia="PMingLiU" w:hAnsi="Calibri" w:cs="Times New Roman"/>
            <w:bCs/>
          </w:rPr>
          <w:t>ted</w:t>
        </w:r>
      </w:ins>
      <w:r w:rsidRPr="00133CF7">
        <w:rPr>
          <w:rFonts w:ascii="Calibri" w:eastAsia="PMingLiU" w:hAnsi="Calibri" w:cs="Times New Roman"/>
          <w:bCs/>
        </w:rPr>
        <w:t xml:space="preserve"> </w:t>
      </w:r>
      <w:ins w:id="430" w:author="Author">
        <w:r w:rsidRPr="00133CF7">
          <w:rPr>
            <w:bCs/>
          </w:rPr>
          <w:t>to</w:t>
        </w:r>
      </w:ins>
      <w:del w:id="431" w:author="Author">
        <w:r w:rsidRPr="00133CF7">
          <w:rPr>
            <w:bCs/>
          </w:rPr>
          <w:delText>on</w:delText>
        </w:r>
      </w:del>
      <w:r w:rsidRPr="00133CF7">
        <w:rPr>
          <w:bCs/>
        </w:rPr>
        <w:t xml:space="preserve"> the full development cohort using the same predictors and preprocessing rules, and then evaluated in the external validation cohort.</w:t>
      </w:r>
    </w:p>
    <w:p w14:paraId="34F1FEFE" w14:textId="77777777" w:rsidR="00F2209F" w:rsidRPr="00133CF7" w:rsidRDefault="00F2209F" w:rsidP="00EB6816">
      <w:pPr>
        <w:rPr>
          <w:bCs/>
        </w:rPr>
      </w:pPr>
    </w:p>
    <w:p w14:paraId="4E6CE3CE" w14:textId="77777777" w:rsidR="00B139C2" w:rsidRPr="00133CF7" w:rsidRDefault="001042F6" w:rsidP="00EB6816">
      <w:pPr>
        <w:rPr>
          <w:bCs/>
        </w:rPr>
      </w:pPr>
      <w:r w:rsidRPr="00133CF7">
        <w:rPr>
          <w:bCs/>
        </w:rPr>
        <w:t>All preprocessing parameters estimated in the development cohort (</w:t>
      </w:r>
      <w:ins w:id="432" w:author="Author">
        <w:r w:rsidRPr="00133CF7">
          <w:rPr>
            <w:bCs/>
          </w:rPr>
          <w:t>e.g.</w:t>
        </w:r>
      </w:ins>
      <w:del w:id="433" w:author="Author">
        <w:r w:rsidRPr="00133CF7">
          <w:rPr>
            <w:bCs/>
          </w:rPr>
          <w:delText>eg</w:delText>
        </w:r>
      </w:del>
      <w:r w:rsidRPr="00133CF7">
        <w:rPr>
          <w:bCs/>
        </w:rPr>
        <w:t xml:space="preserve">, scaling parameters for continuous variables) were applied </w:t>
      </w:r>
      <w:del w:id="434" w:author="Author">
        <w:r w:rsidRPr="00133CF7">
          <w:rPr>
            <w:bCs/>
          </w:rPr>
          <w:delText xml:space="preserve">unchanged </w:delText>
        </w:r>
      </w:del>
      <w:r w:rsidRPr="00133CF7">
        <w:rPr>
          <w:bCs/>
        </w:rPr>
        <w:t xml:space="preserve">to the external validation cohort. Model performance in </w:t>
      </w:r>
      <w:ins w:id="435" w:author="Author">
        <w:r w:rsidRPr="00133CF7">
          <w:rPr>
            <w:rFonts w:ascii="Calibri" w:eastAsia="PMingLiU" w:hAnsi="Calibri" w:cs="Times New Roman"/>
            <w:bCs/>
          </w:rPr>
          <w:t xml:space="preserve">the </w:t>
        </w:r>
      </w:ins>
      <w:r w:rsidRPr="00133CF7">
        <w:rPr>
          <w:rFonts w:ascii="Calibri" w:eastAsia="PMingLiU" w:hAnsi="Calibri" w:cs="Times New Roman"/>
          <w:bCs/>
        </w:rPr>
        <w:t xml:space="preserve">external validation was quantified using the same set of metrics as in </w:t>
      </w:r>
      <w:ins w:id="436" w:author="Author">
        <w:r w:rsidRPr="00133CF7">
          <w:rPr>
            <w:rFonts w:ascii="Calibri" w:eastAsia="PMingLiU" w:hAnsi="Calibri" w:cs="Times New Roman"/>
            <w:bCs/>
          </w:rPr>
          <w:t xml:space="preserve">the </w:t>
        </w:r>
      </w:ins>
      <w:r w:rsidRPr="00133CF7">
        <w:rPr>
          <w:rFonts w:ascii="Calibri" w:eastAsia="PMingLiU" w:hAnsi="Calibri" w:cs="Times New Roman"/>
          <w:bCs/>
        </w:rPr>
        <w:t>internal evaluation (</w:t>
      </w:r>
      <w:r w:rsidR="00631C5E" w:rsidRPr="00133CF7">
        <w:rPr>
          <w:bCs/>
        </w:rPr>
        <w:t>Multimedia Appendix 6</w:t>
      </w:r>
      <w:r w:rsidRPr="00133CF7">
        <w:rPr>
          <w:bCs/>
        </w:rPr>
        <w:t xml:space="preserve">). </w:t>
      </w:r>
    </w:p>
    <w:p w14:paraId="426C38BE" w14:textId="77777777" w:rsidR="00B139C2" w:rsidRPr="00133CF7" w:rsidRDefault="00B139C2" w:rsidP="00EB6816">
      <w:pPr>
        <w:rPr>
          <w:bCs/>
        </w:rPr>
      </w:pPr>
    </w:p>
    <w:p w14:paraId="4CC9B8E0" w14:textId="0AEC5060" w:rsidR="00B139C2" w:rsidRPr="00133CF7" w:rsidRDefault="001042F6" w:rsidP="00EB6816">
      <w:pPr>
        <w:rPr>
          <w:bCs/>
        </w:rPr>
      </w:pPr>
      <w:r w:rsidRPr="00133CF7">
        <w:rPr>
          <w:bCs/>
        </w:rPr>
        <w:t xml:space="preserve">To examine performance stability, we additionally evaluated discrimination across sex, </w:t>
      </w:r>
      <w:r w:rsidRPr="00133CF7">
        <w:rPr>
          <w:bCs/>
        </w:rPr>
        <w:lastRenderedPageBreak/>
        <w:t>age (</w:t>
      </w:r>
      <w:r w:rsidRPr="00133CF7">
        <w:rPr>
          <w:rFonts w:ascii="Arial" w:hAnsi="Arial" w:cs="Arial"/>
          <w:bCs/>
        </w:rPr>
        <w:t>≥</w:t>
      </w:r>
      <w:r w:rsidRPr="00133CF7">
        <w:rPr>
          <w:bCs/>
        </w:rPr>
        <w:t xml:space="preserve">85 y/o and </w:t>
      </w:r>
      <w:r w:rsidRPr="00133CF7">
        <w:rPr>
          <w:rFonts w:cstheme="minorHAnsi"/>
          <w:bCs/>
        </w:rPr>
        <w:t>˂</w:t>
      </w:r>
      <w:r w:rsidRPr="00133CF7">
        <w:rPr>
          <w:bCs/>
        </w:rPr>
        <w:t>85 y/o)</w:t>
      </w:r>
      <w:ins w:id="437" w:author="Author">
        <w:r w:rsidR="001023CE" w:rsidRPr="00133CF7">
          <w:rPr>
            <w:bCs/>
          </w:rPr>
          <w:t>,</w:t>
        </w:r>
      </w:ins>
      <w:r w:rsidRPr="00133CF7">
        <w:rPr>
          <w:bCs/>
        </w:rPr>
        <w:t xml:space="preserve"> and ADL decline (yes/no), reporting subgroup AUROC values using the same prediction pipeline.</w:t>
      </w:r>
    </w:p>
    <w:p w14:paraId="71C639C5" w14:textId="77777777" w:rsidR="00B139C2" w:rsidRPr="00133CF7" w:rsidRDefault="00B139C2" w:rsidP="00342CC3">
      <w:pPr>
        <w:rPr>
          <w:b/>
          <w:bCs/>
          <w:i/>
        </w:rPr>
      </w:pPr>
    </w:p>
    <w:p w14:paraId="5CA336F2" w14:textId="0D75FA05" w:rsidR="00B139C2" w:rsidRPr="00133CF7" w:rsidRDefault="001042F6" w:rsidP="00342CC3">
      <w:pPr>
        <w:rPr>
          <w:bCs/>
        </w:rPr>
      </w:pPr>
      <w:r w:rsidRPr="00133CF7">
        <w:rPr>
          <w:b/>
          <w:bCs/>
          <w:i/>
        </w:rPr>
        <w:t>Model Interpretability</w:t>
      </w:r>
      <w:r w:rsidRPr="00133CF7">
        <w:rPr>
          <w:b/>
          <w:bCs/>
          <w:i/>
        </w:rPr>
        <w:br/>
      </w:r>
      <w:del w:id="438" w:author="Author">
        <w:r w:rsidRPr="00133CF7" w:rsidDel="00344AB4">
          <w:rPr>
            <w:bCs/>
          </w:rPr>
          <w:delText>To enhance clinical interpretability, w</w:delText>
        </w:r>
      </w:del>
      <w:ins w:id="439" w:author="Author">
        <w:r w:rsidR="00344AB4" w:rsidRPr="00133CF7">
          <w:rPr>
            <w:bCs/>
          </w:rPr>
          <w:t>W</w:t>
        </w:r>
      </w:ins>
      <w:r w:rsidRPr="00133CF7">
        <w:rPr>
          <w:bCs/>
        </w:rPr>
        <w:t>e quantified feature contributions using Shapley Additive Explanations (SHAP) [33,</w:t>
      </w:r>
      <w:del w:id="440" w:author="Author">
        <w:r w:rsidRPr="00133CF7" w:rsidDel="00523265">
          <w:rPr>
            <w:bCs/>
          </w:rPr>
          <w:delText xml:space="preserve"> </w:delText>
        </w:r>
      </w:del>
      <w:r w:rsidRPr="00133CF7">
        <w:rPr>
          <w:bCs/>
        </w:rPr>
        <w:t>34]</w:t>
      </w:r>
      <w:ins w:id="441" w:author="Author">
        <w:r w:rsidR="00344AB4" w:rsidRPr="00133CF7">
          <w:rPr>
            <w:bCs/>
          </w:rPr>
          <w:t xml:space="preserve"> to enhance clinical interpretability</w:t>
        </w:r>
      </w:ins>
      <w:r w:rsidRPr="00133CF7">
        <w:rPr>
          <w:bCs/>
        </w:rPr>
        <w:t xml:space="preserve">. </w:t>
      </w:r>
      <w:ins w:id="442" w:author="Author">
        <w:r w:rsidRPr="00133CF7">
          <w:rPr>
            <w:rFonts w:ascii="Calibri" w:eastAsia="PMingLiU" w:hAnsi="Calibri" w:cs="Times New Roman"/>
            <w:bCs/>
          </w:rPr>
          <w:t xml:space="preserve">The </w:t>
        </w:r>
      </w:ins>
      <w:r w:rsidRPr="00133CF7">
        <w:rPr>
          <w:rFonts w:ascii="Calibri" w:eastAsia="PMingLiU" w:hAnsi="Calibri" w:cs="Times New Roman"/>
          <w:bCs/>
        </w:rPr>
        <w:t xml:space="preserve">SHAP values were computed for the final selected tree-based model using the </w:t>
      </w:r>
      <w:r w:rsidRPr="00133CF7">
        <w:rPr>
          <w:bCs/>
        </w:rPr>
        <w:t xml:space="preserve">TreeExplainer algorithm, with </w:t>
      </w:r>
      <w:ins w:id="443" w:author="Author">
        <w:r w:rsidRPr="00133CF7">
          <w:rPr>
            <w:bCs/>
          </w:rPr>
          <w:t>a</w:t>
        </w:r>
      </w:ins>
      <w:del w:id="444" w:author="Author">
        <w:r w:rsidRPr="00133CF7">
          <w:rPr>
            <w:bCs/>
          </w:rPr>
          <w:delText>the</w:delText>
        </w:r>
      </w:del>
      <w:r w:rsidRPr="00133CF7">
        <w:rPr>
          <w:bCs/>
        </w:rPr>
        <w:t xml:space="preserve"> background dataset drawn from the model development cohort [33]. Global interpretability was visualized </w:t>
      </w:r>
      <w:ins w:id="445" w:author="Author">
        <w:r w:rsidRPr="00133CF7">
          <w:rPr>
            <w:bCs/>
          </w:rPr>
          <w:t>using</w:t>
        </w:r>
      </w:ins>
      <w:del w:id="446" w:author="Author">
        <w:r w:rsidRPr="00133CF7">
          <w:rPr>
            <w:bCs/>
          </w:rPr>
          <w:delText>through</w:delText>
        </w:r>
      </w:del>
      <w:r w:rsidRPr="00133CF7">
        <w:rPr>
          <w:bCs/>
        </w:rPr>
        <w:t xml:space="preserve"> SHAP beeswarm and forest plots to rank feature importance across the entire population. Local interpretability for individual-level risk explanation</w:t>
      </w:r>
      <w:ins w:id="447" w:author="Author">
        <w:r w:rsidRPr="00133CF7">
          <w:rPr>
            <w:rFonts w:ascii="Calibri" w:eastAsia="PMingLiU" w:hAnsi="Calibri" w:cs="Times New Roman"/>
            <w:bCs/>
          </w:rPr>
          <w:t>s</w:t>
        </w:r>
      </w:ins>
      <w:r w:rsidRPr="00133CF7">
        <w:rPr>
          <w:rFonts w:ascii="Calibri" w:eastAsia="PMingLiU" w:hAnsi="Calibri" w:cs="Times New Roman"/>
          <w:bCs/>
        </w:rPr>
        <w:t xml:space="preserve"> was demonstrated using SHAP force plots, </w:t>
      </w:r>
      <w:del w:id="448" w:author="Author">
        <w:r w:rsidRPr="00133CF7" w:rsidDel="000D3773">
          <w:rPr>
            <w:rFonts w:ascii="Calibri" w:eastAsia="PMingLiU" w:hAnsi="Calibri" w:cs="Times New Roman"/>
            <w:bCs/>
          </w:rPr>
          <w:delText>which illustrate</w:delText>
        </w:r>
      </w:del>
      <w:ins w:id="449" w:author="Author">
        <w:r w:rsidR="000D3773" w:rsidRPr="00133CF7">
          <w:rPr>
            <w:rFonts w:ascii="Calibri" w:eastAsia="PMingLiU" w:hAnsi="Calibri" w:cs="Times New Roman"/>
            <w:bCs/>
          </w:rPr>
          <w:t>illustrating</w:t>
        </w:r>
      </w:ins>
      <w:r w:rsidRPr="00133CF7">
        <w:rPr>
          <w:rFonts w:ascii="Calibri" w:eastAsia="PMingLiU" w:hAnsi="Calibri" w:cs="Times New Roman"/>
          <w:bCs/>
        </w:rPr>
        <w:t xml:space="preserve"> how specific clinical features shift the predicted probability from the baseline.</w:t>
      </w:r>
    </w:p>
    <w:p w14:paraId="7C7FCFD5" w14:textId="77777777" w:rsidR="00B139C2" w:rsidRPr="00133CF7" w:rsidRDefault="00B139C2" w:rsidP="00031216">
      <w:pPr>
        <w:rPr>
          <w:b/>
          <w:bCs/>
          <w:i/>
        </w:rPr>
      </w:pPr>
    </w:p>
    <w:p w14:paraId="4E550A20" w14:textId="77777777" w:rsidR="00B139C2" w:rsidRPr="00133CF7" w:rsidRDefault="001042F6" w:rsidP="00031216">
      <w:pPr>
        <w:rPr>
          <w:b/>
          <w:bCs/>
          <w:i/>
        </w:rPr>
      </w:pPr>
      <w:r w:rsidRPr="00133CF7">
        <w:rPr>
          <w:b/>
          <w:bCs/>
          <w:i/>
        </w:rPr>
        <w:t>Statistical Analysis</w:t>
      </w:r>
    </w:p>
    <w:p w14:paraId="2F724F42" w14:textId="1D3129DB" w:rsidR="00B139C2" w:rsidRPr="00133CF7" w:rsidRDefault="001042F6" w:rsidP="00031216">
      <w:pPr>
        <w:rPr>
          <w:bCs/>
        </w:rPr>
      </w:pPr>
      <w:ins w:id="450" w:author="Author">
        <w:r w:rsidRPr="00133CF7">
          <w:rPr>
            <w:bCs/>
          </w:rPr>
          <w:t>The d</w:t>
        </w:r>
      </w:ins>
      <w:del w:id="451" w:author="Author">
        <w:r w:rsidRPr="00133CF7">
          <w:rPr>
            <w:bCs/>
          </w:rPr>
          <w:delText>D</w:delText>
        </w:r>
      </w:del>
      <w:r w:rsidRPr="00133CF7">
        <w:rPr>
          <w:bCs/>
        </w:rPr>
        <w:t xml:space="preserve">escriptive characteristics of </w:t>
      </w:r>
      <w:ins w:id="452" w:author="Author">
        <w:r w:rsidRPr="00133CF7">
          <w:rPr>
            <w:rFonts w:ascii="Calibri" w:eastAsia="PMingLiU" w:hAnsi="Calibri" w:cs="Times New Roman"/>
            <w:bCs/>
          </w:rPr>
          <w:t xml:space="preserve">the </w:t>
        </w:r>
      </w:ins>
      <w:r w:rsidRPr="00133CF7">
        <w:rPr>
          <w:rFonts w:ascii="Calibri" w:eastAsia="PMingLiU" w:hAnsi="Calibri" w:cs="Times New Roman"/>
          <w:bCs/>
        </w:rPr>
        <w:t xml:space="preserve">residents in the </w:t>
      </w:r>
      <w:r w:rsidRPr="00133CF7">
        <w:rPr>
          <w:bCs/>
        </w:rPr>
        <w:t>development cohort were summarized overall and by outcome status. Group differences were quantified using standardized mean differences</w:t>
      </w:r>
      <w:del w:id="453" w:author="Author">
        <w:r w:rsidRPr="00133CF7" w:rsidDel="009732E9">
          <w:rPr>
            <w:bCs/>
          </w:rPr>
          <w:delText xml:space="preserve"> (SMDs)</w:delText>
        </w:r>
      </w:del>
      <w:r w:rsidRPr="00133CF7">
        <w:rPr>
          <w:bCs/>
        </w:rPr>
        <w:t xml:space="preserve"> </w:t>
      </w:r>
      <w:ins w:id="454" w:author="Author">
        <w:r w:rsidRPr="00133CF7">
          <w:rPr>
            <w:bCs/>
          </w:rPr>
          <w:t>as</w:t>
        </w:r>
      </w:ins>
      <w:del w:id="455" w:author="Author">
        <w:r w:rsidRPr="00133CF7">
          <w:rPr>
            <w:bCs/>
          </w:rPr>
          <w:delText>for</w:delText>
        </w:r>
      </w:del>
      <w:r w:rsidRPr="00133CF7">
        <w:rPr>
          <w:bCs/>
        </w:rPr>
        <w:t xml:space="preserve"> key predictors</w:t>
      </w:r>
      <w:ins w:id="456" w:author="Author">
        <w:r w:rsidR="009732E9" w:rsidRPr="00133CF7">
          <w:rPr>
            <w:bCs/>
          </w:rPr>
          <w:t xml:space="preserve">, describing </w:t>
        </w:r>
      </w:ins>
      <w:del w:id="457" w:author="Author">
        <w:r w:rsidRPr="00133CF7" w:rsidDel="00B319C9">
          <w:rPr>
            <w:bCs/>
          </w:rPr>
          <w:delText xml:space="preserve"> to describe </w:delText>
        </w:r>
      </w:del>
      <w:r w:rsidRPr="00133CF7">
        <w:rPr>
          <w:bCs/>
        </w:rPr>
        <w:t xml:space="preserve">the magnitude of </w:t>
      </w:r>
      <w:ins w:id="458" w:author="Author">
        <w:r w:rsidR="009732E9" w:rsidRPr="00133CF7">
          <w:rPr>
            <w:bCs/>
          </w:rPr>
          <w:t xml:space="preserve">the </w:t>
        </w:r>
      </w:ins>
      <w:r w:rsidRPr="00133CF7">
        <w:rPr>
          <w:bCs/>
        </w:rPr>
        <w:t xml:space="preserve">imbalance between residents who died within </w:t>
      </w:r>
      <w:ins w:id="459" w:author="Author">
        <w:r w:rsidRPr="00133CF7">
          <w:rPr>
            <w:bCs/>
          </w:rPr>
          <w:t>six</w:t>
        </w:r>
      </w:ins>
      <w:del w:id="460" w:author="Author">
        <w:r w:rsidRPr="00133CF7">
          <w:rPr>
            <w:bCs/>
          </w:rPr>
          <w:delText>6</w:delText>
        </w:r>
      </w:del>
      <w:r w:rsidRPr="00133CF7">
        <w:rPr>
          <w:bCs/>
        </w:rPr>
        <w:t xml:space="preserve"> months and those who did not.</w:t>
      </w:r>
    </w:p>
    <w:p w14:paraId="51C5F350" w14:textId="77777777" w:rsidR="00F2209F" w:rsidRPr="00133CF7" w:rsidRDefault="00F2209F" w:rsidP="00031216">
      <w:pPr>
        <w:rPr>
          <w:bCs/>
        </w:rPr>
      </w:pPr>
    </w:p>
    <w:p w14:paraId="4F576474" w14:textId="60F84883" w:rsidR="00B139C2" w:rsidRPr="00133CF7" w:rsidRDefault="001042F6" w:rsidP="00B1040A">
      <w:pPr>
        <w:rPr>
          <w:bCs/>
        </w:rPr>
      </w:pPr>
      <w:r w:rsidRPr="00133CF7">
        <w:rPr>
          <w:bCs/>
        </w:rPr>
        <w:t xml:space="preserve">Model performance metrics were computed for internal </w:t>
      </w:r>
      <w:del w:id="461" w:author="Author">
        <w:r w:rsidRPr="00133CF7">
          <w:rPr>
            <w:bCs/>
          </w:rPr>
          <w:delText xml:space="preserve">cross-validation </w:delText>
        </w:r>
      </w:del>
      <w:r w:rsidRPr="00133CF7">
        <w:rPr>
          <w:bCs/>
        </w:rPr>
        <w:t>and external validation</w:t>
      </w:r>
      <w:ins w:id="462" w:author="Author">
        <w:r w:rsidRPr="00133CF7">
          <w:rPr>
            <w:rFonts w:ascii="Calibri" w:eastAsia="PMingLiU" w:hAnsi="Calibri" w:cs="Times New Roman"/>
            <w:bCs/>
          </w:rPr>
          <w:t>,</w:t>
        </w:r>
      </w:ins>
      <w:r w:rsidRPr="00133CF7">
        <w:rPr>
          <w:rFonts w:ascii="Calibri" w:eastAsia="PMingLiU" w:hAnsi="Calibri" w:cs="Times New Roman"/>
          <w:bCs/>
        </w:rPr>
        <w:t xml:space="preserve"> as </w:t>
      </w:r>
      <w:del w:id="463" w:author="Author">
        <w:r w:rsidRPr="00133CF7" w:rsidDel="00B319C9">
          <w:rPr>
            <w:rFonts w:ascii="Calibri" w:eastAsia="PMingLiU" w:hAnsi="Calibri" w:cs="Times New Roman"/>
            <w:bCs/>
          </w:rPr>
          <w:delText>described above</w:delText>
        </w:r>
      </w:del>
      <w:ins w:id="464" w:author="Author">
        <w:r w:rsidR="00B319C9" w:rsidRPr="00133CF7">
          <w:rPr>
            <w:rFonts w:ascii="Calibri" w:eastAsia="PMingLiU" w:hAnsi="Calibri" w:cs="Times New Roman"/>
            <w:bCs/>
          </w:rPr>
          <w:t>aforementioned</w:t>
        </w:r>
      </w:ins>
      <w:r w:rsidRPr="00133CF7">
        <w:rPr>
          <w:rFonts w:ascii="Calibri" w:eastAsia="PMingLiU" w:hAnsi="Calibri" w:cs="Times New Roman"/>
          <w:bCs/>
        </w:rPr>
        <w:t>. Where confidence intervals were required for AUROC, we estimated 95% confidence intervals</w:t>
      </w:r>
      <w:ins w:id="465" w:author="Author">
        <w:r w:rsidR="008B3E35" w:rsidRPr="00133CF7">
          <w:rPr>
            <w:rFonts w:ascii="Calibri" w:eastAsia="PMingLiU" w:hAnsi="Calibri" w:cs="Times New Roman"/>
            <w:bCs/>
          </w:rPr>
          <w:t xml:space="preserve"> (CIs)</w:t>
        </w:r>
      </w:ins>
      <w:r w:rsidRPr="00133CF7">
        <w:rPr>
          <w:rFonts w:ascii="Calibri" w:eastAsia="PMingLiU" w:hAnsi="Calibri" w:cs="Times New Roman"/>
          <w:bCs/>
        </w:rPr>
        <w:t xml:space="preserve"> using </w:t>
      </w:r>
      <w:ins w:id="466" w:author="Author">
        <w:r w:rsidR="00B319C9" w:rsidRPr="00133CF7">
          <w:rPr>
            <w:rFonts w:ascii="Calibri" w:eastAsia="PMingLiU" w:hAnsi="Calibri" w:cs="Times New Roman"/>
            <w:bCs/>
          </w:rPr>
          <w:t xml:space="preserve">the </w:t>
        </w:r>
      </w:ins>
      <w:r w:rsidRPr="00133CF7">
        <w:rPr>
          <w:rFonts w:ascii="Calibri" w:eastAsia="PMingLiU" w:hAnsi="Calibri" w:cs="Times New Roman"/>
          <w:bCs/>
        </w:rPr>
        <w:t>bootstrap resampling of the evaluation set (with the resampling procedure applied at the individual level)</w:t>
      </w:r>
      <w:r w:rsidRPr="00133CF7">
        <w:rPr>
          <w:bCs/>
        </w:rPr>
        <w:t xml:space="preserve">, and </w:t>
      </w:r>
      <w:del w:id="467" w:author="Author">
        <w:r w:rsidRPr="00133CF7">
          <w:rPr>
            <w:bCs/>
          </w:rPr>
          <w:delText xml:space="preserve">we </w:delText>
        </w:r>
      </w:del>
      <w:r w:rsidRPr="00133CF7">
        <w:rPr>
          <w:bCs/>
        </w:rPr>
        <w:t>report</w:t>
      </w:r>
      <w:ins w:id="468" w:author="Author">
        <w:r w:rsidRPr="00133CF7">
          <w:rPr>
            <w:rFonts w:ascii="Calibri" w:eastAsia="PMingLiU" w:hAnsi="Calibri" w:cs="Times New Roman"/>
            <w:bCs/>
          </w:rPr>
          <w:t>ed</w:t>
        </w:r>
      </w:ins>
      <w:r w:rsidRPr="00133CF7">
        <w:rPr>
          <w:rFonts w:ascii="Calibri" w:eastAsia="PMingLiU" w:hAnsi="Calibri" w:cs="Times New Roman"/>
          <w:bCs/>
        </w:rPr>
        <w:t xml:space="preserve"> point estimates and 95% CIs accordingly. </w:t>
      </w:r>
      <w:ins w:id="469" w:author="Author">
        <w:r w:rsidRPr="00133CF7">
          <w:rPr>
            <w:bCs/>
          </w:rPr>
          <w:t>Statistical significance was set at</w:t>
        </w:r>
      </w:ins>
      <w:del w:id="470" w:author="Author">
        <w:r w:rsidRPr="00133CF7">
          <w:rPr>
            <w:bCs/>
          </w:rPr>
          <w:delText>A two-sided P-value of less than 0.05 was considered statistically</w:delText>
        </w:r>
      </w:del>
      <w:r w:rsidRPr="00133CF7">
        <w:rPr>
          <w:bCs/>
        </w:rPr>
        <w:t xml:space="preserve"> </w:t>
      </w:r>
      <w:ins w:id="471" w:author="Author">
        <w:r w:rsidR="00B319C9" w:rsidRPr="00133CF7">
          <w:rPr>
            <w:bCs/>
          </w:rPr>
          <w:t xml:space="preserve">a </w:t>
        </w:r>
      </w:ins>
      <w:del w:id="472" w:author="Author">
        <w:r w:rsidRPr="00133CF7" w:rsidDel="008B3E35">
          <w:rPr>
            <w:bCs/>
          </w:rPr>
          <w:delText>significant</w:delText>
        </w:r>
      </w:del>
      <w:ins w:id="473" w:author="Author">
        <w:r w:rsidR="008B3E35" w:rsidRPr="00133CF7">
          <w:rPr>
            <w:bCs/>
          </w:rPr>
          <w:t>p-value &lt; 0.05</w:t>
        </w:r>
      </w:ins>
      <w:r w:rsidRPr="00133CF7">
        <w:rPr>
          <w:bCs/>
        </w:rPr>
        <w:t xml:space="preserve">. Database management and </w:t>
      </w:r>
      <w:del w:id="474" w:author="Author">
        <w:r w:rsidRPr="00133CF7" w:rsidDel="008B3E35">
          <w:rPr>
            <w:bCs/>
          </w:rPr>
          <w:delText xml:space="preserve">data </w:delText>
        </w:r>
      </w:del>
      <w:r w:rsidRPr="00133CF7">
        <w:rPr>
          <w:bCs/>
        </w:rPr>
        <w:t xml:space="preserve">extraction were conducted using </w:t>
      </w:r>
      <w:ins w:id="475" w:author="Author">
        <w:r w:rsidRPr="00133CF7">
          <w:rPr>
            <w:bCs/>
          </w:rPr>
          <w:t>the</w:t>
        </w:r>
      </w:ins>
      <w:del w:id="476" w:author="Author">
        <w:r w:rsidRPr="00133CF7">
          <w:rPr>
            <w:bCs/>
          </w:rPr>
          <w:delText>a</w:delText>
        </w:r>
      </w:del>
      <w:r w:rsidRPr="00133CF7">
        <w:rPr>
          <w:bCs/>
        </w:rPr>
        <w:t xml:space="preserve"> PostgreSQL server, and all statistical analyses were performed </w:t>
      </w:r>
      <w:ins w:id="477" w:author="Author">
        <w:r w:rsidRPr="00133CF7">
          <w:rPr>
            <w:rFonts w:ascii="Calibri" w:eastAsia="PMingLiU" w:hAnsi="Calibri" w:cs="Times New Roman"/>
            <w:bCs/>
          </w:rPr>
          <w:t>us</w:t>
        </w:r>
      </w:ins>
      <w:r w:rsidRPr="00133CF7">
        <w:rPr>
          <w:rFonts w:ascii="Calibri" w:eastAsia="PMingLiU" w:hAnsi="Calibri" w:cs="Times New Roman"/>
          <w:bCs/>
        </w:rPr>
        <w:t>in</w:t>
      </w:r>
      <w:ins w:id="478" w:author="Author">
        <w:r w:rsidRPr="00133CF7">
          <w:rPr>
            <w:rFonts w:ascii="Calibri" w:eastAsia="PMingLiU" w:hAnsi="Calibri" w:cs="Times New Roman"/>
            <w:bCs/>
          </w:rPr>
          <w:t>g</w:t>
        </w:r>
      </w:ins>
      <w:r w:rsidRPr="00133CF7">
        <w:rPr>
          <w:rFonts w:ascii="Calibri" w:eastAsia="PMingLiU" w:hAnsi="Calibri" w:cs="Times New Roman"/>
          <w:bCs/>
        </w:rPr>
        <w:t xml:space="preserve"> Python (version 3.12.7)</w:t>
      </w:r>
      <w:ins w:id="479" w:author="Author">
        <w:r w:rsidRPr="00133CF7">
          <w:rPr>
            <w:rFonts w:ascii="Calibri" w:eastAsia="PMingLiU" w:hAnsi="Calibri" w:cs="Times New Roman"/>
            <w:bCs/>
          </w:rPr>
          <w:t>.</w:t>
        </w:r>
      </w:ins>
    </w:p>
    <w:p w14:paraId="66B588EF" w14:textId="77777777" w:rsidR="00B139C2" w:rsidRPr="00133CF7" w:rsidRDefault="00B139C2" w:rsidP="001F1180"/>
    <w:p w14:paraId="5D532E03" w14:textId="1F85E4E4" w:rsidR="00B139C2" w:rsidRPr="00133CF7" w:rsidRDefault="001042F6" w:rsidP="003E31BD">
      <w:r w:rsidRPr="00133CF7">
        <w:rPr>
          <w:b/>
          <w:bCs/>
        </w:rPr>
        <w:t>Result</w:t>
      </w:r>
      <w:del w:id="480" w:author="Author">
        <w:r w:rsidRPr="00133CF7" w:rsidDel="00F522FB">
          <w:rPr>
            <w:b/>
            <w:bCs/>
          </w:rPr>
          <w:delText xml:space="preserve"> </w:delText>
        </w:r>
      </w:del>
      <w:ins w:id="481" w:author="Author">
        <w:r w:rsidR="00F522FB" w:rsidRPr="00133CF7">
          <w:rPr>
            <w:b/>
            <w:bCs/>
          </w:rPr>
          <w:t>s</w:t>
        </w:r>
      </w:ins>
    </w:p>
    <w:p w14:paraId="5B190639" w14:textId="09455C2C" w:rsidR="00B139C2" w:rsidRPr="00133CF7" w:rsidRDefault="001042F6" w:rsidP="003E31BD">
      <w:pPr>
        <w:rPr>
          <w:b/>
          <w:bCs/>
          <w:i/>
          <w:iCs/>
        </w:rPr>
      </w:pPr>
      <w:r w:rsidRPr="00133CF7">
        <w:rPr>
          <w:b/>
          <w:bCs/>
          <w:i/>
          <w:iCs/>
        </w:rPr>
        <w:t xml:space="preserve">Model </w:t>
      </w:r>
      <w:ins w:id="482" w:author="Author">
        <w:r w:rsidR="00A741DA" w:rsidRPr="00133CF7">
          <w:rPr>
            <w:b/>
            <w:bCs/>
            <w:i/>
            <w:iCs/>
          </w:rPr>
          <w:t>D</w:t>
        </w:r>
      </w:ins>
      <w:del w:id="483" w:author="Author">
        <w:r w:rsidRPr="00133CF7" w:rsidDel="00A741DA">
          <w:rPr>
            <w:b/>
            <w:bCs/>
            <w:i/>
            <w:iCs/>
          </w:rPr>
          <w:delText>d</w:delText>
        </w:r>
      </w:del>
      <w:r w:rsidRPr="00133CF7">
        <w:rPr>
          <w:b/>
          <w:bCs/>
          <w:i/>
          <w:iCs/>
        </w:rPr>
        <w:t xml:space="preserve">evelopment </w:t>
      </w:r>
      <w:ins w:id="484" w:author="Author">
        <w:r w:rsidR="00A741DA" w:rsidRPr="00133CF7">
          <w:rPr>
            <w:b/>
            <w:bCs/>
            <w:i/>
            <w:iCs/>
          </w:rPr>
          <w:t>C</w:t>
        </w:r>
      </w:ins>
      <w:del w:id="485" w:author="Author">
        <w:r w:rsidRPr="00133CF7" w:rsidDel="00A741DA">
          <w:rPr>
            <w:b/>
            <w:bCs/>
            <w:i/>
            <w:iCs/>
          </w:rPr>
          <w:delText>c</w:delText>
        </w:r>
      </w:del>
      <w:r w:rsidRPr="00133CF7">
        <w:rPr>
          <w:b/>
          <w:bCs/>
          <w:i/>
          <w:iCs/>
        </w:rPr>
        <w:t xml:space="preserve">ohort </w:t>
      </w:r>
      <w:ins w:id="486" w:author="Author">
        <w:r w:rsidR="00A741DA" w:rsidRPr="00133CF7">
          <w:rPr>
            <w:b/>
            <w:bCs/>
            <w:i/>
            <w:iCs/>
          </w:rPr>
          <w:t>C</w:t>
        </w:r>
      </w:ins>
      <w:del w:id="487" w:author="Author">
        <w:r w:rsidRPr="00133CF7" w:rsidDel="00A741DA">
          <w:rPr>
            <w:b/>
            <w:bCs/>
            <w:i/>
            <w:iCs/>
          </w:rPr>
          <w:delText>c</w:delText>
        </w:r>
      </w:del>
      <w:r w:rsidRPr="00133CF7">
        <w:rPr>
          <w:b/>
          <w:bCs/>
          <w:i/>
          <w:iCs/>
        </w:rPr>
        <w:t>haracteristics</w:t>
      </w:r>
    </w:p>
    <w:p w14:paraId="6A10B071" w14:textId="304BF1D0" w:rsidR="00B139C2" w:rsidRPr="00133CF7" w:rsidRDefault="001042F6" w:rsidP="00DB38E1">
      <w:ins w:id="488" w:author="Author">
        <w:r w:rsidRPr="00133CF7">
          <w:t>Between</w:t>
        </w:r>
      </w:ins>
      <w:del w:id="489" w:author="Author">
        <w:r w:rsidRPr="00133CF7">
          <w:delText>From</w:delText>
        </w:r>
      </w:del>
      <w:r w:rsidRPr="00133CF7">
        <w:t xml:space="preserve"> 2020 </w:t>
      </w:r>
      <w:ins w:id="490" w:author="Author">
        <w:r w:rsidRPr="00133CF7">
          <w:t>and</w:t>
        </w:r>
      </w:ins>
      <w:del w:id="491" w:author="Author">
        <w:r w:rsidRPr="00133CF7">
          <w:delText>to</w:delText>
        </w:r>
      </w:del>
      <w:r w:rsidRPr="00133CF7">
        <w:t xml:space="preserve"> 2023, </w:t>
      </w:r>
      <w:del w:id="492" w:author="Author">
        <w:r w:rsidRPr="00133CF7">
          <w:delText xml:space="preserve">a total of </w:delText>
        </w:r>
      </w:del>
      <w:r w:rsidRPr="00133CF7">
        <w:t xml:space="preserve">57,697 newly admitted nursing home residents were identified. A total of 11,449 residents were excluded </w:t>
      </w:r>
      <w:ins w:id="493" w:author="Author">
        <w:r w:rsidRPr="00133CF7">
          <w:t>for</w:t>
        </w:r>
      </w:ins>
      <w:del w:id="494" w:author="Author">
        <w:r w:rsidRPr="00133CF7">
          <w:delText>due to</w:delText>
        </w:r>
      </w:del>
      <w:r w:rsidRPr="00133CF7">
        <w:t xml:space="preserve"> the following reasons: severe or incorrect data records (n = 2,591), </w:t>
      </w:r>
      <w:del w:id="495" w:author="Author">
        <w:r w:rsidRPr="00133CF7">
          <w:delText xml:space="preserve">without </w:delText>
        </w:r>
      </w:del>
      <w:ins w:id="496" w:author="Author">
        <w:r w:rsidRPr="00133CF7">
          <w:rPr>
            <w:rFonts w:ascii="Calibri" w:eastAsia="PMingLiU" w:hAnsi="Calibri" w:cs="Times New Roman"/>
          </w:rPr>
          <w:t>in</w:t>
        </w:r>
      </w:ins>
      <w:r w:rsidRPr="00133CF7">
        <w:rPr>
          <w:rFonts w:ascii="Calibri" w:eastAsia="PMingLiU" w:hAnsi="Calibri" w:cs="Times New Roman"/>
        </w:rPr>
        <w:t xml:space="preserve">sufficient follow-up information to ascertain the 6-month outcome (n = 19,756), and missing ADL assessment data (n = 11,449). A comparison of </w:t>
      </w:r>
      <w:ins w:id="497" w:author="Author">
        <w:r w:rsidRPr="00133CF7">
          <w:rPr>
            <w:rFonts w:ascii="Calibri" w:eastAsia="PMingLiU" w:hAnsi="Calibri" w:cs="Times New Roman"/>
          </w:rPr>
          <w:t xml:space="preserve">the </w:t>
        </w:r>
      </w:ins>
      <w:r w:rsidRPr="00133CF7">
        <w:rPr>
          <w:rFonts w:ascii="Calibri" w:eastAsia="PMingLiU" w:hAnsi="Calibri" w:cs="Times New Roman"/>
        </w:rPr>
        <w:t xml:space="preserve">characteristics between the training cohort and those excluded </w:t>
      </w:r>
      <w:ins w:id="498" w:author="Author">
        <w:r w:rsidR="00876665" w:rsidRPr="00133CF7">
          <w:rPr>
            <w:rFonts w:ascii="Calibri" w:eastAsia="PMingLiU" w:hAnsi="Calibri" w:cs="Times New Roman"/>
          </w:rPr>
          <w:t>owing</w:t>
        </w:r>
      </w:ins>
      <w:del w:id="499" w:author="Author">
        <w:r w:rsidRPr="00133CF7" w:rsidDel="00876665">
          <w:rPr>
            <w:rFonts w:ascii="Calibri" w:eastAsia="PMingLiU" w:hAnsi="Calibri" w:cs="Times New Roman"/>
          </w:rPr>
          <w:delText>due</w:delText>
        </w:r>
      </w:del>
      <w:r w:rsidRPr="00133CF7">
        <w:rPr>
          <w:rFonts w:ascii="Calibri" w:eastAsia="PMingLiU" w:hAnsi="Calibri" w:cs="Times New Roman"/>
        </w:rPr>
        <w:t xml:space="preserve"> to missing ADL data is presented in </w:t>
      </w:r>
      <w:r w:rsidR="00631C5E" w:rsidRPr="00133CF7">
        <w:t>Multimedia Appendix 7</w:t>
      </w:r>
      <w:r w:rsidRPr="00133CF7">
        <w:t>.</w:t>
      </w:r>
    </w:p>
    <w:p w14:paraId="5DA43B55" w14:textId="77777777" w:rsidR="00347309" w:rsidRPr="00133CF7" w:rsidRDefault="00347309" w:rsidP="00DB38E1"/>
    <w:p w14:paraId="1D4DC2EF" w14:textId="7887AC6E" w:rsidR="00B139C2" w:rsidRPr="00133CF7" w:rsidRDefault="001042F6" w:rsidP="008A5F28">
      <w:pPr>
        <w:rPr>
          <w:rFonts w:ascii="Calibri" w:eastAsia="PMingLiU" w:hAnsi="Calibri" w:cs="Times New Roman"/>
        </w:rPr>
      </w:pPr>
      <w:r w:rsidRPr="00133CF7">
        <w:t xml:space="preserve">After excluding individuals who did not meet the inclusion criteria, 23,901 residents </w:t>
      </w:r>
      <w:r w:rsidRPr="00133CF7">
        <w:lastRenderedPageBreak/>
        <w:t>from 497 long-term care facilities were included in the model development cohort</w:t>
      </w:r>
      <w:ins w:id="500" w:author="Author">
        <w:r w:rsidRPr="00133CF7">
          <w:t xml:space="preserve">, of which </w:t>
        </w:r>
      </w:ins>
      <w:del w:id="501" w:author="Author">
        <w:r w:rsidRPr="00133CF7">
          <w:delText xml:space="preserve">; among them, </w:delText>
        </w:r>
      </w:del>
      <w:r w:rsidRPr="00133CF7">
        <w:t xml:space="preserve">5,272 died within six months of admission (the participant flowchart is presented in </w:t>
      </w:r>
      <w:r w:rsidR="00631C5E" w:rsidRPr="00133CF7">
        <w:rPr>
          <w:bCs/>
        </w:rPr>
        <w:t>Multimedia Appendix 2</w:t>
      </w:r>
      <w:ins w:id="502" w:author="Author">
        <w:r w:rsidR="00FB27E3" w:rsidRPr="00133CF7">
          <w:rPr>
            <w:bCs/>
          </w:rPr>
          <w:t xml:space="preserve">, while </w:t>
        </w:r>
        <w:r w:rsidR="00FB27E3" w:rsidRPr="00133CF7">
          <w:t xml:space="preserve">the characteristics of the model development cohort are summarized in </w:t>
        </w:r>
        <w:commentRangeStart w:id="503"/>
        <w:r w:rsidR="00FB27E3" w:rsidRPr="00133CF7">
          <w:t>Table 1</w:t>
        </w:r>
      </w:ins>
      <w:r w:rsidRPr="00133CF7">
        <w:t xml:space="preserve">). </w:t>
      </w:r>
      <w:commentRangeEnd w:id="503"/>
      <w:r w:rsidR="00FB27E3" w:rsidRPr="00133CF7">
        <w:rPr>
          <w:rStyle w:val="CommentReference"/>
          <w:sz w:val="24"/>
          <w:szCs w:val="22"/>
        </w:rPr>
        <w:commentReference w:id="503"/>
      </w:r>
      <w:r w:rsidRPr="00133CF7">
        <w:t xml:space="preserve">The mean age of the cohort was 79.3 ± 11.8 years. </w:t>
      </w:r>
      <w:del w:id="504" w:author="Author">
        <w:r w:rsidRPr="00133CF7" w:rsidDel="00FB27E3">
          <w:delText xml:space="preserve">Characteristics of the model development cohort are summarized in Table 1. </w:delText>
        </w:r>
      </w:del>
      <w:r w:rsidRPr="00133CF7">
        <w:t>There were standardized mean differences (</w:t>
      </w:r>
      <w:del w:id="505" w:author="Author">
        <w:r w:rsidRPr="00133CF7" w:rsidDel="009732E9">
          <w:delText xml:space="preserve">SMD </w:delText>
        </w:r>
      </w:del>
      <w:r w:rsidRPr="00133CF7">
        <w:t xml:space="preserve">&gt; 0.1) [35] between the 6-month mortality and non-mortality groups in </w:t>
      </w:r>
      <w:ins w:id="506" w:author="Author">
        <w:r w:rsidRPr="00133CF7">
          <w:rPr>
            <w:rFonts w:ascii="Calibri" w:eastAsia="PMingLiU" w:hAnsi="Calibri" w:cs="Times New Roman"/>
          </w:rPr>
          <w:t xml:space="preserve">the </w:t>
        </w:r>
        <w:r w:rsidR="00930D1C" w:rsidRPr="00133CF7">
          <w:rPr>
            <w:rFonts w:cstheme="minorHAnsi"/>
          </w:rPr>
          <w:t>Cumulative Illness Rating Scale for Geriatrics</w:t>
        </w:r>
      </w:ins>
      <w:del w:id="507" w:author="Author">
        <w:r w:rsidRPr="00133CF7" w:rsidDel="00930D1C">
          <w:rPr>
            <w:rFonts w:ascii="Calibri" w:eastAsia="PMingLiU" w:hAnsi="Calibri" w:cs="Times New Roman"/>
          </w:rPr>
          <w:delText>CIRS-G</w:delText>
        </w:r>
      </w:del>
      <w:r w:rsidRPr="00133CF7">
        <w:rPr>
          <w:rFonts w:ascii="Calibri" w:eastAsia="PMingLiU" w:hAnsi="Calibri" w:cs="Times New Roman"/>
        </w:rPr>
        <w:t xml:space="preserve">, ADL, body weight, </w:t>
      </w:r>
      <w:ins w:id="508" w:author="Author">
        <w:r w:rsidRPr="00133CF7">
          <w:rPr>
            <w:rFonts w:ascii="Calibri" w:eastAsia="PMingLiU" w:hAnsi="Calibri" w:cs="Times New Roman"/>
          </w:rPr>
          <w:t xml:space="preserve">and </w:t>
        </w:r>
      </w:ins>
      <w:r w:rsidRPr="00133CF7">
        <w:rPr>
          <w:rFonts w:ascii="Calibri" w:eastAsia="PMingLiU" w:hAnsi="Calibri" w:cs="Times New Roman"/>
        </w:rPr>
        <w:t xml:space="preserve">number of hospitalizations, as well as in the distributions of sex, </w:t>
      </w:r>
      <w:ins w:id="509" w:author="Author">
        <w:r w:rsidR="0001533B" w:rsidRPr="00133CF7">
          <w:rPr>
            <w:rFonts w:cstheme="minorHAnsi"/>
          </w:rPr>
          <w:t>do-not-resuscitate</w:t>
        </w:r>
      </w:ins>
      <w:del w:id="510" w:author="Author">
        <w:r w:rsidRPr="00133CF7" w:rsidDel="0001533B">
          <w:rPr>
            <w:rFonts w:ascii="Calibri" w:eastAsia="PMingLiU" w:hAnsi="Calibri" w:cs="Times New Roman"/>
          </w:rPr>
          <w:delText>DNR</w:delText>
        </w:r>
      </w:del>
      <w:r w:rsidRPr="00133CF7">
        <w:rPr>
          <w:rFonts w:ascii="Calibri" w:eastAsia="PMingLiU" w:hAnsi="Calibri" w:cs="Times New Roman"/>
        </w:rPr>
        <w:t xml:space="preserve"> status, denture use, tube feeding, oxygen use, and institutional region.</w:t>
      </w:r>
    </w:p>
    <w:p w14:paraId="0CDF9E4E" w14:textId="77777777" w:rsidR="005A21FE" w:rsidRPr="00133CF7" w:rsidRDefault="005A21FE" w:rsidP="008A5F28">
      <w:pPr>
        <w:rPr>
          <w:rFonts w:ascii="Calibri" w:eastAsia="PMingLiU" w:hAnsi="Calibri" w:cs="Times New Roman"/>
        </w:rPr>
      </w:pPr>
    </w:p>
    <w:p w14:paraId="6E196B9B" w14:textId="5239B54D" w:rsidR="005A21FE" w:rsidRPr="00133CF7" w:rsidRDefault="005A21FE" w:rsidP="005A21FE">
      <w:pPr>
        <w:spacing w:afterLines="50" w:after="180"/>
        <w:rPr>
          <w:rFonts w:cstheme="minorHAnsi"/>
        </w:rPr>
      </w:pPr>
      <w:r w:rsidRPr="00133CF7">
        <w:rPr>
          <w:rFonts w:cstheme="minorHAnsi"/>
          <w:b/>
          <w:bCs/>
        </w:rPr>
        <w:t xml:space="preserve">Table </w:t>
      </w:r>
      <w:commentRangeStart w:id="511"/>
      <w:r w:rsidRPr="00133CF7">
        <w:rPr>
          <w:rFonts w:cstheme="minorHAnsi"/>
          <w:b/>
          <w:bCs/>
        </w:rPr>
        <w:t>1</w:t>
      </w:r>
      <w:r w:rsidRPr="00133CF7">
        <w:rPr>
          <w:rFonts w:cstheme="minorHAnsi"/>
        </w:rPr>
        <w:t xml:space="preserve"> </w:t>
      </w:r>
      <w:commentRangeEnd w:id="511"/>
      <w:r w:rsidR="000C0BC3" w:rsidRPr="00133CF7">
        <w:rPr>
          <w:rStyle w:val="CommentReference"/>
          <w:rFonts w:cstheme="minorHAnsi"/>
          <w:sz w:val="24"/>
          <w:szCs w:val="22"/>
        </w:rPr>
        <w:commentReference w:id="511"/>
      </w:r>
      <w:r w:rsidRPr="00133CF7">
        <w:rPr>
          <w:rFonts w:cstheme="minorHAnsi"/>
        </w:rPr>
        <w:t>Characteristics of development cohort (N = 23,901)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
        <w:gridCol w:w="62"/>
        <w:gridCol w:w="1323"/>
        <w:gridCol w:w="1136"/>
        <w:gridCol w:w="897"/>
        <w:gridCol w:w="1136"/>
        <w:gridCol w:w="897"/>
        <w:gridCol w:w="1136"/>
        <w:gridCol w:w="897"/>
        <w:gridCol w:w="689"/>
      </w:tblGrid>
      <w:tr w:rsidR="005A21FE" w:rsidRPr="00133CF7" w14:paraId="7B91340B" w14:textId="77777777" w:rsidTr="002A3B87">
        <w:tc>
          <w:tcPr>
            <w:tcW w:w="1032" w:type="pct"/>
            <w:gridSpan w:val="3"/>
            <w:tcBorders>
              <w:top w:val="single" w:sz="4" w:space="0" w:color="auto"/>
              <w:bottom w:val="single" w:sz="4" w:space="0" w:color="auto"/>
            </w:tcBorders>
          </w:tcPr>
          <w:p w14:paraId="604210BE"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Characteristic</w:t>
            </w:r>
          </w:p>
        </w:tc>
        <w:tc>
          <w:tcPr>
            <w:tcW w:w="643" w:type="pct"/>
            <w:tcBorders>
              <w:top w:val="single" w:sz="4" w:space="0" w:color="auto"/>
              <w:bottom w:val="single" w:sz="4" w:space="0" w:color="auto"/>
            </w:tcBorders>
          </w:tcPr>
          <w:p w14:paraId="6189378A"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Total</w:t>
            </w:r>
          </w:p>
          <w:p w14:paraId="6824A643" w14:textId="07CDAD0C"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N</w:t>
            </w:r>
            <w:ins w:id="512" w:author="Author">
              <w:r w:rsidR="00D21518" w:rsidRPr="00133CF7">
                <w:rPr>
                  <w:rFonts w:cstheme="minorHAnsi"/>
                  <w:szCs w:val="24"/>
                </w:rPr>
                <w:t xml:space="preserve"> </w:t>
              </w:r>
            </w:ins>
            <w:r w:rsidRPr="00133CF7">
              <w:rPr>
                <w:rFonts w:cstheme="minorHAnsi"/>
                <w:szCs w:val="24"/>
              </w:rPr>
              <w:t>=</w:t>
            </w:r>
            <w:ins w:id="513" w:author="Author">
              <w:r w:rsidR="00D21518" w:rsidRPr="00133CF7">
                <w:rPr>
                  <w:rFonts w:cstheme="minorHAnsi"/>
                  <w:szCs w:val="24"/>
                </w:rPr>
                <w:t xml:space="preserve"> </w:t>
              </w:r>
            </w:ins>
            <w:r w:rsidRPr="00133CF7">
              <w:rPr>
                <w:rFonts w:cstheme="minorHAnsi"/>
                <w:szCs w:val="24"/>
              </w:rPr>
              <w:t>23,901</w:t>
            </w:r>
          </w:p>
        </w:tc>
        <w:tc>
          <w:tcPr>
            <w:tcW w:w="517" w:type="pct"/>
            <w:tcBorders>
              <w:top w:val="single" w:sz="4" w:space="0" w:color="auto"/>
              <w:bottom w:val="single" w:sz="4" w:space="0" w:color="auto"/>
            </w:tcBorders>
          </w:tcPr>
          <w:p w14:paraId="610B3F37"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w:t>
            </w:r>
          </w:p>
        </w:tc>
        <w:tc>
          <w:tcPr>
            <w:tcW w:w="643" w:type="pct"/>
            <w:tcBorders>
              <w:top w:val="single" w:sz="4" w:space="0" w:color="auto"/>
              <w:bottom w:val="single" w:sz="4" w:space="0" w:color="auto"/>
            </w:tcBorders>
          </w:tcPr>
          <w:p w14:paraId="078509E2"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Death group</w:t>
            </w:r>
          </w:p>
          <w:p w14:paraId="15D8E1F8" w14:textId="060FCC93"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(n</w:t>
            </w:r>
            <w:ins w:id="514" w:author="Author">
              <w:r w:rsidR="00D21518" w:rsidRPr="00133CF7">
                <w:rPr>
                  <w:rFonts w:cstheme="minorHAnsi"/>
                  <w:szCs w:val="24"/>
                </w:rPr>
                <w:t xml:space="preserve"> </w:t>
              </w:r>
            </w:ins>
            <w:r w:rsidRPr="00133CF7">
              <w:rPr>
                <w:rFonts w:cstheme="minorHAnsi"/>
                <w:szCs w:val="24"/>
              </w:rPr>
              <w:t>= 5</w:t>
            </w:r>
            <w:del w:id="515" w:author="Author">
              <w:r w:rsidRPr="00133CF7" w:rsidDel="00D21518">
                <w:rPr>
                  <w:rFonts w:cstheme="minorHAnsi"/>
                  <w:szCs w:val="24"/>
                </w:rPr>
                <w:delText>,</w:delText>
              </w:r>
            </w:del>
            <w:r w:rsidRPr="00133CF7">
              <w:rPr>
                <w:rFonts w:cstheme="minorHAnsi"/>
                <w:szCs w:val="24"/>
              </w:rPr>
              <w:t>272)</w:t>
            </w:r>
          </w:p>
        </w:tc>
        <w:tc>
          <w:tcPr>
            <w:tcW w:w="517" w:type="pct"/>
            <w:tcBorders>
              <w:top w:val="single" w:sz="4" w:space="0" w:color="auto"/>
              <w:bottom w:val="single" w:sz="4" w:space="0" w:color="auto"/>
            </w:tcBorders>
          </w:tcPr>
          <w:p w14:paraId="3C61A9C8"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w:t>
            </w:r>
          </w:p>
        </w:tc>
        <w:tc>
          <w:tcPr>
            <w:tcW w:w="731" w:type="pct"/>
            <w:tcBorders>
              <w:top w:val="single" w:sz="4" w:space="0" w:color="auto"/>
              <w:bottom w:val="single" w:sz="4" w:space="0" w:color="auto"/>
            </w:tcBorders>
          </w:tcPr>
          <w:p w14:paraId="09BB2A76"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kern w:val="24"/>
                <w:szCs w:val="24"/>
              </w:rPr>
              <w:t xml:space="preserve">Survivor </w:t>
            </w:r>
            <w:r w:rsidRPr="00133CF7">
              <w:rPr>
                <w:rFonts w:cstheme="minorHAnsi"/>
                <w:szCs w:val="24"/>
              </w:rPr>
              <w:t>group</w:t>
            </w:r>
          </w:p>
          <w:p w14:paraId="6C58AB4F" w14:textId="5E5A0E3D"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(n</w:t>
            </w:r>
            <w:ins w:id="516" w:author="Author">
              <w:r w:rsidR="00D21518" w:rsidRPr="00133CF7">
                <w:rPr>
                  <w:rFonts w:cstheme="minorHAnsi"/>
                  <w:szCs w:val="24"/>
                </w:rPr>
                <w:t xml:space="preserve"> </w:t>
              </w:r>
            </w:ins>
            <w:r w:rsidRPr="00133CF7">
              <w:rPr>
                <w:rFonts w:cstheme="minorHAnsi"/>
                <w:szCs w:val="24"/>
              </w:rPr>
              <w:t>=</w:t>
            </w:r>
            <w:ins w:id="517" w:author="Author">
              <w:r w:rsidR="00D21518" w:rsidRPr="00133CF7">
                <w:rPr>
                  <w:rFonts w:cstheme="minorHAnsi"/>
                  <w:szCs w:val="24"/>
                </w:rPr>
                <w:t xml:space="preserve"> </w:t>
              </w:r>
            </w:ins>
            <w:r w:rsidRPr="00133CF7">
              <w:rPr>
                <w:rFonts w:cstheme="minorHAnsi"/>
                <w:szCs w:val="24"/>
              </w:rPr>
              <w:t>18,629 )</w:t>
            </w:r>
          </w:p>
        </w:tc>
        <w:tc>
          <w:tcPr>
            <w:tcW w:w="517" w:type="pct"/>
            <w:tcBorders>
              <w:top w:val="single" w:sz="4" w:space="0" w:color="auto"/>
              <w:bottom w:val="single" w:sz="4" w:space="0" w:color="auto"/>
            </w:tcBorders>
          </w:tcPr>
          <w:p w14:paraId="20B0E99E"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w:t>
            </w:r>
          </w:p>
        </w:tc>
        <w:tc>
          <w:tcPr>
            <w:tcW w:w="399" w:type="pct"/>
            <w:tcBorders>
              <w:top w:val="single" w:sz="4" w:space="0" w:color="auto"/>
              <w:bottom w:val="single" w:sz="4" w:space="0" w:color="auto"/>
            </w:tcBorders>
          </w:tcPr>
          <w:p w14:paraId="3DFF05E0"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SMD</w:t>
            </w:r>
          </w:p>
        </w:tc>
      </w:tr>
      <w:tr w:rsidR="005A21FE" w:rsidRPr="00133CF7" w14:paraId="33294A66" w14:textId="77777777" w:rsidTr="002A3B87">
        <w:tc>
          <w:tcPr>
            <w:tcW w:w="1032" w:type="pct"/>
            <w:gridSpan w:val="3"/>
            <w:tcBorders>
              <w:top w:val="single" w:sz="4" w:space="0" w:color="auto"/>
            </w:tcBorders>
          </w:tcPr>
          <w:p w14:paraId="0C8689C1" w14:textId="77777777" w:rsidR="005A21FE" w:rsidRPr="00133CF7" w:rsidRDefault="005A21FE" w:rsidP="00A8040B">
            <w:pPr>
              <w:adjustRightInd w:val="0"/>
              <w:snapToGrid w:val="0"/>
              <w:spacing w:line="288" w:lineRule="auto"/>
              <w:rPr>
                <w:rFonts w:cstheme="minorHAnsi"/>
                <w:szCs w:val="24"/>
              </w:rPr>
            </w:pPr>
            <w:r w:rsidRPr="00133CF7">
              <w:rPr>
                <w:rFonts w:cstheme="minorHAnsi"/>
                <w:szCs w:val="24"/>
              </w:rPr>
              <w:t>Age, mean ± SD</w:t>
            </w:r>
          </w:p>
        </w:tc>
        <w:tc>
          <w:tcPr>
            <w:tcW w:w="643" w:type="pct"/>
            <w:tcBorders>
              <w:top w:val="single" w:sz="4" w:space="0" w:color="auto"/>
            </w:tcBorders>
          </w:tcPr>
          <w:p w14:paraId="205F590D"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79.3±11.8</w:t>
            </w:r>
          </w:p>
        </w:tc>
        <w:tc>
          <w:tcPr>
            <w:tcW w:w="517" w:type="pct"/>
            <w:tcBorders>
              <w:top w:val="single" w:sz="4" w:space="0" w:color="auto"/>
            </w:tcBorders>
          </w:tcPr>
          <w:p w14:paraId="04E81A73" w14:textId="77777777" w:rsidR="005A21FE" w:rsidRPr="00133CF7" w:rsidRDefault="005A21FE" w:rsidP="00A8040B">
            <w:pPr>
              <w:adjustRightInd w:val="0"/>
              <w:snapToGrid w:val="0"/>
              <w:spacing w:line="288" w:lineRule="auto"/>
              <w:jc w:val="center"/>
              <w:rPr>
                <w:rFonts w:cstheme="minorHAnsi"/>
                <w:szCs w:val="24"/>
              </w:rPr>
            </w:pPr>
          </w:p>
        </w:tc>
        <w:tc>
          <w:tcPr>
            <w:tcW w:w="643" w:type="pct"/>
            <w:tcBorders>
              <w:top w:val="single" w:sz="4" w:space="0" w:color="auto"/>
            </w:tcBorders>
          </w:tcPr>
          <w:p w14:paraId="574B4F45"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80.2±11.5</w:t>
            </w:r>
          </w:p>
        </w:tc>
        <w:tc>
          <w:tcPr>
            <w:tcW w:w="517" w:type="pct"/>
            <w:tcBorders>
              <w:top w:val="single" w:sz="4" w:space="0" w:color="auto"/>
            </w:tcBorders>
          </w:tcPr>
          <w:p w14:paraId="7F2CEB52" w14:textId="77777777" w:rsidR="005A21FE" w:rsidRPr="00133CF7" w:rsidRDefault="005A21FE" w:rsidP="00A8040B">
            <w:pPr>
              <w:adjustRightInd w:val="0"/>
              <w:snapToGrid w:val="0"/>
              <w:spacing w:line="288" w:lineRule="auto"/>
              <w:jc w:val="center"/>
              <w:rPr>
                <w:rFonts w:cstheme="minorHAnsi"/>
                <w:szCs w:val="24"/>
              </w:rPr>
            </w:pPr>
          </w:p>
        </w:tc>
        <w:tc>
          <w:tcPr>
            <w:tcW w:w="731" w:type="pct"/>
            <w:tcBorders>
              <w:top w:val="single" w:sz="4" w:space="0" w:color="auto"/>
            </w:tcBorders>
          </w:tcPr>
          <w:p w14:paraId="794CA026"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79.1±11.9</w:t>
            </w:r>
          </w:p>
        </w:tc>
        <w:tc>
          <w:tcPr>
            <w:tcW w:w="517" w:type="pct"/>
            <w:tcBorders>
              <w:top w:val="single" w:sz="4" w:space="0" w:color="auto"/>
            </w:tcBorders>
          </w:tcPr>
          <w:p w14:paraId="0BA8B949" w14:textId="77777777" w:rsidR="005A21FE" w:rsidRPr="00133CF7" w:rsidRDefault="005A21FE" w:rsidP="00A8040B">
            <w:pPr>
              <w:adjustRightInd w:val="0"/>
              <w:snapToGrid w:val="0"/>
              <w:spacing w:line="288" w:lineRule="auto"/>
              <w:jc w:val="center"/>
              <w:rPr>
                <w:rFonts w:cstheme="minorHAnsi"/>
                <w:szCs w:val="24"/>
              </w:rPr>
            </w:pPr>
          </w:p>
        </w:tc>
        <w:tc>
          <w:tcPr>
            <w:tcW w:w="399" w:type="pct"/>
            <w:tcBorders>
              <w:top w:val="single" w:sz="4" w:space="0" w:color="auto"/>
            </w:tcBorders>
          </w:tcPr>
          <w:p w14:paraId="62D8D326"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0.09</w:t>
            </w:r>
          </w:p>
        </w:tc>
      </w:tr>
      <w:tr w:rsidR="005A21FE" w:rsidRPr="00133CF7" w14:paraId="22FDE6E5" w14:textId="77777777" w:rsidTr="002A3B87">
        <w:tc>
          <w:tcPr>
            <w:tcW w:w="1032" w:type="pct"/>
            <w:gridSpan w:val="3"/>
          </w:tcPr>
          <w:p w14:paraId="5217EC9E"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Age group</w:t>
            </w:r>
          </w:p>
        </w:tc>
        <w:tc>
          <w:tcPr>
            <w:tcW w:w="643" w:type="pct"/>
          </w:tcPr>
          <w:p w14:paraId="7ADD40C3"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150A711A" w14:textId="77777777" w:rsidR="005A21FE" w:rsidRPr="00133CF7" w:rsidRDefault="005A21FE" w:rsidP="00A8040B">
            <w:pPr>
              <w:adjustRightInd w:val="0"/>
              <w:snapToGrid w:val="0"/>
              <w:spacing w:line="288" w:lineRule="auto"/>
              <w:jc w:val="center"/>
              <w:rPr>
                <w:rFonts w:cstheme="minorHAnsi"/>
                <w:szCs w:val="24"/>
              </w:rPr>
            </w:pPr>
          </w:p>
        </w:tc>
        <w:tc>
          <w:tcPr>
            <w:tcW w:w="643" w:type="pct"/>
          </w:tcPr>
          <w:p w14:paraId="4CA1BA73"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737ABCF8" w14:textId="77777777" w:rsidR="005A21FE" w:rsidRPr="00133CF7" w:rsidRDefault="005A21FE" w:rsidP="00A8040B">
            <w:pPr>
              <w:adjustRightInd w:val="0"/>
              <w:snapToGrid w:val="0"/>
              <w:spacing w:line="288" w:lineRule="auto"/>
              <w:jc w:val="center"/>
              <w:rPr>
                <w:rFonts w:cstheme="minorHAnsi"/>
                <w:szCs w:val="24"/>
              </w:rPr>
            </w:pPr>
          </w:p>
        </w:tc>
        <w:tc>
          <w:tcPr>
            <w:tcW w:w="731" w:type="pct"/>
          </w:tcPr>
          <w:p w14:paraId="46B06536"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7827B0D7" w14:textId="77777777" w:rsidR="005A21FE" w:rsidRPr="00133CF7" w:rsidRDefault="005A21FE" w:rsidP="00A8040B">
            <w:pPr>
              <w:adjustRightInd w:val="0"/>
              <w:snapToGrid w:val="0"/>
              <w:spacing w:line="288" w:lineRule="auto"/>
              <w:jc w:val="center"/>
              <w:rPr>
                <w:rFonts w:cstheme="minorHAnsi"/>
                <w:szCs w:val="24"/>
              </w:rPr>
            </w:pPr>
          </w:p>
        </w:tc>
        <w:tc>
          <w:tcPr>
            <w:tcW w:w="399" w:type="pct"/>
          </w:tcPr>
          <w:p w14:paraId="25B81B59" w14:textId="77777777" w:rsidR="005A21FE" w:rsidRPr="00133CF7" w:rsidRDefault="005A21FE" w:rsidP="00A8040B">
            <w:pPr>
              <w:adjustRightInd w:val="0"/>
              <w:snapToGrid w:val="0"/>
              <w:spacing w:line="288" w:lineRule="auto"/>
              <w:jc w:val="right"/>
              <w:rPr>
                <w:rFonts w:cstheme="minorHAnsi"/>
                <w:szCs w:val="24"/>
              </w:rPr>
            </w:pPr>
          </w:p>
        </w:tc>
      </w:tr>
      <w:tr w:rsidR="005A21FE" w:rsidRPr="00133CF7" w14:paraId="61D3E55F" w14:textId="77777777" w:rsidTr="00A8040B">
        <w:tc>
          <w:tcPr>
            <w:tcW w:w="205" w:type="pct"/>
          </w:tcPr>
          <w:p w14:paraId="018FB690"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827" w:type="pct"/>
            <w:gridSpan w:val="2"/>
          </w:tcPr>
          <w:p w14:paraId="015B5DDA" w14:textId="77777777" w:rsidR="005A21FE" w:rsidRPr="00133CF7" w:rsidRDefault="005A21FE" w:rsidP="00A8040B">
            <w:pPr>
              <w:adjustRightInd w:val="0"/>
              <w:snapToGrid w:val="0"/>
              <w:spacing w:line="288" w:lineRule="auto"/>
              <w:ind w:leftChars="-20" w:hangingChars="20" w:hanging="48"/>
              <w:rPr>
                <w:rFonts w:cstheme="minorHAnsi"/>
                <w:szCs w:val="24"/>
              </w:rPr>
            </w:pPr>
            <w:r w:rsidRPr="00133CF7">
              <w:rPr>
                <w:rFonts w:cstheme="minorHAnsi"/>
                <w:szCs w:val="24"/>
              </w:rPr>
              <w:t>65</w:t>
            </w:r>
            <w:del w:id="518" w:author="Author">
              <w:r w:rsidRPr="00133CF7" w:rsidDel="00873950">
                <w:rPr>
                  <w:rFonts w:cstheme="minorHAnsi"/>
                  <w:szCs w:val="24"/>
                </w:rPr>
                <w:delText>-</w:delText>
              </w:r>
            </w:del>
            <w:ins w:id="519" w:author="Author">
              <w:r w:rsidRPr="00133CF7">
                <w:rPr>
                  <w:rFonts w:cstheme="minorHAnsi"/>
                  <w:szCs w:val="24"/>
                </w:rPr>
                <w:t>–</w:t>
              </w:r>
            </w:ins>
            <w:r w:rsidRPr="00133CF7">
              <w:rPr>
                <w:rFonts w:cstheme="minorHAnsi"/>
                <w:szCs w:val="24"/>
              </w:rPr>
              <w:t>69</w:t>
            </w:r>
          </w:p>
        </w:tc>
        <w:tc>
          <w:tcPr>
            <w:tcW w:w="643" w:type="pct"/>
          </w:tcPr>
          <w:p w14:paraId="292C15C4"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1926</w:t>
            </w:r>
          </w:p>
        </w:tc>
        <w:tc>
          <w:tcPr>
            <w:tcW w:w="517" w:type="pct"/>
            <w:vAlign w:val="center"/>
          </w:tcPr>
          <w:p w14:paraId="1B4BCD91"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8.06%</w:t>
            </w:r>
          </w:p>
        </w:tc>
        <w:tc>
          <w:tcPr>
            <w:tcW w:w="643" w:type="pct"/>
            <w:vAlign w:val="center"/>
          </w:tcPr>
          <w:p w14:paraId="4619F833"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430</w:t>
            </w:r>
          </w:p>
        </w:tc>
        <w:tc>
          <w:tcPr>
            <w:tcW w:w="517" w:type="pct"/>
            <w:vAlign w:val="center"/>
          </w:tcPr>
          <w:p w14:paraId="6D53876A"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8.16%</w:t>
            </w:r>
          </w:p>
        </w:tc>
        <w:tc>
          <w:tcPr>
            <w:tcW w:w="731" w:type="pct"/>
            <w:vAlign w:val="center"/>
          </w:tcPr>
          <w:p w14:paraId="387EEF96"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1496</w:t>
            </w:r>
          </w:p>
        </w:tc>
        <w:tc>
          <w:tcPr>
            <w:tcW w:w="517" w:type="pct"/>
            <w:vAlign w:val="center"/>
          </w:tcPr>
          <w:p w14:paraId="78BA0D8E"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8.03%</w:t>
            </w:r>
          </w:p>
        </w:tc>
        <w:tc>
          <w:tcPr>
            <w:tcW w:w="399" w:type="pct"/>
          </w:tcPr>
          <w:p w14:paraId="14A6E60B" w14:textId="77777777" w:rsidR="005A21FE" w:rsidRPr="00133CF7" w:rsidRDefault="005A21FE" w:rsidP="00A8040B">
            <w:pPr>
              <w:adjustRightInd w:val="0"/>
              <w:snapToGrid w:val="0"/>
              <w:spacing w:line="288" w:lineRule="auto"/>
              <w:jc w:val="right"/>
              <w:rPr>
                <w:rFonts w:cstheme="minorHAnsi"/>
                <w:szCs w:val="24"/>
              </w:rPr>
            </w:pPr>
          </w:p>
        </w:tc>
      </w:tr>
      <w:tr w:rsidR="005A21FE" w:rsidRPr="00133CF7" w14:paraId="467F5A4B" w14:textId="77777777" w:rsidTr="00A8040B">
        <w:tc>
          <w:tcPr>
            <w:tcW w:w="205" w:type="pct"/>
          </w:tcPr>
          <w:p w14:paraId="19136241"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827" w:type="pct"/>
            <w:gridSpan w:val="2"/>
          </w:tcPr>
          <w:p w14:paraId="17AD0AF1" w14:textId="77777777" w:rsidR="005A21FE" w:rsidRPr="00133CF7" w:rsidRDefault="005A21FE" w:rsidP="00A8040B">
            <w:pPr>
              <w:adjustRightInd w:val="0"/>
              <w:snapToGrid w:val="0"/>
              <w:spacing w:line="288" w:lineRule="auto"/>
              <w:ind w:leftChars="-20" w:hangingChars="20" w:hanging="48"/>
              <w:rPr>
                <w:rFonts w:cstheme="minorHAnsi"/>
                <w:szCs w:val="24"/>
              </w:rPr>
            </w:pPr>
            <w:r w:rsidRPr="00133CF7">
              <w:rPr>
                <w:rFonts w:cstheme="minorHAnsi"/>
                <w:szCs w:val="24"/>
              </w:rPr>
              <w:t>70</w:t>
            </w:r>
            <w:ins w:id="520" w:author="Author">
              <w:r w:rsidRPr="00133CF7">
                <w:rPr>
                  <w:rFonts w:cstheme="minorHAnsi"/>
                  <w:szCs w:val="24"/>
                </w:rPr>
                <w:t>–</w:t>
              </w:r>
            </w:ins>
            <w:del w:id="521" w:author="Author">
              <w:r w:rsidRPr="00133CF7" w:rsidDel="00873950">
                <w:rPr>
                  <w:rFonts w:cstheme="minorHAnsi"/>
                  <w:szCs w:val="24"/>
                </w:rPr>
                <w:delText>-</w:delText>
              </w:r>
            </w:del>
            <w:r w:rsidRPr="00133CF7">
              <w:rPr>
                <w:rFonts w:cstheme="minorHAnsi"/>
                <w:szCs w:val="24"/>
              </w:rPr>
              <w:t>74</w:t>
            </w:r>
          </w:p>
        </w:tc>
        <w:tc>
          <w:tcPr>
            <w:tcW w:w="643" w:type="pct"/>
          </w:tcPr>
          <w:p w14:paraId="64898349"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2794</w:t>
            </w:r>
          </w:p>
        </w:tc>
        <w:tc>
          <w:tcPr>
            <w:tcW w:w="517" w:type="pct"/>
            <w:vAlign w:val="center"/>
          </w:tcPr>
          <w:p w14:paraId="0A7E6928"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11.69%</w:t>
            </w:r>
          </w:p>
        </w:tc>
        <w:tc>
          <w:tcPr>
            <w:tcW w:w="643" w:type="pct"/>
            <w:vAlign w:val="center"/>
          </w:tcPr>
          <w:p w14:paraId="2E94CAA5"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549</w:t>
            </w:r>
          </w:p>
        </w:tc>
        <w:tc>
          <w:tcPr>
            <w:tcW w:w="517" w:type="pct"/>
            <w:vAlign w:val="center"/>
          </w:tcPr>
          <w:p w14:paraId="1D2EEEBD"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10.41%</w:t>
            </w:r>
          </w:p>
        </w:tc>
        <w:tc>
          <w:tcPr>
            <w:tcW w:w="731" w:type="pct"/>
            <w:vAlign w:val="center"/>
          </w:tcPr>
          <w:p w14:paraId="2C89977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2245</w:t>
            </w:r>
          </w:p>
        </w:tc>
        <w:tc>
          <w:tcPr>
            <w:tcW w:w="517" w:type="pct"/>
            <w:vAlign w:val="center"/>
          </w:tcPr>
          <w:p w14:paraId="35854D2F"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12.05%</w:t>
            </w:r>
          </w:p>
        </w:tc>
        <w:tc>
          <w:tcPr>
            <w:tcW w:w="399" w:type="pct"/>
          </w:tcPr>
          <w:p w14:paraId="55EED572" w14:textId="77777777" w:rsidR="005A21FE" w:rsidRPr="00133CF7" w:rsidRDefault="005A21FE" w:rsidP="00A8040B">
            <w:pPr>
              <w:adjustRightInd w:val="0"/>
              <w:snapToGrid w:val="0"/>
              <w:spacing w:line="288" w:lineRule="auto"/>
              <w:jc w:val="right"/>
              <w:rPr>
                <w:rFonts w:cstheme="minorHAnsi"/>
                <w:szCs w:val="24"/>
              </w:rPr>
            </w:pPr>
          </w:p>
        </w:tc>
      </w:tr>
      <w:tr w:rsidR="005A21FE" w:rsidRPr="00133CF7" w14:paraId="42817F52" w14:textId="77777777" w:rsidTr="00A8040B">
        <w:tc>
          <w:tcPr>
            <w:tcW w:w="205" w:type="pct"/>
          </w:tcPr>
          <w:p w14:paraId="1EB7CDF5"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827" w:type="pct"/>
            <w:gridSpan w:val="2"/>
          </w:tcPr>
          <w:p w14:paraId="0C64FA43" w14:textId="77777777" w:rsidR="005A21FE" w:rsidRPr="00133CF7" w:rsidRDefault="005A21FE" w:rsidP="00A8040B">
            <w:pPr>
              <w:adjustRightInd w:val="0"/>
              <w:snapToGrid w:val="0"/>
              <w:spacing w:line="288" w:lineRule="auto"/>
              <w:ind w:leftChars="-20" w:hangingChars="20" w:hanging="48"/>
              <w:rPr>
                <w:rFonts w:cstheme="minorHAnsi"/>
                <w:szCs w:val="24"/>
              </w:rPr>
            </w:pPr>
            <w:r w:rsidRPr="00133CF7">
              <w:rPr>
                <w:rFonts w:cstheme="minorHAnsi"/>
                <w:szCs w:val="24"/>
              </w:rPr>
              <w:t>75</w:t>
            </w:r>
            <w:ins w:id="522" w:author="Author">
              <w:r w:rsidRPr="00133CF7">
                <w:rPr>
                  <w:rFonts w:cstheme="minorHAnsi"/>
                  <w:szCs w:val="24"/>
                </w:rPr>
                <w:t>–</w:t>
              </w:r>
            </w:ins>
            <w:del w:id="523" w:author="Author">
              <w:r w:rsidRPr="00133CF7" w:rsidDel="00873950">
                <w:rPr>
                  <w:rFonts w:cstheme="minorHAnsi"/>
                  <w:szCs w:val="24"/>
                </w:rPr>
                <w:delText>-</w:delText>
              </w:r>
            </w:del>
            <w:r w:rsidRPr="00133CF7">
              <w:rPr>
                <w:rFonts w:cstheme="minorHAnsi"/>
                <w:szCs w:val="24"/>
              </w:rPr>
              <w:t>79</w:t>
            </w:r>
          </w:p>
        </w:tc>
        <w:tc>
          <w:tcPr>
            <w:tcW w:w="643" w:type="pct"/>
          </w:tcPr>
          <w:p w14:paraId="18E1900B"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3112</w:t>
            </w:r>
          </w:p>
        </w:tc>
        <w:tc>
          <w:tcPr>
            <w:tcW w:w="517" w:type="pct"/>
            <w:vAlign w:val="center"/>
          </w:tcPr>
          <w:p w14:paraId="205FB636"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13.02%</w:t>
            </w:r>
          </w:p>
        </w:tc>
        <w:tc>
          <w:tcPr>
            <w:tcW w:w="643" w:type="pct"/>
            <w:vAlign w:val="center"/>
          </w:tcPr>
          <w:p w14:paraId="12DE02A6"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623</w:t>
            </w:r>
          </w:p>
        </w:tc>
        <w:tc>
          <w:tcPr>
            <w:tcW w:w="517" w:type="pct"/>
            <w:vAlign w:val="center"/>
          </w:tcPr>
          <w:p w14:paraId="6A18434A"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11.82%</w:t>
            </w:r>
          </w:p>
        </w:tc>
        <w:tc>
          <w:tcPr>
            <w:tcW w:w="731" w:type="pct"/>
            <w:vAlign w:val="center"/>
          </w:tcPr>
          <w:p w14:paraId="3FDA556F"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2489</w:t>
            </w:r>
          </w:p>
        </w:tc>
        <w:tc>
          <w:tcPr>
            <w:tcW w:w="517" w:type="pct"/>
            <w:vAlign w:val="center"/>
          </w:tcPr>
          <w:p w14:paraId="360C5E3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13.36%</w:t>
            </w:r>
          </w:p>
        </w:tc>
        <w:tc>
          <w:tcPr>
            <w:tcW w:w="399" w:type="pct"/>
          </w:tcPr>
          <w:p w14:paraId="1387241F" w14:textId="77777777" w:rsidR="005A21FE" w:rsidRPr="00133CF7" w:rsidRDefault="005A21FE" w:rsidP="00A8040B">
            <w:pPr>
              <w:adjustRightInd w:val="0"/>
              <w:snapToGrid w:val="0"/>
              <w:spacing w:line="288" w:lineRule="auto"/>
              <w:jc w:val="right"/>
              <w:rPr>
                <w:rFonts w:cstheme="minorHAnsi"/>
                <w:szCs w:val="24"/>
              </w:rPr>
            </w:pPr>
          </w:p>
        </w:tc>
      </w:tr>
      <w:tr w:rsidR="005A21FE" w:rsidRPr="00133CF7" w14:paraId="748ED234" w14:textId="77777777" w:rsidTr="00A8040B">
        <w:tc>
          <w:tcPr>
            <w:tcW w:w="205" w:type="pct"/>
          </w:tcPr>
          <w:p w14:paraId="7CFE4041"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827" w:type="pct"/>
            <w:gridSpan w:val="2"/>
          </w:tcPr>
          <w:p w14:paraId="40F40B27" w14:textId="77777777" w:rsidR="005A21FE" w:rsidRPr="00133CF7" w:rsidRDefault="005A21FE" w:rsidP="00A8040B">
            <w:pPr>
              <w:adjustRightInd w:val="0"/>
              <w:snapToGrid w:val="0"/>
              <w:spacing w:line="288" w:lineRule="auto"/>
              <w:ind w:leftChars="-20" w:hangingChars="20" w:hanging="48"/>
              <w:rPr>
                <w:rFonts w:cstheme="minorHAnsi"/>
                <w:szCs w:val="24"/>
              </w:rPr>
            </w:pPr>
            <w:r w:rsidRPr="00133CF7">
              <w:rPr>
                <w:rFonts w:cstheme="minorHAnsi"/>
                <w:szCs w:val="24"/>
              </w:rPr>
              <w:t>80</w:t>
            </w:r>
            <w:ins w:id="524" w:author="Author">
              <w:r w:rsidRPr="00133CF7">
                <w:rPr>
                  <w:rFonts w:cstheme="minorHAnsi"/>
                  <w:szCs w:val="24"/>
                </w:rPr>
                <w:t>–</w:t>
              </w:r>
            </w:ins>
            <w:del w:id="525" w:author="Author">
              <w:r w:rsidRPr="00133CF7" w:rsidDel="00873950">
                <w:rPr>
                  <w:rFonts w:cstheme="minorHAnsi"/>
                  <w:szCs w:val="24"/>
                </w:rPr>
                <w:delText>-</w:delText>
              </w:r>
            </w:del>
            <w:r w:rsidRPr="00133CF7">
              <w:rPr>
                <w:rFonts w:cstheme="minorHAnsi"/>
                <w:szCs w:val="24"/>
              </w:rPr>
              <w:t>84</w:t>
            </w:r>
          </w:p>
        </w:tc>
        <w:tc>
          <w:tcPr>
            <w:tcW w:w="643" w:type="pct"/>
          </w:tcPr>
          <w:p w14:paraId="6D5CB5A6"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4345</w:t>
            </w:r>
          </w:p>
        </w:tc>
        <w:tc>
          <w:tcPr>
            <w:tcW w:w="517" w:type="pct"/>
            <w:vAlign w:val="center"/>
          </w:tcPr>
          <w:p w14:paraId="18B1A362"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18.18%</w:t>
            </w:r>
          </w:p>
        </w:tc>
        <w:tc>
          <w:tcPr>
            <w:tcW w:w="643" w:type="pct"/>
            <w:vAlign w:val="center"/>
          </w:tcPr>
          <w:p w14:paraId="71D5A6AA"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1001</w:t>
            </w:r>
          </w:p>
        </w:tc>
        <w:tc>
          <w:tcPr>
            <w:tcW w:w="517" w:type="pct"/>
            <w:vAlign w:val="center"/>
          </w:tcPr>
          <w:p w14:paraId="2C67AD36"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18.99%</w:t>
            </w:r>
          </w:p>
        </w:tc>
        <w:tc>
          <w:tcPr>
            <w:tcW w:w="731" w:type="pct"/>
            <w:vAlign w:val="center"/>
          </w:tcPr>
          <w:p w14:paraId="206CC85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3344</w:t>
            </w:r>
          </w:p>
        </w:tc>
        <w:tc>
          <w:tcPr>
            <w:tcW w:w="517" w:type="pct"/>
            <w:vAlign w:val="center"/>
          </w:tcPr>
          <w:p w14:paraId="084F3FCD"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17.95%</w:t>
            </w:r>
          </w:p>
        </w:tc>
        <w:tc>
          <w:tcPr>
            <w:tcW w:w="399" w:type="pct"/>
          </w:tcPr>
          <w:p w14:paraId="634F4ECC" w14:textId="77777777" w:rsidR="005A21FE" w:rsidRPr="00133CF7" w:rsidRDefault="005A21FE" w:rsidP="00A8040B">
            <w:pPr>
              <w:adjustRightInd w:val="0"/>
              <w:snapToGrid w:val="0"/>
              <w:spacing w:line="288" w:lineRule="auto"/>
              <w:jc w:val="right"/>
              <w:rPr>
                <w:rFonts w:cstheme="minorHAnsi"/>
                <w:szCs w:val="24"/>
              </w:rPr>
            </w:pPr>
          </w:p>
        </w:tc>
      </w:tr>
      <w:tr w:rsidR="005A21FE" w:rsidRPr="00133CF7" w14:paraId="5D75D8A2" w14:textId="77777777" w:rsidTr="00A8040B">
        <w:tc>
          <w:tcPr>
            <w:tcW w:w="205" w:type="pct"/>
          </w:tcPr>
          <w:p w14:paraId="26231CE3"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827" w:type="pct"/>
            <w:gridSpan w:val="2"/>
          </w:tcPr>
          <w:p w14:paraId="2C17FE04" w14:textId="77777777" w:rsidR="005A21FE" w:rsidRPr="00133CF7" w:rsidRDefault="005A21FE" w:rsidP="00A8040B">
            <w:pPr>
              <w:adjustRightInd w:val="0"/>
              <w:snapToGrid w:val="0"/>
              <w:spacing w:line="288" w:lineRule="auto"/>
              <w:ind w:leftChars="-20" w:hangingChars="20" w:hanging="48"/>
              <w:rPr>
                <w:rFonts w:cstheme="minorHAnsi"/>
                <w:szCs w:val="24"/>
              </w:rPr>
            </w:pPr>
            <w:r w:rsidRPr="00133CF7">
              <w:rPr>
                <w:rFonts w:cstheme="minorHAnsi"/>
                <w:szCs w:val="24"/>
              </w:rPr>
              <w:t>85</w:t>
            </w:r>
            <w:ins w:id="526" w:author="Author">
              <w:r w:rsidRPr="00133CF7">
                <w:rPr>
                  <w:rFonts w:cstheme="minorHAnsi"/>
                  <w:szCs w:val="24"/>
                </w:rPr>
                <w:t>–</w:t>
              </w:r>
            </w:ins>
            <w:del w:id="527" w:author="Author">
              <w:r w:rsidRPr="00133CF7" w:rsidDel="00873950">
                <w:rPr>
                  <w:rFonts w:cstheme="minorHAnsi"/>
                  <w:szCs w:val="24"/>
                </w:rPr>
                <w:delText>-</w:delText>
              </w:r>
            </w:del>
            <w:r w:rsidRPr="00133CF7">
              <w:rPr>
                <w:rFonts w:cstheme="minorHAnsi"/>
                <w:szCs w:val="24"/>
              </w:rPr>
              <w:t>89</w:t>
            </w:r>
          </w:p>
        </w:tc>
        <w:tc>
          <w:tcPr>
            <w:tcW w:w="643" w:type="pct"/>
          </w:tcPr>
          <w:p w14:paraId="2F78B938"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4734</w:t>
            </w:r>
          </w:p>
        </w:tc>
        <w:tc>
          <w:tcPr>
            <w:tcW w:w="517" w:type="pct"/>
            <w:vAlign w:val="center"/>
          </w:tcPr>
          <w:p w14:paraId="4566640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19.81%</w:t>
            </w:r>
          </w:p>
        </w:tc>
        <w:tc>
          <w:tcPr>
            <w:tcW w:w="643" w:type="pct"/>
            <w:vAlign w:val="center"/>
          </w:tcPr>
          <w:p w14:paraId="0418FDE0"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1075</w:t>
            </w:r>
          </w:p>
        </w:tc>
        <w:tc>
          <w:tcPr>
            <w:tcW w:w="517" w:type="pct"/>
            <w:vAlign w:val="center"/>
          </w:tcPr>
          <w:p w14:paraId="4DD021DD"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20.39%</w:t>
            </w:r>
          </w:p>
        </w:tc>
        <w:tc>
          <w:tcPr>
            <w:tcW w:w="731" w:type="pct"/>
            <w:vAlign w:val="center"/>
          </w:tcPr>
          <w:p w14:paraId="44AFEA8F"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3659</w:t>
            </w:r>
          </w:p>
        </w:tc>
        <w:tc>
          <w:tcPr>
            <w:tcW w:w="517" w:type="pct"/>
            <w:vAlign w:val="center"/>
          </w:tcPr>
          <w:p w14:paraId="2BC65089"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19.64%</w:t>
            </w:r>
          </w:p>
        </w:tc>
        <w:tc>
          <w:tcPr>
            <w:tcW w:w="399" w:type="pct"/>
          </w:tcPr>
          <w:p w14:paraId="720C506A" w14:textId="77777777" w:rsidR="005A21FE" w:rsidRPr="00133CF7" w:rsidRDefault="005A21FE" w:rsidP="00A8040B">
            <w:pPr>
              <w:adjustRightInd w:val="0"/>
              <w:snapToGrid w:val="0"/>
              <w:spacing w:line="288" w:lineRule="auto"/>
              <w:jc w:val="right"/>
              <w:rPr>
                <w:rFonts w:cstheme="minorHAnsi"/>
                <w:szCs w:val="24"/>
              </w:rPr>
            </w:pPr>
          </w:p>
        </w:tc>
      </w:tr>
      <w:tr w:rsidR="005A21FE" w:rsidRPr="00133CF7" w14:paraId="378567D3" w14:textId="77777777" w:rsidTr="00A8040B">
        <w:tc>
          <w:tcPr>
            <w:tcW w:w="205" w:type="pct"/>
          </w:tcPr>
          <w:p w14:paraId="0D04AEDF"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827" w:type="pct"/>
            <w:gridSpan w:val="2"/>
          </w:tcPr>
          <w:p w14:paraId="07B569B2" w14:textId="77777777" w:rsidR="005A21FE" w:rsidRPr="00133CF7" w:rsidRDefault="005A21FE" w:rsidP="00A8040B">
            <w:pPr>
              <w:adjustRightInd w:val="0"/>
              <w:snapToGrid w:val="0"/>
              <w:spacing w:line="288" w:lineRule="auto"/>
              <w:ind w:leftChars="-20" w:hangingChars="20" w:hanging="48"/>
              <w:rPr>
                <w:rFonts w:cstheme="minorHAnsi"/>
                <w:szCs w:val="24"/>
              </w:rPr>
            </w:pPr>
            <w:r w:rsidRPr="00133CF7">
              <w:rPr>
                <w:rFonts w:cstheme="minorHAnsi"/>
                <w:szCs w:val="24"/>
              </w:rPr>
              <w:t>90+</w:t>
            </w:r>
          </w:p>
        </w:tc>
        <w:tc>
          <w:tcPr>
            <w:tcW w:w="643" w:type="pct"/>
          </w:tcPr>
          <w:p w14:paraId="55A48C7B"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4448</w:t>
            </w:r>
          </w:p>
        </w:tc>
        <w:tc>
          <w:tcPr>
            <w:tcW w:w="517" w:type="pct"/>
            <w:vAlign w:val="center"/>
          </w:tcPr>
          <w:p w14:paraId="24AE3B14"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18.61%</w:t>
            </w:r>
          </w:p>
        </w:tc>
        <w:tc>
          <w:tcPr>
            <w:tcW w:w="643" w:type="pct"/>
            <w:vAlign w:val="center"/>
          </w:tcPr>
          <w:p w14:paraId="4B1D336D"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1073</w:t>
            </w:r>
          </w:p>
        </w:tc>
        <w:tc>
          <w:tcPr>
            <w:tcW w:w="517" w:type="pct"/>
            <w:vAlign w:val="center"/>
          </w:tcPr>
          <w:p w14:paraId="3A4AA92D"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20.35%</w:t>
            </w:r>
          </w:p>
        </w:tc>
        <w:tc>
          <w:tcPr>
            <w:tcW w:w="731" w:type="pct"/>
            <w:vAlign w:val="center"/>
          </w:tcPr>
          <w:p w14:paraId="5D48EF40"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3375</w:t>
            </w:r>
          </w:p>
        </w:tc>
        <w:tc>
          <w:tcPr>
            <w:tcW w:w="517" w:type="pct"/>
            <w:vAlign w:val="center"/>
          </w:tcPr>
          <w:p w14:paraId="520F442A"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18.12%</w:t>
            </w:r>
          </w:p>
        </w:tc>
        <w:tc>
          <w:tcPr>
            <w:tcW w:w="399" w:type="pct"/>
          </w:tcPr>
          <w:p w14:paraId="2EB6D7E6" w14:textId="77777777" w:rsidR="005A21FE" w:rsidRPr="00133CF7" w:rsidRDefault="005A21FE" w:rsidP="00A8040B">
            <w:pPr>
              <w:adjustRightInd w:val="0"/>
              <w:snapToGrid w:val="0"/>
              <w:spacing w:line="288" w:lineRule="auto"/>
              <w:jc w:val="right"/>
              <w:rPr>
                <w:rFonts w:cstheme="minorHAnsi"/>
                <w:szCs w:val="24"/>
              </w:rPr>
            </w:pPr>
          </w:p>
        </w:tc>
      </w:tr>
      <w:tr w:rsidR="005A21FE" w:rsidRPr="00133CF7" w14:paraId="60FBE7B5" w14:textId="77777777" w:rsidTr="002A3B87">
        <w:tc>
          <w:tcPr>
            <w:tcW w:w="1032" w:type="pct"/>
            <w:gridSpan w:val="3"/>
          </w:tcPr>
          <w:p w14:paraId="13ECD841"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Sex</w:t>
            </w:r>
          </w:p>
        </w:tc>
        <w:tc>
          <w:tcPr>
            <w:tcW w:w="643" w:type="pct"/>
          </w:tcPr>
          <w:p w14:paraId="0030FDD9" w14:textId="77777777" w:rsidR="005A21FE" w:rsidRPr="00133CF7" w:rsidRDefault="005A21FE" w:rsidP="00A8040B">
            <w:pPr>
              <w:adjustRightInd w:val="0"/>
              <w:snapToGrid w:val="0"/>
              <w:spacing w:line="288" w:lineRule="auto"/>
              <w:rPr>
                <w:rFonts w:cstheme="minorHAnsi"/>
                <w:szCs w:val="24"/>
              </w:rPr>
            </w:pPr>
          </w:p>
        </w:tc>
        <w:tc>
          <w:tcPr>
            <w:tcW w:w="517" w:type="pct"/>
          </w:tcPr>
          <w:p w14:paraId="72872534" w14:textId="77777777" w:rsidR="005A21FE" w:rsidRPr="00133CF7" w:rsidRDefault="005A21FE" w:rsidP="00A8040B">
            <w:pPr>
              <w:adjustRightInd w:val="0"/>
              <w:snapToGrid w:val="0"/>
              <w:spacing w:line="288" w:lineRule="auto"/>
              <w:rPr>
                <w:rFonts w:cstheme="minorHAnsi"/>
                <w:szCs w:val="24"/>
              </w:rPr>
            </w:pPr>
          </w:p>
        </w:tc>
        <w:tc>
          <w:tcPr>
            <w:tcW w:w="643" w:type="pct"/>
          </w:tcPr>
          <w:p w14:paraId="45AB1EA6" w14:textId="77777777" w:rsidR="005A21FE" w:rsidRPr="00133CF7" w:rsidRDefault="005A21FE" w:rsidP="00A8040B">
            <w:pPr>
              <w:adjustRightInd w:val="0"/>
              <w:snapToGrid w:val="0"/>
              <w:spacing w:line="288" w:lineRule="auto"/>
              <w:rPr>
                <w:rFonts w:cstheme="minorHAnsi"/>
                <w:szCs w:val="24"/>
              </w:rPr>
            </w:pPr>
          </w:p>
        </w:tc>
        <w:tc>
          <w:tcPr>
            <w:tcW w:w="517" w:type="pct"/>
          </w:tcPr>
          <w:p w14:paraId="50C3979A" w14:textId="77777777" w:rsidR="005A21FE" w:rsidRPr="00133CF7" w:rsidRDefault="005A21FE" w:rsidP="00A8040B">
            <w:pPr>
              <w:adjustRightInd w:val="0"/>
              <w:snapToGrid w:val="0"/>
              <w:spacing w:line="288" w:lineRule="auto"/>
              <w:rPr>
                <w:rFonts w:cstheme="minorHAnsi"/>
                <w:szCs w:val="24"/>
              </w:rPr>
            </w:pPr>
          </w:p>
        </w:tc>
        <w:tc>
          <w:tcPr>
            <w:tcW w:w="731" w:type="pct"/>
          </w:tcPr>
          <w:p w14:paraId="7A9BCBDA" w14:textId="77777777" w:rsidR="005A21FE" w:rsidRPr="00133CF7" w:rsidRDefault="005A21FE" w:rsidP="00A8040B">
            <w:pPr>
              <w:adjustRightInd w:val="0"/>
              <w:snapToGrid w:val="0"/>
              <w:spacing w:line="288" w:lineRule="auto"/>
              <w:rPr>
                <w:rFonts w:cstheme="minorHAnsi"/>
                <w:szCs w:val="24"/>
              </w:rPr>
            </w:pPr>
          </w:p>
        </w:tc>
        <w:tc>
          <w:tcPr>
            <w:tcW w:w="517" w:type="pct"/>
          </w:tcPr>
          <w:p w14:paraId="45E87364" w14:textId="77777777" w:rsidR="005A21FE" w:rsidRPr="00133CF7" w:rsidRDefault="005A21FE" w:rsidP="00A8040B">
            <w:pPr>
              <w:adjustRightInd w:val="0"/>
              <w:snapToGrid w:val="0"/>
              <w:spacing w:line="288" w:lineRule="auto"/>
              <w:rPr>
                <w:rFonts w:cstheme="minorHAnsi"/>
                <w:szCs w:val="24"/>
              </w:rPr>
            </w:pPr>
          </w:p>
        </w:tc>
        <w:tc>
          <w:tcPr>
            <w:tcW w:w="399" w:type="pct"/>
          </w:tcPr>
          <w:p w14:paraId="019F8D49"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0.23</w:t>
            </w:r>
          </w:p>
        </w:tc>
      </w:tr>
      <w:tr w:rsidR="002A3B87" w:rsidRPr="00133CF7" w14:paraId="60D8F8A2" w14:textId="77777777" w:rsidTr="002A3B87">
        <w:tc>
          <w:tcPr>
            <w:tcW w:w="205" w:type="pct"/>
          </w:tcPr>
          <w:p w14:paraId="247C24B2" w14:textId="2CC6374A" w:rsidR="002A3B87" w:rsidRPr="00133CF7" w:rsidRDefault="002A3B87" w:rsidP="00A8040B">
            <w:pPr>
              <w:adjustRightInd w:val="0"/>
              <w:snapToGrid w:val="0"/>
              <w:spacing w:line="288" w:lineRule="auto"/>
              <w:ind w:firstLineChars="87" w:firstLine="209"/>
              <w:rPr>
                <w:rFonts w:cstheme="minorHAnsi"/>
                <w:szCs w:val="24"/>
              </w:rPr>
            </w:pPr>
          </w:p>
        </w:tc>
        <w:tc>
          <w:tcPr>
            <w:tcW w:w="827" w:type="pct"/>
            <w:gridSpan w:val="2"/>
          </w:tcPr>
          <w:p w14:paraId="3AF501D1" w14:textId="4BA3AA16" w:rsidR="002A3B87" w:rsidRPr="00133CF7" w:rsidRDefault="002A3B87" w:rsidP="002A3B87">
            <w:pPr>
              <w:adjustRightInd w:val="0"/>
              <w:snapToGrid w:val="0"/>
              <w:spacing w:line="288" w:lineRule="auto"/>
              <w:rPr>
                <w:rFonts w:cstheme="minorHAnsi"/>
                <w:szCs w:val="24"/>
              </w:rPr>
            </w:pPr>
            <w:r w:rsidRPr="00133CF7">
              <w:rPr>
                <w:rFonts w:cstheme="minorHAnsi"/>
                <w:szCs w:val="24"/>
              </w:rPr>
              <w:t>Male</w:t>
            </w:r>
          </w:p>
        </w:tc>
        <w:tc>
          <w:tcPr>
            <w:tcW w:w="643" w:type="pct"/>
            <w:vAlign w:val="center"/>
          </w:tcPr>
          <w:p w14:paraId="645385EA" w14:textId="77FFAD48" w:rsidR="002A3B87" w:rsidRPr="00133CF7" w:rsidRDefault="002A3B87"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11</w:t>
            </w:r>
            <w:ins w:id="528" w:author="Author">
              <w:r w:rsidRPr="00133CF7">
                <w:rPr>
                  <w:rFonts w:eastAsia="PMingLiU" w:cstheme="minorHAnsi"/>
                  <w:kern w:val="0"/>
                  <w:szCs w:val="24"/>
                  <w14:ligatures w14:val="none"/>
                </w:rPr>
                <w:t>,</w:t>
              </w:r>
            </w:ins>
            <w:r w:rsidRPr="00133CF7">
              <w:rPr>
                <w:rFonts w:eastAsia="PMingLiU" w:cstheme="minorHAnsi"/>
                <w:kern w:val="0"/>
                <w:szCs w:val="24"/>
                <w14:ligatures w14:val="none"/>
              </w:rPr>
              <w:t>746</w:t>
            </w:r>
          </w:p>
        </w:tc>
        <w:tc>
          <w:tcPr>
            <w:tcW w:w="517" w:type="pct"/>
            <w:vAlign w:val="center"/>
          </w:tcPr>
          <w:p w14:paraId="73455DC9" w14:textId="77777777" w:rsidR="002A3B87" w:rsidRPr="00133CF7" w:rsidRDefault="002A3B87"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49.14%</w:t>
            </w:r>
          </w:p>
        </w:tc>
        <w:tc>
          <w:tcPr>
            <w:tcW w:w="643" w:type="pct"/>
            <w:vAlign w:val="center"/>
          </w:tcPr>
          <w:p w14:paraId="472BEAEB" w14:textId="77777777" w:rsidR="002A3B87" w:rsidRPr="00133CF7" w:rsidRDefault="002A3B87"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3069</w:t>
            </w:r>
          </w:p>
        </w:tc>
        <w:tc>
          <w:tcPr>
            <w:tcW w:w="517" w:type="pct"/>
            <w:vAlign w:val="center"/>
          </w:tcPr>
          <w:p w14:paraId="7AE01FCB" w14:textId="77777777" w:rsidR="002A3B87" w:rsidRPr="00133CF7" w:rsidRDefault="002A3B87"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58.21%</w:t>
            </w:r>
          </w:p>
        </w:tc>
        <w:tc>
          <w:tcPr>
            <w:tcW w:w="731" w:type="pct"/>
            <w:vAlign w:val="center"/>
          </w:tcPr>
          <w:p w14:paraId="0330BA91" w14:textId="77777777" w:rsidR="002A3B87" w:rsidRPr="00133CF7" w:rsidRDefault="002A3B87"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8677</w:t>
            </w:r>
          </w:p>
        </w:tc>
        <w:tc>
          <w:tcPr>
            <w:tcW w:w="517" w:type="pct"/>
            <w:vAlign w:val="center"/>
          </w:tcPr>
          <w:p w14:paraId="7F71FE0D" w14:textId="77777777" w:rsidR="002A3B87" w:rsidRPr="00133CF7" w:rsidRDefault="002A3B87"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46.58%</w:t>
            </w:r>
          </w:p>
        </w:tc>
        <w:tc>
          <w:tcPr>
            <w:tcW w:w="399" w:type="pct"/>
          </w:tcPr>
          <w:p w14:paraId="532C2D76" w14:textId="77777777" w:rsidR="002A3B87" w:rsidRPr="00133CF7" w:rsidRDefault="002A3B87" w:rsidP="00A8040B">
            <w:pPr>
              <w:adjustRightInd w:val="0"/>
              <w:snapToGrid w:val="0"/>
              <w:spacing w:line="288" w:lineRule="auto"/>
              <w:jc w:val="right"/>
              <w:rPr>
                <w:rFonts w:cstheme="minorHAnsi"/>
                <w:szCs w:val="24"/>
              </w:rPr>
            </w:pPr>
          </w:p>
        </w:tc>
      </w:tr>
      <w:tr w:rsidR="002A3B87" w:rsidRPr="00133CF7" w14:paraId="5D610B8E" w14:textId="77777777" w:rsidTr="002A3B87">
        <w:tc>
          <w:tcPr>
            <w:tcW w:w="205" w:type="pct"/>
          </w:tcPr>
          <w:p w14:paraId="7EB9A0F0" w14:textId="3A170D73" w:rsidR="002A3B87" w:rsidRPr="00133CF7" w:rsidRDefault="002A3B87" w:rsidP="00A8040B">
            <w:pPr>
              <w:adjustRightInd w:val="0"/>
              <w:snapToGrid w:val="0"/>
              <w:spacing w:line="288" w:lineRule="auto"/>
              <w:ind w:firstLineChars="87" w:firstLine="209"/>
              <w:rPr>
                <w:rFonts w:cstheme="minorHAnsi"/>
                <w:szCs w:val="24"/>
              </w:rPr>
            </w:pPr>
          </w:p>
        </w:tc>
        <w:tc>
          <w:tcPr>
            <w:tcW w:w="827" w:type="pct"/>
            <w:gridSpan w:val="2"/>
          </w:tcPr>
          <w:p w14:paraId="7EC746D9" w14:textId="43745C36" w:rsidR="002A3B87" w:rsidRPr="00133CF7" w:rsidRDefault="002A3B87" w:rsidP="002A3B87">
            <w:pPr>
              <w:adjustRightInd w:val="0"/>
              <w:snapToGrid w:val="0"/>
              <w:spacing w:line="288" w:lineRule="auto"/>
              <w:rPr>
                <w:rFonts w:cstheme="minorHAnsi"/>
                <w:szCs w:val="24"/>
              </w:rPr>
            </w:pPr>
            <w:r w:rsidRPr="00133CF7">
              <w:rPr>
                <w:rFonts w:cstheme="minorHAnsi"/>
                <w:szCs w:val="24"/>
              </w:rPr>
              <w:t>Female</w:t>
            </w:r>
          </w:p>
        </w:tc>
        <w:tc>
          <w:tcPr>
            <w:tcW w:w="643" w:type="pct"/>
            <w:vAlign w:val="center"/>
          </w:tcPr>
          <w:p w14:paraId="3DF5F788" w14:textId="270EE5FC" w:rsidR="002A3B87" w:rsidRPr="00133CF7" w:rsidRDefault="002A3B87"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12</w:t>
            </w:r>
            <w:ins w:id="529" w:author="Author">
              <w:r w:rsidRPr="00133CF7">
                <w:rPr>
                  <w:rFonts w:eastAsia="PMingLiU" w:cstheme="minorHAnsi"/>
                  <w:kern w:val="0"/>
                  <w:szCs w:val="24"/>
                  <w14:ligatures w14:val="none"/>
                </w:rPr>
                <w:t>,</w:t>
              </w:r>
            </w:ins>
            <w:r w:rsidRPr="00133CF7">
              <w:rPr>
                <w:rFonts w:eastAsia="PMingLiU" w:cstheme="minorHAnsi"/>
                <w:kern w:val="0"/>
                <w:szCs w:val="24"/>
                <w14:ligatures w14:val="none"/>
              </w:rPr>
              <w:t>155</w:t>
            </w:r>
          </w:p>
        </w:tc>
        <w:tc>
          <w:tcPr>
            <w:tcW w:w="517" w:type="pct"/>
            <w:vAlign w:val="center"/>
          </w:tcPr>
          <w:p w14:paraId="2025EA42" w14:textId="77777777" w:rsidR="002A3B87" w:rsidRPr="00133CF7" w:rsidRDefault="002A3B87"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50.86%</w:t>
            </w:r>
          </w:p>
        </w:tc>
        <w:tc>
          <w:tcPr>
            <w:tcW w:w="643" w:type="pct"/>
            <w:vAlign w:val="center"/>
          </w:tcPr>
          <w:p w14:paraId="6998B540" w14:textId="77777777" w:rsidR="002A3B87" w:rsidRPr="00133CF7" w:rsidRDefault="002A3B87"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2203</w:t>
            </w:r>
          </w:p>
        </w:tc>
        <w:tc>
          <w:tcPr>
            <w:tcW w:w="517" w:type="pct"/>
            <w:vAlign w:val="center"/>
          </w:tcPr>
          <w:p w14:paraId="226E38D6" w14:textId="77777777" w:rsidR="002A3B87" w:rsidRPr="00133CF7" w:rsidRDefault="002A3B87"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41.79%</w:t>
            </w:r>
          </w:p>
        </w:tc>
        <w:tc>
          <w:tcPr>
            <w:tcW w:w="731" w:type="pct"/>
            <w:vAlign w:val="center"/>
          </w:tcPr>
          <w:p w14:paraId="79872263" w14:textId="77777777" w:rsidR="002A3B87" w:rsidRPr="00133CF7" w:rsidRDefault="002A3B87"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9952</w:t>
            </w:r>
          </w:p>
        </w:tc>
        <w:tc>
          <w:tcPr>
            <w:tcW w:w="517" w:type="pct"/>
            <w:vAlign w:val="center"/>
          </w:tcPr>
          <w:p w14:paraId="503F1617" w14:textId="77777777" w:rsidR="002A3B87" w:rsidRPr="00133CF7" w:rsidRDefault="002A3B87"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53.42%</w:t>
            </w:r>
          </w:p>
        </w:tc>
        <w:tc>
          <w:tcPr>
            <w:tcW w:w="399" w:type="pct"/>
          </w:tcPr>
          <w:p w14:paraId="1F3F6060" w14:textId="77777777" w:rsidR="002A3B87" w:rsidRPr="00133CF7" w:rsidRDefault="002A3B87" w:rsidP="00A8040B">
            <w:pPr>
              <w:adjustRightInd w:val="0"/>
              <w:snapToGrid w:val="0"/>
              <w:spacing w:line="288" w:lineRule="auto"/>
              <w:jc w:val="right"/>
              <w:rPr>
                <w:rFonts w:cstheme="minorHAnsi"/>
                <w:szCs w:val="24"/>
              </w:rPr>
            </w:pPr>
          </w:p>
        </w:tc>
      </w:tr>
      <w:tr w:rsidR="005A21FE" w:rsidRPr="00133CF7" w14:paraId="6015192A" w14:textId="77777777" w:rsidTr="002A3B87">
        <w:tc>
          <w:tcPr>
            <w:tcW w:w="1032" w:type="pct"/>
            <w:gridSpan w:val="3"/>
          </w:tcPr>
          <w:p w14:paraId="6F0527C4" w14:textId="77777777" w:rsidR="005A21FE" w:rsidRPr="00201557" w:rsidRDefault="005A21FE" w:rsidP="00A8040B">
            <w:pPr>
              <w:adjustRightInd w:val="0"/>
              <w:snapToGrid w:val="0"/>
              <w:spacing w:line="288" w:lineRule="auto"/>
              <w:rPr>
                <w:rFonts w:cstheme="minorHAnsi"/>
                <w:szCs w:val="24"/>
                <w:vertAlign w:val="superscript"/>
                <w:rPrChange w:id="530" w:author="Author">
                  <w:rPr>
                    <w:rFonts w:ascii="Times New Roman" w:hAnsi="Times New Roman" w:cs="Times New Roman"/>
                    <w:b/>
                    <w:bCs/>
                    <w:szCs w:val="24"/>
                  </w:rPr>
                </w:rPrChange>
              </w:rPr>
            </w:pPr>
            <w:r w:rsidRPr="00133CF7">
              <w:rPr>
                <w:rFonts w:cstheme="minorHAnsi"/>
                <w:szCs w:val="24"/>
              </w:rPr>
              <w:t>CIRS-G, mean ± SD</w:t>
            </w:r>
            <w:ins w:id="531" w:author="Author">
              <w:r w:rsidRPr="00133CF7">
                <w:rPr>
                  <w:rFonts w:cstheme="minorHAnsi"/>
                  <w:szCs w:val="24"/>
                  <w:vertAlign w:val="superscript"/>
                </w:rPr>
                <w:t>a</w:t>
              </w:r>
            </w:ins>
          </w:p>
        </w:tc>
        <w:tc>
          <w:tcPr>
            <w:tcW w:w="643" w:type="pct"/>
          </w:tcPr>
          <w:p w14:paraId="33D37A99"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1.74±0.59</w:t>
            </w:r>
          </w:p>
        </w:tc>
        <w:tc>
          <w:tcPr>
            <w:tcW w:w="517" w:type="pct"/>
          </w:tcPr>
          <w:p w14:paraId="531304BD" w14:textId="77777777" w:rsidR="005A21FE" w:rsidRPr="00133CF7" w:rsidRDefault="005A21FE" w:rsidP="00A8040B">
            <w:pPr>
              <w:adjustRightInd w:val="0"/>
              <w:snapToGrid w:val="0"/>
              <w:spacing w:line="288" w:lineRule="auto"/>
              <w:jc w:val="center"/>
              <w:rPr>
                <w:rFonts w:cstheme="minorHAnsi"/>
                <w:szCs w:val="24"/>
              </w:rPr>
            </w:pPr>
          </w:p>
        </w:tc>
        <w:tc>
          <w:tcPr>
            <w:tcW w:w="643" w:type="pct"/>
          </w:tcPr>
          <w:p w14:paraId="1BA9B99A"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1.72±0.59</w:t>
            </w:r>
          </w:p>
        </w:tc>
        <w:tc>
          <w:tcPr>
            <w:tcW w:w="517" w:type="pct"/>
          </w:tcPr>
          <w:p w14:paraId="594214D9" w14:textId="77777777" w:rsidR="005A21FE" w:rsidRPr="00133CF7" w:rsidRDefault="005A21FE" w:rsidP="00A8040B">
            <w:pPr>
              <w:adjustRightInd w:val="0"/>
              <w:snapToGrid w:val="0"/>
              <w:spacing w:line="288" w:lineRule="auto"/>
              <w:jc w:val="center"/>
              <w:rPr>
                <w:rFonts w:cstheme="minorHAnsi"/>
                <w:szCs w:val="24"/>
              </w:rPr>
            </w:pPr>
          </w:p>
        </w:tc>
        <w:tc>
          <w:tcPr>
            <w:tcW w:w="731" w:type="pct"/>
          </w:tcPr>
          <w:p w14:paraId="5726A2BF"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1.82±0.58</w:t>
            </w:r>
          </w:p>
        </w:tc>
        <w:tc>
          <w:tcPr>
            <w:tcW w:w="517" w:type="pct"/>
          </w:tcPr>
          <w:p w14:paraId="003E5208" w14:textId="77777777" w:rsidR="005A21FE" w:rsidRPr="00133CF7" w:rsidRDefault="005A21FE" w:rsidP="00A8040B">
            <w:pPr>
              <w:adjustRightInd w:val="0"/>
              <w:snapToGrid w:val="0"/>
              <w:spacing w:line="288" w:lineRule="auto"/>
              <w:jc w:val="center"/>
              <w:rPr>
                <w:rFonts w:cstheme="minorHAnsi"/>
                <w:szCs w:val="24"/>
              </w:rPr>
            </w:pPr>
          </w:p>
        </w:tc>
        <w:tc>
          <w:tcPr>
            <w:tcW w:w="399" w:type="pct"/>
          </w:tcPr>
          <w:p w14:paraId="71DDABCF"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-0.58</w:t>
            </w:r>
          </w:p>
        </w:tc>
      </w:tr>
      <w:tr w:rsidR="005A21FE" w:rsidRPr="00133CF7" w14:paraId="1660F58C" w14:textId="77777777" w:rsidTr="002A3B87">
        <w:tc>
          <w:tcPr>
            <w:tcW w:w="1032" w:type="pct"/>
            <w:gridSpan w:val="3"/>
          </w:tcPr>
          <w:p w14:paraId="247336F4" w14:textId="77777777" w:rsidR="005A21FE" w:rsidRPr="00133CF7" w:rsidRDefault="005A21FE" w:rsidP="00A8040B">
            <w:pPr>
              <w:adjustRightInd w:val="0"/>
              <w:snapToGrid w:val="0"/>
              <w:spacing w:line="288" w:lineRule="auto"/>
              <w:rPr>
                <w:rFonts w:cstheme="minorHAnsi"/>
                <w:szCs w:val="24"/>
              </w:rPr>
            </w:pPr>
            <w:r w:rsidRPr="00133CF7">
              <w:rPr>
                <w:rFonts w:cstheme="minorHAnsi"/>
                <w:szCs w:val="24"/>
              </w:rPr>
              <w:t>DNR Notes (+)</w:t>
            </w:r>
          </w:p>
        </w:tc>
        <w:tc>
          <w:tcPr>
            <w:tcW w:w="643" w:type="pct"/>
          </w:tcPr>
          <w:p w14:paraId="730FE82F"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9777</w:t>
            </w:r>
          </w:p>
        </w:tc>
        <w:tc>
          <w:tcPr>
            <w:tcW w:w="517" w:type="pct"/>
          </w:tcPr>
          <w:p w14:paraId="444B4018"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40.91%</w:t>
            </w:r>
          </w:p>
        </w:tc>
        <w:tc>
          <w:tcPr>
            <w:tcW w:w="643" w:type="pct"/>
          </w:tcPr>
          <w:p w14:paraId="15E6BDA6"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2472</w:t>
            </w:r>
          </w:p>
        </w:tc>
        <w:tc>
          <w:tcPr>
            <w:tcW w:w="517" w:type="pct"/>
          </w:tcPr>
          <w:p w14:paraId="5006567B"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46.89%</w:t>
            </w:r>
          </w:p>
        </w:tc>
        <w:tc>
          <w:tcPr>
            <w:tcW w:w="731" w:type="pct"/>
          </w:tcPr>
          <w:p w14:paraId="1E3089F9"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7305</w:t>
            </w:r>
          </w:p>
        </w:tc>
        <w:tc>
          <w:tcPr>
            <w:tcW w:w="517" w:type="pct"/>
          </w:tcPr>
          <w:p w14:paraId="4729CE67"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39.21%</w:t>
            </w:r>
          </w:p>
        </w:tc>
        <w:tc>
          <w:tcPr>
            <w:tcW w:w="399" w:type="pct"/>
          </w:tcPr>
          <w:p w14:paraId="29E0210F"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0.15</w:t>
            </w:r>
          </w:p>
        </w:tc>
      </w:tr>
      <w:tr w:rsidR="005A21FE" w:rsidRPr="00133CF7" w14:paraId="6FAD177D" w14:textId="77777777" w:rsidTr="002A3B87">
        <w:tc>
          <w:tcPr>
            <w:tcW w:w="1032" w:type="pct"/>
            <w:gridSpan w:val="3"/>
          </w:tcPr>
          <w:p w14:paraId="20B8BF13"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lastRenderedPageBreak/>
              <w:t>ADL</w:t>
            </w:r>
          </w:p>
        </w:tc>
        <w:tc>
          <w:tcPr>
            <w:tcW w:w="643" w:type="pct"/>
          </w:tcPr>
          <w:p w14:paraId="6A86ECC1"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55359270" w14:textId="77777777" w:rsidR="005A21FE" w:rsidRPr="00133CF7" w:rsidRDefault="005A21FE" w:rsidP="00A8040B">
            <w:pPr>
              <w:adjustRightInd w:val="0"/>
              <w:snapToGrid w:val="0"/>
              <w:spacing w:line="288" w:lineRule="auto"/>
              <w:jc w:val="center"/>
              <w:rPr>
                <w:rFonts w:cstheme="minorHAnsi"/>
                <w:szCs w:val="24"/>
              </w:rPr>
            </w:pPr>
          </w:p>
        </w:tc>
        <w:tc>
          <w:tcPr>
            <w:tcW w:w="643" w:type="pct"/>
          </w:tcPr>
          <w:p w14:paraId="033FA2DD"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3B57B966" w14:textId="77777777" w:rsidR="005A21FE" w:rsidRPr="00133CF7" w:rsidRDefault="005A21FE" w:rsidP="00A8040B">
            <w:pPr>
              <w:adjustRightInd w:val="0"/>
              <w:snapToGrid w:val="0"/>
              <w:spacing w:line="288" w:lineRule="auto"/>
              <w:jc w:val="center"/>
              <w:rPr>
                <w:rFonts w:cstheme="minorHAnsi"/>
                <w:szCs w:val="24"/>
              </w:rPr>
            </w:pPr>
          </w:p>
        </w:tc>
        <w:tc>
          <w:tcPr>
            <w:tcW w:w="731" w:type="pct"/>
          </w:tcPr>
          <w:p w14:paraId="2F7051FA"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0305BF16" w14:textId="77777777" w:rsidR="005A21FE" w:rsidRPr="00133CF7" w:rsidRDefault="005A21FE" w:rsidP="00A8040B">
            <w:pPr>
              <w:adjustRightInd w:val="0"/>
              <w:snapToGrid w:val="0"/>
              <w:spacing w:line="288" w:lineRule="auto"/>
              <w:jc w:val="center"/>
              <w:rPr>
                <w:rFonts w:cstheme="minorHAnsi"/>
                <w:szCs w:val="24"/>
              </w:rPr>
            </w:pPr>
          </w:p>
        </w:tc>
        <w:tc>
          <w:tcPr>
            <w:tcW w:w="399" w:type="pct"/>
          </w:tcPr>
          <w:p w14:paraId="0E806B9D" w14:textId="77777777" w:rsidR="005A21FE" w:rsidRPr="00133CF7" w:rsidRDefault="005A21FE" w:rsidP="00A8040B">
            <w:pPr>
              <w:adjustRightInd w:val="0"/>
              <w:snapToGrid w:val="0"/>
              <w:spacing w:line="288" w:lineRule="auto"/>
              <w:jc w:val="right"/>
              <w:rPr>
                <w:rFonts w:cstheme="minorHAnsi"/>
                <w:szCs w:val="24"/>
              </w:rPr>
            </w:pPr>
          </w:p>
        </w:tc>
      </w:tr>
      <w:tr w:rsidR="005D2AED" w:rsidRPr="00133CF7" w14:paraId="5387B8F2" w14:textId="77777777" w:rsidTr="00A8040B">
        <w:tc>
          <w:tcPr>
            <w:tcW w:w="205" w:type="pct"/>
          </w:tcPr>
          <w:p w14:paraId="5E6B02C1" w14:textId="77777777" w:rsidR="005A21FE" w:rsidRPr="00133CF7" w:rsidRDefault="005A21FE" w:rsidP="00A8040B">
            <w:pPr>
              <w:adjustRightInd w:val="0"/>
              <w:snapToGrid w:val="0"/>
              <w:spacing w:line="288" w:lineRule="auto"/>
              <w:rPr>
                <w:rFonts w:cstheme="minorHAnsi"/>
                <w:szCs w:val="24"/>
              </w:rPr>
            </w:pPr>
          </w:p>
        </w:tc>
        <w:tc>
          <w:tcPr>
            <w:tcW w:w="827" w:type="pct"/>
            <w:gridSpan w:val="2"/>
          </w:tcPr>
          <w:p w14:paraId="4A559921" w14:textId="77777777" w:rsidR="005A21FE" w:rsidRPr="00133CF7" w:rsidRDefault="005A21FE" w:rsidP="00A8040B">
            <w:pPr>
              <w:adjustRightInd w:val="0"/>
              <w:snapToGrid w:val="0"/>
              <w:spacing w:line="288" w:lineRule="auto"/>
              <w:ind w:firstLineChars="17" w:firstLine="41"/>
              <w:rPr>
                <w:rFonts w:cstheme="minorHAnsi"/>
                <w:szCs w:val="24"/>
              </w:rPr>
            </w:pPr>
            <w:r w:rsidRPr="00133CF7">
              <w:rPr>
                <w:rFonts w:cstheme="minorHAnsi"/>
                <w:szCs w:val="24"/>
              </w:rPr>
              <w:t>First score, mean ± SD</w:t>
            </w:r>
          </w:p>
        </w:tc>
        <w:tc>
          <w:tcPr>
            <w:tcW w:w="643" w:type="pct"/>
          </w:tcPr>
          <w:p w14:paraId="50E059DC"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28.56 ± 31.74</w:t>
            </w:r>
          </w:p>
        </w:tc>
        <w:tc>
          <w:tcPr>
            <w:tcW w:w="517" w:type="pct"/>
          </w:tcPr>
          <w:p w14:paraId="49E422B7" w14:textId="77777777" w:rsidR="005A21FE" w:rsidRPr="00133CF7" w:rsidRDefault="005A21FE" w:rsidP="00A8040B">
            <w:pPr>
              <w:adjustRightInd w:val="0"/>
              <w:snapToGrid w:val="0"/>
              <w:spacing w:line="288" w:lineRule="auto"/>
              <w:jc w:val="center"/>
              <w:rPr>
                <w:rFonts w:cstheme="minorHAnsi"/>
                <w:szCs w:val="24"/>
              </w:rPr>
            </w:pPr>
          </w:p>
        </w:tc>
        <w:tc>
          <w:tcPr>
            <w:tcW w:w="643" w:type="pct"/>
          </w:tcPr>
          <w:p w14:paraId="50149F7F"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15.14 ± 22.94</w:t>
            </w:r>
          </w:p>
        </w:tc>
        <w:tc>
          <w:tcPr>
            <w:tcW w:w="517" w:type="pct"/>
          </w:tcPr>
          <w:p w14:paraId="42379CE2" w14:textId="77777777" w:rsidR="005A21FE" w:rsidRPr="00133CF7" w:rsidRDefault="005A21FE" w:rsidP="00A8040B">
            <w:pPr>
              <w:adjustRightInd w:val="0"/>
              <w:snapToGrid w:val="0"/>
              <w:spacing w:line="288" w:lineRule="auto"/>
              <w:jc w:val="center"/>
              <w:rPr>
                <w:rFonts w:cstheme="minorHAnsi"/>
                <w:szCs w:val="24"/>
              </w:rPr>
            </w:pPr>
          </w:p>
        </w:tc>
        <w:tc>
          <w:tcPr>
            <w:tcW w:w="731" w:type="pct"/>
          </w:tcPr>
          <w:p w14:paraId="6A8A6A75"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32.28 ± 32.8</w:t>
            </w:r>
          </w:p>
        </w:tc>
        <w:tc>
          <w:tcPr>
            <w:tcW w:w="517" w:type="pct"/>
          </w:tcPr>
          <w:p w14:paraId="5B22FAF8" w14:textId="77777777" w:rsidR="005A21FE" w:rsidRPr="00133CF7" w:rsidRDefault="005A21FE" w:rsidP="00A8040B">
            <w:pPr>
              <w:adjustRightInd w:val="0"/>
              <w:snapToGrid w:val="0"/>
              <w:spacing w:line="288" w:lineRule="auto"/>
              <w:jc w:val="center"/>
              <w:rPr>
                <w:rFonts w:cstheme="minorHAnsi"/>
                <w:szCs w:val="24"/>
              </w:rPr>
            </w:pPr>
          </w:p>
        </w:tc>
        <w:tc>
          <w:tcPr>
            <w:tcW w:w="399" w:type="pct"/>
          </w:tcPr>
          <w:p w14:paraId="6802EE95"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-0.61</w:t>
            </w:r>
          </w:p>
        </w:tc>
      </w:tr>
      <w:tr w:rsidR="0039670B" w:rsidRPr="00133CF7" w14:paraId="63534D46" w14:textId="77777777" w:rsidTr="00A8040B">
        <w:tc>
          <w:tcPr>
            <w:tcW w:w="205" w:type="pct"/>
          </w:tcPr>
          <w:p w14:paraId="18CF0E8F" w14:textId="77777777" w:rsidR="005A21FE" w:rsidRPr="00133CF7" w:rsidRDefault="005A21FE" w:rsidP="00A8040B">
            <w:pPr>
              <w:adjustRightInd w:val="0"/>
              <w:snapToGrid w:val="0"/>
              <w:spacing w:line="288" w:lineRule="auto"/>
              <w:rPr>
                <w:rFonts w:cstheme="minorHAnsi"/>
                <w:szCs w:val="24"/>
              </w:rPr>
            </w:pPr>
          </w:p>
        </w:tc>
        <w:tc>
          <w:tcPr>
            <w:tcW w:w="827" w:type="pct"/>
            <w:gridSpan w:val="2"/>
          </w:tcPr>
          <w:p w14:paraId="5A6E33FA" w14:textId="77777777" w:rsidR="005A21FE" w:rsidRPr="00133CF7" w:rsidRDefault="005A21FE" w:rsidP="00A8040B">
            <w:pPr>
              <w:adjustRightInd w:val="0"/>
              <w:snapToGrid w:val="0"/>
              <w:spacing w:line="288" w:lineRule="auto"/>
              <w:ind w:firstLineChars="2" w:firstLine="5"/>
              <w:rPr>
                <w:rFonts w:cstheme="minorHAnsi"/>
                <w:szCs w:val="24"/>
              </w:rPr>
            </w:pPr>
            <w:r w:rsidRPr="00133CF7">
              <w:rPr>
                <w:rFonts w:cstheme="minorHAnsi"/>
                <w:szCs w:val="24"/>
              </w:rPr>
              <w:t>Max score in 6 months, mean ± SD</w:t>
            </w:r>
          </w:p>
        </w:tc>
        <w:tc>
          <w:tcPr>
            <w:tcW w:w="643" w:type="pct"/>
          </w:tcPr>
          <w:p w14:paraId="50CCE838"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31.03 ± 32.75</w:t>
            </w:r>
          </w:p>
        </w:tc>
        <w:tc>
          <w:tcPr>
            <w:tcW w:w="517" w:type="pct"/>
          </w:tcPr>
          <w:p w14:paraId="5FF5837C" w14:textId="77777777" w:rsidR="005A21FE" w:rsidRPr="00133CF7" w:rsidRDefault="005A21FE" w:rsidP="00A8040B">
            <w:pPr>
              <w:adjustRightInd w:val="0"/>
              <w:snapToGrid w:val="0"/>
              <w:spacing w:line="288" w:lineRule="auto"/>
              <w:jc w:val="center"/>
              <w:rPr>
                <w:rFonts w:cstheme="minorHAnsi"/>
                <w:szCs w:val="24"/>
              </w:rPr>
            </w:pPr>
          </w:p>
        </w:tc>
        <w:tc>
          <w:tcPr>
            <w:tcW w:w="643" w:type="pct"/>
          </w:tcPr>
          <w:p w14:paraId="68C20F66"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15.44 ± 23.30</w:t>
            </w:r>
          </w:p>
        </w:tc>
        <w:tc>
          <w:tcPr>
            <w:tcW w:w="517" w:type="pct"/>
          </w:tcPr>
          <w:p w14:paraId="77D5B6B6" w14:textId="77777777" w:rsidR="005A21FE" w:rsidRPr="00133CF7" w:rsidRDefault="005A21FE" w:rsidP="00A8040B">
            <w:pPr>
              <w:adjustRightInd w:val="0"/>
              <w:snapToGrid w:val="0"/>
              <w:spacing w:line="288" w:lineRule="auto"/>
              <w:jc w:val="center"/>
              <w:rPr>
                <w:rFonts w:cstheme="minorHAnsi"/>
                <w:szCs w:val="24"/>
              </w:rPr>
            </w:pPr>
          </w:p>
        </w:tc>
        <w:tc>
          <w:tcPr>
            <w:tcW w:w="731" w:type="pct"/>
          </w:tcPr>
          <w:p w14:paraId="5CCF4B38"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35.44 ± 33.67</w:t>
            </w:r>
          </w:p>
        </w:tc>
        <w:tc>
          <w:tcPr>
            <w:tcW w:w="517" w:type="pct"/>
          </w:tcPr>
          <w:p w14:paraId="17857ACA" w14:textId="77777777" w:rsidR="005A21FE" w:rsidRPr="00133CF7" w:rsidRDefault="005A21FE" w:rsidP="00A8040B">
            <w:pPr>
              <w:adjustRightInd w:val="0"/>
              <w:snapToGrid w:val="0"/>
              <w:spacing w:line="288" w:lineRule="auto"/>
              <w:jc w:val="center"/>
              <w:rPr>
                <w:rFonts w:cstheme="minorHAnsi"/>
                <w:szCs w:val="24"/>
              </w:rPr>
            </w:pPr>
          </w:p>
        </w:tc>
        <w:tc>
          <w:tcPr>
            <w:tcW w:w="399" w:type="pct"/>
          </w:tcPr>
          <w:p w14:paraId="76C449E2"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-0.69</w:t>
            </w:r>
          </w:p>
        </w:tc>
      </w:tr>
      <w:tr w:rsidR="005A21FE" w:rsidRPr="00133CF7" w14:paraId="184DA480" w14:textId="77777777" w:rsidTr="00A8040B">
        <w:tc>
          <w:tcPr>
            <w:tcW w:w="205" w:type="pct"/>
          </w:tcPr>
          <w:p w14:paraId="0DC85F1C" w14:textId="77777777" w:rsidR="005A21FE" w:rsidRPr="00133CF7" w:rsidRDefault="005A21FE" w:rsidP="00A8040B">
            <w:pPr>
              <w:adjustRightInd w:val="0"/>
              <w:snapToGrid w:val="0"/>
              <w:spacing w:line="288" w:lineRule="auto"/>
              <w:rPr>
                <w:rFonts w:cstheme="minorHAnsi"/>
                <w:szCs w:val="24"/>
              </w:rPr>
            </w:pPr>
          </w:p>
        </w:tc>
        <w:tc>
          <w:tcPr>
            <w:tcW w:w="827" w:type="pct"/>
            <w:gridSpan w:val="2"/>
          </w:tcPr>
          <w:p w14:paraId="5AF55F21" w14:textId="77777777" w:rsidR="005A21FE" w:rsidRPr="00133CF7" w:rsidRDefault="005A21FE" w:rsidP="00A8040B">
            <w:pPr>
              <w:adjustRightInd w:val="0"/>
              <w:snapToGrid w:val="0"/>
              <w:spacing w:line="288" w:lineRule="auto"/>
              <w:rPr>
                <w:rFonts w:cstheme="minorHAnsi"/>
                <w:szCs w:val="24"/>
              </w:rPr>
            </w:pPr>
            <w:r w:rsidRPr="00133CF7">
              <w:rPr>
                <w:rFonts w:cstheme="minorHAnsi"/>
                <w:szCs w:val="24"/>
              </w:rPr>
              <w:t>Last score, mean ± SD</w:t>
            </w:r>
          </w:p>
        </w:tc>
        <w:tc>
          <w:tcPr>
            <w:tcW w:w="643" w:type="pct"/>
          </w:tcPr>
          <w:p w14:paraId="124F6A67"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28.46 ± 31.77</w:t>
            </w:r>
          </w:p>
        </w:tc>
        <w:tc>
          <w:tcPr>
            <w:tcW w:w="517" w:type="pct"/>
          </w:tcPr>
          <w:p w14:paraId="0BB1BD19" w14:textId="77777777" w:rsidR="005A21FE" w:rsidRPr="00133CF7" w:rsidRDefault="005A21FE" w:rsidP="00A8040B">
            <w:pPr>
              <w:adjustRightInd w:val="0"/>
              <w:snapToGrid w:val="0"/>
              <w:spacing w:line="288" w:lineRule="auto"/>
              <w:jc w:val="center"/>
              <w:rPr>
                <w:rFonts w:cstheme="minorHAnsi"/>
                <w:szCs w:val="24"/>
              </w:rPr>
            </w:pPr>
          </w:p>
        </w:tc>
        <w:tc>
          <w:tcPr>
            <w:tcW w:w="643" w:type="pct"/>
          </w:tcPr>
          <w:p w14:paraId="3CB02D17"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13.28 ± 21.73</w:t>
            </w:r>
          </w:p>
        </w:tc>
        <w:tc>
          <w:tcPr>
            <w:tcW w:w="517" w:type="pct"/>
          </w:tcPr>
          <w:p w14:paraId="4DBEB05C" w14:textId="77777777" w:rsidR="005A21FE" w:rsidRPr="00133CF7" w:rsidRDefault="005A21FE" w:rsidP="00A8040B">
            <w:pPr>
              <w:adjustRightInd w:val="0"/>
              <w:snapToGrid w:val="0"/>
              <w:spacing w:line="288" w:lineRule="auto"/>
              <w:jc w:val="center"/>
              <w:rPr>
                <w:rFonts w:cstheme="minorHAnsi"/>
                <w:szCs w:val="24"/>
              </w:rPr>
            </w:pPr>
          </w:p>
        </w:tc>
        <w:tc>
          <w:tcPr>
            <w:tcW w:w="731" w:type="pct"/>
          </w:tcPr>
          <w:p w14:paraId="27808D91"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30.52 ± 32.35</w:t>
            </w:r>
          </w:p>
        </w:tc>
        <w:tc>
          <w:tcPr>
            <w:tcW w:w="517" w:type="pct"/>
          </w:tcPr>
          <w:p w14:paraId="09C3CCD8" w14:textId="77777777" w:rsidR="005A21FE" w:rsidRPr="00133CF7" w:rsidRDefault="005A21FE" w:rsidP="00A8040B">
            <w:pPr>
              <w:adjustRightInd w:val="0"/>
              <w:snapToGrid w:val="0"/>
              <w:spacing w:line="288" w:lineRule="auto"/>
              <w:jc w:val="center"/>
              <w:rPr>
                <w:rFonts w:cstheme="minorHAnsi"/>
                <w:szCs w:val="24"/>
              </w:rPr>
            </w:pPr>
          </w:p>
        </w:tc>
        <w:tc>
          <w:tcPr>
            <w:tcW w:w="399" w:type="pct"/>
          </w:tcPr>
          <w:p w14:paraId="379633CA"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-0.63</w:t>
            </w:r>
          </w:p>
        </w:tc>
      </w:tr>
      <w:tr w:rsidR="005A21FE" w:rsidRPr="00133CF7" w14:paraId="2CBDBACA" w14:textId="77777777" w:rsidTr="002A3B87">
        <w:tc>
          <w:tcPr>
            <w:tcW w:w="1032" w:type="pct"/>
            <w:gridSpan w:val="3"/>
          </w:tcPr>
          <w:p w14:paraId="75AC8D5A" w14:textId="77777777" w:rsidR="005A21FE" w:rsidRPr="00201557" w:rsidRDefault="005A21FE" w:rsidP="00A8040B">
            <w:pPr>
              <w:adjustRightInd w:val="0"/>
              <w:snapToGrid w:val="0"/>
              <w:spacing w:line="288" w:lineRule="auto"/>
              <w:rPr>
                <w:rFonts w:cstheme="minorHAnsi"/>
                <w:szCs w:val="24"/>
                <w:vertAlign w:val="superscript"/>
                <w:rPrChange w:id="532" w:author="Author">
                  <w:rPr>
                    <w:rFonts w:ascii="Times New Roman" w:hAnsi="Times New Roman" w:cs="Times New Roman"/>
                    <w:szCs w:val="24"/>
                  </w:rPr>
                </w:rPrChange>
              </w:rPr>
            </w:pPr>
            <w:r w:rsidRPr="00133CF7">
              <w:rPr>
                <w:rFonts w:cstheme="minorHAnsi"/>
                <w:b/>
                <w:bCs/>
                <w:szCs w:val="24"/>
              </w:rPr>
              <w:t>GCS (EVM), mean ± SD</w:t>
            </w:r>
            <w:ins w:id="533" w:author="Author">
              <w:r w:rsidRPr="00133CF7">
                <w:rPr>
                  <w:rFonts w:cstheme="minorHAnsi"/>
                  <w:b/>
                  <w:bCs/>
                  <w:szCs w:val="24"/>
                  <w:vertAlign w:val="superscript"/>
                </w:rPr>
                <w:t>b</w:t>
              </w:r>
            </w:ins>
          </w:p>
        </w:tc>
        <w:tc>
          <w:tcPr>
            <w:tcW w:w="643" w:type="pct"/>
          </w:tcPr>
          <w:p w14:paraId="77B7A124"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7.66 ± 5.31</w:t>
            </w:r>
          </w:p>
        </w:tc>
        <w:tc>
          <w:tcPr>
            <w:tcW w:w="517" w:type="pct"/>
          </w:tcPr>
          <w:p w14:paraId="5AADCE33" w14:textId="77777777" w:rsidR="005A21FE" w:rsidRPr="00133CF7" w:rsidRDefault="005A21FE" w:rsidP="00A8040B">
            <w:pPr>
              <w:adjustRightInd w:val="0"/>
              <w:snapToGrid w:val="0"/>
              <w:spacing w:line="288" w:lineRule="auto"/>
              <w:jc w:val="center"/>
              <w:rPr>
                <w:rFonts w:cstheme="minorHAnsi"/>
                <w:szCs w:val="24"/>
              </w:rPr>
            </w:pPr>
          </w:p>
        </w:tc>
        <w:tc>
          <w:tcPr>
            <w:tcW w:w="643" w:type="pct"/>
          </w:tcPr>
          <w:p w14:paraId="58CC5890"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7.00 ± 4.94</w:t>
            </w:r>
          </w:p>
        </w:tc>
        <w:tc>
          <w:tcPr>
            <w:tcW w:w="517" w:type="pct"/>
          </w:tcPr>
          <w:p w14:paraId="326E6494" w14:textId="77777777" w:rsidR="005A21FE" w:rsidRPr="00133CF7" w:rsidRDefault="005A21FE" w:rsidP="00A8040B">
            <w:pPr>
              <w:adjustRightInd w:val="0"/>
              <w:snapToGrid w:val="0"/>
              <w:spacing w:line="288" w:lineRule="auto"/>
              <w:jc w:val="center"/>
              <w:rPr>
                <w:rFonts w:cstheme="minorHAnsi"/>
                <w:szCs w:val="24"/>
              </w:rPr>
            </w:pPr>
          </w:p>
        </w:tc>
        <w:tc>
          <w:tcPr>
            <w:tcW w:w="731" w:type="pct"/>
          </w:tcPr>
          <w:p w14:paraId="50155A8E"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7.85 ± 5.39</w:t>
            </w:r>
          </w:p>
        </w:tc>
        <w:tc>
          <w:tcPr>
            <w:tcW w:w="517" w:type="pct"/>
          </w:tcPr>
          <w:p w14:paraId="5E3FDCCA" w14:textId="77777777" w:rsidR="005A21FE" w:rsidRPr="00133CF7" w:rsidRDefault="005A21FE" w:rsidP="00A8040B">
            <w:pPr>
              <w:adjustRightInd w:val="0"/>
              <w:snapToGrid w:val="0"/>
              <w:spacing w:line="288" w:lineRule="auto"/>
              <w:jc w:val="center"/>
              <w:rPr>
                <w:rFonts w:cstheme="minorHAnsi"/>
                <w:szCs w:val="24"/>
              </w:rPr>
            </w:pPr>
          </w:p>
        </w:tc>
        <w:tc>
          <w:tcPr>
            <w:tcW w:w="399" w:type="pct"/>
          </w:tcPr>
          <w:p w14:paraId="53061E1A"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0.07</w:t>
            </w:r>
          </w:p>
        </w:tc>
      </w:tr>
      <w:tr w:rsidR="005A21FE" w:rsidRPr="00133CF7" w14:paraId="26289DC4" w14:textId="77777777" w:rsidTr="002A3B87">
        <w:tc>
          <w:tcPr>
            <w:tcW w:w="1032" w:type="pct"/>
            <w:gridSpan w:val="3"/>
          </w:tcPr>
          <w:p w14:paraId="05B3AE14"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Dentures</w:t>
            </w:r>
          </w:p>
        </w:tc>
        <w:tc>
          <w:tcPr>
            <w:tcW w:w="643" w:type="pct"/>
            <w:vAlign w:val="center"/>
          </w:tcPr>
          <w:p w14:paraId="5929EECF"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3918</w:t>
            </w:r>
          </w:p>
        </w:tc>
        <w:tc>
          <w:tcPr>
            <w:tcW w:w="517" w:type="pct"/>
            <w:vAlign w:val="center"/>
          </w:tcPr>
          <w:p w14:paraId="38BB6838"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16.39%</w:t>
            </w:r>
          </w:p>
        </w:tc>
        <w:tc>
          <w:tcPr>
            <w:tcW w:w="643" w:type="pct"/>
            <w:vAlign w:val="center"/>
          </w:tcPr>
          <w:p w14:paraId="089A1133"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720</w:t>
            </w:r>
          </w:p>
        </w:tc>
        <w:tc>
          <w:tcPr>
            <w:tcW w:w="517" w:type="pct"/>
            <w:vAlign w:val="center"/>
          </w:tcPr>
          <w:p w14:paraId="199297BD"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13.66%</w:t>
            </w:r>
          </w:p>
        </w:tc>
        <w:tc>
          <w:tcPr>
            <w:tcW w:w="731" w:type="pct"/>
            <w:vAlign w:val="center"/>
          </w:tcPr>
          <w:p w14:paraId="27D3E8B5"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3198</w:t>
            </w:r>
          </w:p>
        </w:tc>
        <w:tc>
          <w:tcPr>
            <w:tcW w:w="517" w:type="pct"/>
            <w:vAlign w:val="center"/>
          </w:tcPr>
          <w:p w14:paraId="07932054"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17.17%</w:t>
            </w:r>
          </w:p>
        </w:tc>
        <w:tc>
          <w:tcPr>
            <w:tcW w:w="399" w:type="pct"/>
          </w:tcPr>
          <w:p w14:paraId="324BEF50"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-0.13</w:t>
            </w:r>
          </w:p>
        </w:tc>
      </w:tr>
      <w:tr w:rsidR="005A21FE" w:rsidRPr="00133CF7" w14:paraId="6804CD9B" w14:textId="77777777" w:rsidTr="002A3B87">
        <w:tc>
          <w:tcPr>
            <w:tcW w:w="1032" w:type="pct"/>
            <w:gridSpan w:val="3"/>
          </w:tcPr>
          <w:p w14:paraId="7F392989" w14:textId="022214E4"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t xml:space="preserve">Tube </w:t>
            </w:r>
            <w:del w:id="534" w:author="Author">
              <w:r w:rsidRPr="00133CF7" w:rsidDel="005C7A99">
                <w:rPr>
                  <w:rFonts w:cstheme="minorHAnsi"/>
                  <w:b/>
                  <w:bCs/>
                  <w:szCs w:val="24"/>
                </w:rPr>
                <w:delText>Feeding</w:delText>
              </w:r>
            </w:del>
            <w:ins w:id="535" w:author="Author">
              <w:r w:rsidR="005C7A99" w:rsidRPr="00133CF7">
                <w:rPr>
                  <w:rFonts w:cstheme="minorHAnsi"/>
                  <w:b/>
                  <w:bCs/>
                  <w:szCs w:val="24"/>
                </w:rPr>
                <w:t>feeding</w:t>
              </w:r>
            </w:ins>
          </w:p>
        </w:tc>
        <w:tc>
          <w:tcPr>
            <w:tcW w:w="643" w:type="pct"/>
            <w:vAlign w:val="center"/>
          </w:tcPr>
          <w:p w14:paraId="4EFB7BF5"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2081</w:t>
            </w:r>
          </w:p>
        </w:tc>
        <w:tc>
          <w:tcPr>
            <w:tcW w:w="517" w:type="pct"/>
            <w:vAlign w:val="center"/>
          </w:tcPr>
          <w:p w14:paraId="20CF445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8.71%</w:t>
            </w:r>
          </w:p>
        </w:tc>
        <w:tc>
          <w:tcPr>
            <w:tcW w:w="643" w:type="pct"/>
            <w:vAlign w:val="center"/>
          </w:tcPr>
          <w:p w14:paraId="4A7D8B61"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758</w:t>
            </w:r>
          </w:p>
        </w:tc>
        <w:tc>
          <w:tcPr>
            <w:tcW w:w="517" w:type="pct"/>
            <w:vAlign w:val="center"/>
          </w:tcPr>
          <w:p w14:paraId="4D58F6E8"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14.38%</w:t>
            </w:r>
          </w:p>
        </w:tc>
        <w:tc>
          <w:tcPr>
            <w:tcW w:w="731" w:type="pct"/>
            <w:vAlign w:val="center"/>
          </w:tcPr>
          <w:p w14:paraId="690506F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1323</w:t>
            </w:r>
          </w:p>
        </w:tc>
        <w:tc>
          <w:tcPr>
            <w:tcW w:w="517" w:type="pct"/>
            <w:vAlign w:val="center"/>
          </w:tcPr>
          <w:p w14:paraId="00E9D02F"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7.10%</w:t>
            </w:r>
          </w:p>
        </w:tc>
        <w:tc>
          <w:tcPr>
            <w:tcW w:w="399" w:type="pct"/>
          </w:tcPr>
          <w:p w14:paraId="24E45E5D"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0.26</w:t>
            </w:r>
          </w:p>
        </w:tc>
      </w:tr>
      <w:tr w:rsidR="005A21FE" w:rsidRPr="00133CF7" w14:paraId="656E99BA" w14:textId="77777777" w:rsidTr="002A3B87">
        <w:tc>
          <w:tcPr>
            <w:tcW w:w="1032" w:type="pct"/>
            <w:gridSpan w:val="3"/>
          </w:tcPr>
          <w:p w14:paraId="1B50A504" w14:textId="0B2FFAE3" w:rsidR="005A21FE" w:rsidRPr="00133CF7" w:rsidRDefault="005A21FE" w:rsidP="00A8040B">
            <w:pPr>
              <w:adjustRightInd w:val="0"/>
              <w:snapToGrid w:val="0"/>
              <w:spacing w:line="288" w:lineRule="auto"/>
              <w:rPr>
                <w:rFonts w:cstheme="minorHAnsi"/>
                <w:szCs w:val="24"/>
              </w:rPr>
            </w:pPr>
            <w:del w:id="536" w:author="Author">
              <w:r w:rsidRPr="00133CF7" w:rsidDel="005C7A99">
                <w:rPr>
                  <w:rFonts w:cstheme="minorHAnsi"/>
                  <w:b/>
                  <w:bCs/>
                  <w:szCs w:val="24"/>
                </w:rPr>
                <w:delText xml:space="preserve">Respiratory </w:delText>
              </w:r>
            </w:del>
            <w:ins w:id="537" w:author="Author">
              <w:r w:rsidR="00720D8C" w:rsidRPr="00133CF7">
                <w:rPr>
                  <w:rFonts w:cstheme="minorHAnsi"/>
                  <w:b/>
                  <w:bCs/>
                  <w:szCs w:val="24"/>
                </w:rPr>
                <w:t>R</w:t>
              </w:r>
              <w:r w:rsidR="005C7A99" w:rsidRPr="00133CF7">
                <w:rPr>
                  <w:rFonts w:cstheme="minorHAnsi"/>
                  <w:b/>
                  <w:bCs/>
                  <w:szCs w:val="24"/>
                </w:rPr>
                <w:t xml:space="preserve">espiratory </w:t>
              </w:r>
            </w:ins>
            <w:del w:id="538" w:author="Author">
              <w:r w:rsidRPr="00133CF7" w:rsidDel="005C7A99">
                <w:rPr>
                  <w:rFonts w:cstheme="minorHAnsi"/>
                  <w:b/>
                  <w:bCs/>
                  <w:szCs w:val="24"/>
                </w:rPr>
                <w:delText>Support</w:delText>
              </w:r>
            </w:del>
            <w:ins w:id="539" w:author="Author">
              <w:r w:rsidR="005C7A99" w:rsidRPr="00133CF7">
                <w:rPr>
                  <w:rFonts w:cstheme="minorHAnsi"/>
                  <w:b/>
                  <w:bCs/>
                  <w:szCs w:val="24"/>
                </w:rPr>
                <w:t>support</w:t>
              </w:r>
            </w:ins>
          </w:p>
        </w:tc>
        <w:tc>
          <w:tcPr>
            <w:tcW w:w="643" w:type="pct"/>
            <w:vAlign w:val="center"/>
          </w:tcPr>
          <w:p w14:paraId="7FD7433F"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848</w:t>
            </w:r>
          </w:p>
        </w:tc>
        <w:tc>
          <w:tcPr>
            <w:tcW w:w="517" w:type="pct"/>
            <w:vAlign w:val="center"/>
          </w:tcPr>
          <w:p w14:paraId="003BBBF4"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3.55%</w:t>
            </w:r>
          </w:p>
        </w:tc>
        <w:tc>
          <w:tcPr>
            <w:tcW w:w="643" w:type="pct"/>
            <w:vAlign w:val="center"/>
          </w:tcPr>
          <w:p w14:paraId="0EA6410E"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410</w:t>
            </w:r>
          </w:p>
        </w:tc>
        <w:tc>
          <w:tcPr>
            <w:tcW w:w="517" w:type="pct"/>
            <w:vAlign w:val="center"/>
          </w:tcPr>
          <w:p w14:paraId="1B1A7F85"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7.78%</w:t>
            </w:r>
          </w:p>
        </w:tc>
        <w:tc>
          <w:tcPr>
            <w:tcW w:w="731" w:type="pct"/>
            <w:vAlign w:val="center"/>
          </w:tcPr>
          <w:p w14:paraId="629AD375"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438</w:t>
            </w:r>
          </w:p>
        </w:tc>
        <w:tc>
          <w:tcPr>
            <w:tcW w:w="517" w:type="pct"/>
            <w:vAlign w:val="center"/>
          </w:tcPr>
          <w:p w14:paraId="68AF201E"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2.35%</w:t>
            </w:r>
          </w:p>
        </w:tc>
        <w:tc>
          <w:tcPr>
            <w:tcW w:w="399" w:type="pct"/>
          </w:tcPr>
          <w:p w14:paraId="21701F54"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0.26</w:t>
            </w:r>
          </w:p>
        </w:tc>
      </w:tr>
      <w:tr w:rsidR="005A21FE" w:rsidRPr="00133CF7" w14:paraId="1B9D22B4" w14:textId="77777777" w:rsidTr="002A3B87">
        <w:tc>
          <w:tcPr>
            <w:tcW w:w="1032" w:type="pct"/>
            <w:gridSpan w:val="3"/>
          </w:tcPr>
          <w:p w14:paraId="5F0C67F5" w14:textId="3B8F9508"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t xml:space="preserve">History of </w:t>
            </w:r>
            <w:del w:id="540" w:author="Author">
              <w:r w:rsidRPr="00133CF7" w:rsidDel="00720D8C">
                <w:rPr>
                  <w:rFonts w:cstheme="minorHAnsi"/>
                  <w:b/>
                  <w:bCs/>
                  <w:szCs w:val="24"/>
                </w:rPr>
                <w:delText>Falls</w:delText>
              </w:r>
            </w:del>
            <w:ins w:id="541" w:author="Author">
              <w:r w:rsidR="00720D8C" w:rsidRPr="00133CF7">
                <w:rPr>
                  <w:rFonts w:cstheme="minorHAnsi"/>
                  <w:b/>
                  <w:bCs/>
                  <w:szCs w:val="24"/>
                </w:rPr>
                <w:t>falls</w:t>
              </w:r>
            </w:ins>
          </w:p>
        </w:tc>
        <w:tc>
          <w:tcPr>
            <w:tcW w:w="643" w:type="pct"/>
            <w:vAlign w:val="center"/>
          </w:tcPr>
          <w:p w14:paraId="79FD17B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1197</w:t>
            </w:r>
          </w:p>
        </w:tc>
        <w:tc>
          <w:tcPr>
            <w:tcW w:w="517" w:type="pct"/>
            <w:vAlign w:val="center"/>
          </w:tcPr>
          <w:p w14:paraId="7D83AF0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5.01%</w:t>
            </w:r>
          </w:p>
        </w:tc>
        <w:tc>
          <w:tcPr>
            <w:tcW w:w="643" w:type="pct"/>
            <w:vAlign w:val="center"/>
          </w:tcPr>
          <w:p w14:paraId="3FDEA0F2"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294</w:t>
            </w:r>
          </w:p>
        </w:tc>
        <w:tc>
          <w:tcPr>
            <w:tcW w:w="517" w:type="pct"/>
            <w:vAlign w:val="center"/>
          </w:tcPr>
          <w:p w14:paraId="5AD13210"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5.58%</w:t>
            </w:r>
          </w:p>
        </w:tc>
        <w:tc>
          <w:tcPr>
            <w:tcW w:w="731" w:type="pct"/>
            <w:vAlign w:val="center"/>
          </w:tcPr>
          <w:p w14:paraId="267A7AF6"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903</w:t>
            </w:r>
          </w:p>
        </w:tc>
        <w:tc>
          <w:tcPr>
            <w:tcW w:w="517" w:type="pct"/>
            <w:vAlign w:val="center"/>
          </w:tcPr>
          <w:p w14:paraId="43CBFF7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4.85%</w:t>
            </w:r>
          </w:p>
        </w:tc>
        <w:tc>
          <w:tcPr>
            <w:tcW w:w="399" w:type="pct"/>
          </w:tcPr>
          <w:p w14:paraId="041458BE"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0.03</w:t>
            </w:r>
          </w:p>
        </w:tc>
      </w:tr>
      <w:tr w:rsidR="005A21FE" w:rsidRPr="00133CF7" w14:paraId="5685D632" w14:textId="77777777" w:rsidTr="002A3B87">
        <w:tc>
          <w:tcPr>
            <w:tcW w:w="1032" w:type="pct"/>
            <w:gridSpan w:val="3"/>
          </w:tcPr>
          <w:p w14:paraId="76491746"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t>BW, mean ± SD</w:t>
            </w:r>
          </w:p>
        </w:tc>
        <w:tc>
          <w:tcPr>
            <w:tcW w:w="643" w:type="pct"/>
          </w:tcPr>
          <w:p w14:paraId="6D0EC7FF"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51.43 ± 12.05</w:t>
            </w:r>
          </w:p>
        </w:tc>
        <w:tc>
          <w:tcPr>
            <w:tcW w:w="517" w:type="pct"/>
          </w:tcPr>
          <w:p w14:paraId="6B1B6D4E" w14:textId="77777777" w:rsidR="005A21FE" w:rsidRPr="00133CF7" w:rsidRDefault="005A21FE" w:rsidP="00A8040B">
            <w:pPr>
              <w:adjustRightInd w:val="0"/>
              <w:snapToGrid w:val="0"/>
              <w:spacing w:line="288" w:lineRule="auto"/>
              <w:jc w:val="center"/>
              <w:rPr>
                <w:rFonts w:cstheme="minorHAnsi"/>
                <w:szCs w:val="24"/>
              </w:rPr>
            </w:pPr>
          </w:p>
        </w:tc>
        <w:tc>
          <w:tcPr>
            <w:tcW w:w="643" w:type="pct"/>
          </w:tcPr>
          <w:p w14:paraId="163D4A4A"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49.14 ± 13.79</w:t>
            </w:r>
          </w:p>
        </w:tc>
        <w:tc>
          <w:tcPr>
            <w:tcW w:w="517" w:type="pct"/>
          </w:tcPr>
          <w:p w14:paraId="4857C396" w14:textId="77777777" w:rsidR="005A21FE" w:rsidRPr="00133CF7" w:rsidRDefault="005A21FE" w:rsidP="00A8040B">
            <w:pPr>
              <w:adjustRightInd w:val="0"/>
              <w:snapToGrid w:val="0"/>
              <w:spacing w:line="288" w:lineRule="auto"/>
              <w:jc w:val="center"/>
              <w:rPr>
                <w:rFonts w:cstheme="minorHAnsi"/>
                <w:szCs w:val="24"/>
              </w:rPr>
            </w:pPr>
          </w:p>
        </w:tc>
        <w:tc>
          <w:tcPr>
            <w:tcW w:w="731" w:type="pct"/>
          </w:tcPr>
          <w:p w14:paraId="69F72F00"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51.98 ± 11.52</w:t>
            </w:r>
          </w:p>
        </w:tc>
        <w:tc>
          <w:tcPr>
            <w:tcW w:w="517" w:type="pct"/>
          </w:tcPr>
          <w:p w14:paraId="4AD30737" w14:textId="77777777" w:rsidR="005A21FE" w:rsidRPr="00133CF7" w:rsidRDefault="005A21FE" w:rsidP="00A8040B">
            <w:pPr>
              <w:adjustRightInd w:val="0"/>
              <w:snapToGrid w:val="0"/>
              <w:spacing w:line="288" w:lineRule="auto"/>
              <w:jc w:val="center"/>
              <w:rPr>
                <w:rFonts w:cstheme="minorHAnsi"/>
                <w:szCs w:val="24"/>
              </w:rPr>
            </w:pPr>
          </w:p>
        </w:tc>
        <w:tc>
          <w:tcPr>
            <w:tcW w:w="399" w:type="pct"/>
          </w:tcPr>
          <w:p w14:paraId="1CC89842"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-0.22</w:t>
            </w:r>
          </w:p>
        </w:tc>
      </w:tr>
      <w:tr w:rsidR="005A21FE" w:rsidRPr="00133CF7" w14:paraId="50E3632D" w14:textId="77777777" w:rsidTr="002A3B87">
        <w:tc>
          <w:tcPr>
            <w:tcW w:w="1032" w:type="pct"/>
            <w:gridSpan w:val="3"/>
          </w:tcPr>
          <w:p w14:paraId="67771B2C"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Number of admissions in 6 months, mean ± SD</w:t>
            </w:r>
          </w:p>
        </w:tc>
        <w:tc>
          <w:tcPr>
            <w:tcW w:w="643" w:type="pct"/>
          </w:tcPr>
          <w:p w14:paraId="5F5A4D1C"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0.53 ± 1.01</w:t>
            </w:r>
          </w:p>
        </w:tc>
        <w:tc>
          <w:tcPr>
            <w:tcW w:w="517" w:type="pct"/>
          </w:tcPr>
          <w:p w14:paraId="264D1B1E" w14:textId="77777777" w:rsidR="005A21FE" w:rsidRPr="00133CF7" w:rsidRDefault="005A21FE" w:rsidP="00A8040B">
            <w:pPr>
              <w:adjustRightInd w:val="0"/>
              <w:snapToGrid w:val="0"/>
              <w:spacing w:line="288" w:lineRule="auto"/>
              <w:jc w:val="center"/>
              <w:rPr>
                <w:rFonts w:cstheme="minorHAnsi"/>
                <w:szCs w:val="24"/>
              </w:rPr>
            </w:pPr>
          </w:p>
        </w:tc>
        <w:tc>
          <w:tcPr>
            <w:tcW w:w="643" w:type="pct"/>
          </w:tcPr>
          <w:p w14:paraId="77160F9C"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1.08 ± 1.08</w:t>
            </w:r>
          </w:p>
        </w:tc>
        <w:tc>
          <w:tcPr>
            <w:tcW w:w="517" w:type="pct"/>
          </w:tcPr>
          <w:p w14:paraId="2461B8FA" w14:textId="77777777" w:rsidR="005A21FE" w:rsidRPr="00133CF7" w:rsidRDefault="005A21FE" w:rsidP="00A8040B">
            <w:pPr>
              <w:adjustRightInd w:val="0"/>
              <w:snapToGrid w:val="0"/>
              <w:spacing w:line="288" w:lineRule="auto"/>
              <w:jc w:val="center"/>
              <w:rPr>
                <w:rFonts w:cstheme="minorHAnsi"/>
                <w:szCs w:val="24"/>
              </w:rPr>
            </w:pPr>
          </w:p>
        </w:tc>
        <w:tc>
          <w:tcPr>
            <w:tcW w:w="731" w:type="pct"/>
          </w:tcPr>
          <w:p w14:paraId="54021879"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0.65 ± 1.06</w:t>
            </w:r>
          </w:p>
        </w:tc>
        <w:tc>
          <w:tcPr>
            <w:tcW w:w="517" w:type="pct"/>
          </w:tcPr>
          <w:p w14:paraId="6F71C900" w14:textId="77777777" w:rsidR="005A21FE" w:rsidRPr="00133CF7" w:rsidRDefault="005A21FE" w:rsidP="00A8040B">
            <w:pPr>
              <w:adjustRightInd w:val="0"/>
              <w:snapToGrid w:val="0"/>
              <w:spacing w:line="288" w:lineRule="auto"/>
              <w:jc w:val="center"/>
              <w:rPr>
                <w:rFonts w:cstheme="minorHAnsi"/>
                <w:szCs w:val="24"/>
              </w:rPr>
            </w:pPr>
          </w:p>
        </w:tc>
        <w:tc>
          <w:tcPr>
            <w:tcW w:w="399" w:type="pct"/>
          </w:tcPr>
          <w:p w14:paraId="7B38E62E"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0.53</w:t>
            </w:r>
          </w:p>
        </w:tc>
      </w:tr>
      <w:tr w:rsidR="005A21FE" w:rsidRPr="00133CF7" w14:paraId="4DBCF138" w14:textId="77777777" w:rsidTr="002A3B87">
        <w:tc>
          <w:tcPr>
            <w:tcW w:w="1032" w:type="pct"/>
            <w:gridSpan w:val="3"/>
          </w:tcPr>
          <w:p w14:paraId="3E60A7EA" w14:textId="4C8DB401"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t xml:space="preserve">Institutional </w:t>
            </w:r>
            <w:del w:id="542" w:author="Author">
              <w:r w:rsidRPr="00133CF7" w:rsidDel="00720D8C">
                <w:rPr>
                  <w:rFonts w:cstheme="minorHAnsi"/>
                  <w:b/>
                  <w:bCs/>
                  <w:szCs w:val="24"/>
                </w:rPr>
                <w:delText>Regions</w:delText>
              </w:r>
            </w:del>
            <w:ins w:id="543" w:author="Author">
              <w:r w:rsidR="00720D8C" w:rsidRPr="00133CF7">
                <w:rPr>
                  <w:rFonts w:cstheme="minorHAnsi"/>
                  <w:b/>
                  <w:bCs/>
                  <w:szCs w:val="24"/>
                </w:rPr>
                <w:t>regions</w:t>
              </w:r>
            </w:ins>
          </w:p>
        </w:tc>
        <w:tc>
          <w:tcPr>
            <w:tcW w:w="643" w:type="pct"/>
          </w:tcPr>
          <w:p w14:paraId="1D168B6F"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04EFE97C" w14:textId="77777777" w:rsidR="005A21FE" w:rsidRPr="00133CF7" w:rsidRDefault="005A21FE" w:rsidP="00A8040B">
            <w:pPr>
              <w:adjustRightInd w:val="0"/>
              <w:snapToGrid w:val="0"/>
              <w:spacing w:line="288" w:lineRule="auto"/>
              <w:jc w:val="center"/>
              <w:rPr>
                <w:rFonts w:cstheme="minorHAnsi"/>
                <w:szCs w:val="24"/>
              </w:rPr>
            </w:pPr>
          </w:p>
        </w:tc>
        <w:tc>
          <w:tcPr>
            <w:tcW w:w="643" w:type="pct"/>
          </w:tcPr>
          <w:p w14:paraId="02DCEA74"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701B24A7" w14:textId="77777777" w:rsidR="005A21FE" w:rsidRPr="00133CF7" w:rsidRDefault="005A21FE" w:rsidP="00A8040B">
            <w:pPr>
              <w:adjustRightInd w:val="0"/>
              <w:snapToGrid w:val="0"/>
              <w:spacing w:line="288" w:lineRule="auto"/>
              <w:jc w:val="center"/>
              <w:rPr>
                <w:rFonts w:cstheme="minorHAnsi"/>
                <w:szCs w:val="24"/>
              </w:rPr>
            </w:pPr>
          </w:p>
        </w:tc>
        <w:tc>
          <w:tcPr>
            <w:tcW w:w="731" w:type="pct"/>
          </w:tcPr>
          <w:p w14:paraId="5C5A0392" w14:textId="77777777" w:rsidR="005A21FE" w:rsidRPr="00133CF7" w:rsidRDefault="005A21FE" w:rsidP="00A8040B">
            <w:pPr>
              <w:adjustRightInd w:val="0"/>
              <w:snapToGrid w:val="0"/>
              <w:spacing w:line="288" w:lineRule="auto"/>
              <w:jc w:val="center"/>
              <w:rPr>
                <w:rFonts w:cstheme="minorHAnsi"/>
                <w:szCs w:val="24"/>
              </w:rPr>
            </w:pPr>
          </w:p>
        </w:tc>
        <w:tc>
          <w:tcPr>
            <w:tcW w:w="517" w:type="pct"/>
          </w:tcPr>
          <w:p w14:paraId="0447CDFC" w14:textId="77777777" w:rsidR="005A21FE" w:rsidRPr="00133CF7" w:rsidRDefault="005A21FE" w:rsidP="00A8040B">
            <w:pPr>
              <w:adjustRightInd w:val="0"/>
              <w:snapToGrid w:val="0"/>
              <w:spacing w:line="288" w:lineRule="auto"/>
              <w:jc w:val="center"/>
              <w:rPr>
                <w:rFonts w:cstheme="minorHAnsi"/>
                <w:szCs w:val="24"/>
              </w:rPr>
            </w:pPr>
          </w:p>
        </w:tc>
        <w:tc>
          <w:tcPr>
            <w:tcW w:w="399" w:type="pct"/>
          </w:tcPr>
          <w:p w14:paraId="51B5FD22" w14:textId="77777777" w:rsidR="005A21FE" w:rsidRPr="00133CF7" w:rsidRDefault="005A21FE" w:rsidP="00A8040B">
            <w:pPr>
              <w:adjustRightInd w:val="0"/>
              <w:snapToGrid w:val="0"/>
              <w:spacing w:line="288" w:lineRule="auto"/>
              <w:jc w:val="right"/>
              <w:rPr>
                <w:rFonts w:cstheme="minorHAnsi"/>
                <w:szCs w:val="24"/>
              </w:rPr>
            </w:pPr>
            <w:r w:rsidRPr="00133CF7">
              <w:rPr>
                <w:rFonts w:cstheme="minorHAnsi"/>
                <w:szCs w:val="24"/>
              </w:rPr>
              <w:t>0.14</w:t>
            </w:r>
          </w:p>
        </w:tc>
      </w:tr>
      <w:tr w:rsidR="005A21FE" w:rsidRPr="00133CF7" w14:paraId="2A626D0D" w14:textId="77777777" w:rsidTr="002A3B87">
        <w:tc>
          <w:tcPr>
            <w:tcW w:w="235" w:type="pct"/>
            <w:gridSpan w:val="2"/>
          </w:tcPr>
          <w:p w14:paraId="647ED273" w14:textId="77777777" w:rsidR="005A21FE" w:rsidRPr="00133CF7" w:rsidRDefault="005A21FE" w:rsidP="00A8040B">
            <w:pPr>
              <w:adjustRightInd w:val="0"/>
              <w:snapToGrid w:val="0"/>
              <w:spacing w:line="288" w:lineRule="auto"/>
              <w:rPr>
                <w:rFonts w:cstheme="minorHAnsi"/>
                <w:b/>
                <w:bCs/>
                <w:szCs w:val="24"/>
              </w:rPr>
            </w:pPr>
          </w:p>
        </w:tc>
        <w:tc>
          <w:tcPr>
            <w:tcW w:w="797" w:type="pct"/>
          </w:tcPr>
          <w:p w14:paraId="705C6F33"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North</w:t>
            </w:r>
          </w:p>
        </w:tc>
        <w:tc>
          <w:tcPr>
            <w:tcW w:w="643" w:type="pct"/>
          </w:tcPr>
          <w:p w14:paraId="2522E72C"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2245</w:t>
            </w:r>
          </w:p>
        </w:tc>
        <w:tc>
          <w:tcPr>
            <w:tcW w:w="517" w:type="pct"/>
          </w:tcPr>
          <w:p w14:paraId="470B4F56"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9.39%</w:t>
            </w:r>
          </w:p>
        </w:tc>
        <w:tc>
          <w:tcPr>
            <w:tcW w:w="643" w:type="pct"/>
          </w:tcPr>
          <w:p w14:paraId="17EF739B"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378</w:t>
            </w:r>
          </w:p>
        </w:tc>
        <w:tc>
          <w:tcPr>
            <w:tcW w:w="517" w:type="pct"/>
          </w:tcPr>
          <w:p w14:paraId="5832C139"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7.17%</w:t>
            </w:r>
          </w:p>
        </w:tc>
        <w:tc>
          <w:tcPr>
            <w:tcW w:w="731" w:type="pct"/>
          </w:tcPr>
          <w:p w14:paraId="2E2B7F3A"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1867</w:t>
            </w:r>
          </w:p>
        </w:tc>
        <w:tc>
          <w:tcPr>
            <w:tcW w:w="517" w:type="pct"/>
          </w:tcPr>
          <w:p w14:paraId="55BC8D8A"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10.02%</w:t>
            </w:r>
          </w:p>
        </w:tc>
        <w:tc>
          <w:tcPr>
            <w:tcW w:w="399" w:type="pct"/>
          </w:tcPr>
          <w:p w14:paraId="3D8ECD30" w14:textId="77777777" w:rsidR="005A21FE" w:rsidRPr="00133CF7" w:rsidRDefault="005A21FE" w:rsidP="00A8040B">
            <w:pPr>
              <w:adjustRightInd w:val="0"/>
              <w:snapToGrid w:val="0"/>
              <w:spacing w:line="288" w:lineRule="auto"/>
              <w:jc w:val="right"/>
              <w:rPr>
                <w:rFonts w:cstheme="minorHAnsi"/>
                <w:szCs w:val="24"/>
              </w:rPr>
            </w:pPr>
          </w:p>
        </w:tc>
      </w:tr>
      <w:tr w:rsidR="005A21FE" w:rsidRPr="00133CF7" w14:paraId="5DFB6BF5" w14:textId="77777777" w:rsidTr="002A3B87">
        <w:tc>
          <w:tcPr>
            <w:tcW w:w="235" w:type="pct"/>
            <w:gridSpan w:val="2"/>
          </w:tcPr>
          <w:p w14:paraId="1CFE518F" w14:textId="77777777" w:rsidR="005A21FE" w:rsidRPr="00133CF7" w:rsidRDefault="005A21FE" w:rsidP="00A8040B">
            <w:pPr>
              <w:adjustRightInd w:val="0"/>
              <w:snapToGrid w:val="0"/>
              <w:spacing w:line="288" w:lineRule="auto"/>
              <w:rPr>
                <w:rFonts w:cstheme="minorHAnsi"/>
                <w:b/>
                <w:bCs/>
                <w:szCs w:val="24"/>
              </w:rPr>
            </w:pPr>
          </w:p>
        </w:tc>
        <w:tc>
          <w:tcPr>
            <w:tcW w:w="797" w:type="pct"/>
          </w:tcPr>
          <w:p w14:paraId="638B9983"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Central</w:t>
            </w:r>
          </w:p>
        </w:tc>
        <w:tc>
          <w:tcPr>
            <w:tcW w:w="643" w:type="pct"/>
          </w:tcPr>
          <w:p w14:paraId="7D8D2A20"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4754</w:t>
            </w:r>
          </w:p>
        </w:tc>
        <w:tc>
          <w:tcPr>
            <w:tcW w:w="517" w:type="pct"/>
          </w:tcPr>
          <w:p w14:paraId="2B961147"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19.89%</w:t>
            </w:r>
          </w:p>
        </w:tc>
        <w:tc>
          <w:tcPr>
            <w:tcW w:w="643" w:type="pct"/>
          </w:tcPr>
          <w:p w14:paraId="372189D0"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1122</w:t>
            </w:r>
          </w:p>
        </w:tc>
        <w:tc>
          <w:tcPr>
            <w:tcW w:w="517" w:type="pct"/>
          </w:tcPr>
          <w:p w14:paraId="1CB0D32C"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21.28%</w:t>
            </w:r>
          </w:p>
        </w:tc>
        <w:tc>
          <w:tcPr>
            <w:tcW w:w="731" w:type="pct"/>
          </w:tcPr>
          <w:p w14:paraId="46A1F3F5"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3632</w:t>
            </w:r>
          </w:p>
        </w:tc>
        <w:tc>
          <w:tcPr>
            <w:tcW w:w="517" w:type="pct"/>
          </w:tcPr>
          <w:p w14:paraId="4E18E7F4"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19.50%</w:t>
            </w:r>
          </w:p>
        </w:tc>
        <w:tc>
          <w:tcPr>
            <w:tcW w:w="399" w:type="pct"/>
          </w:tcPr>
          <w:p w14:paraId="2C874F56" w14:textId="77777777" w:rsidR="005A21FE" w:rsidRPr="00133CF7" w:rsidRDefault="005A21FE" w:rsidP="00A8040B">
            <w:pPr>
              <w:adjustRightInd w:val="0"/>
              <w:snapToGrid w:val="0"/>
              <w:spacing w:line="288" w:lineRule="auto"/>
              <w:jc w:val="right"/>
              <w:rPr>
                <w:rFonts w:cstheme="minorHAnsi"/>
                <w:szCs w:val="24"/>
              </w:rPr>
            </w:pPr>
          </w:p>
        </w:tc>
      </w:tr>
      <w:tr w:rsidR="005A21FE" w:rsidRPr="00133CF7" w14:paraId="3E367356" w14:textId="77777777" w:rsidTr="002A3B87">
        <w:tc>
          <w:tcPr>
            <w:tcW w:w="235" w:type="pct"/>
            <w:gridSpan w:val="2"/>
          </w:tcPr>
          <w:p w14:paraId="11698E6B" w14:textId="77777777" w:rsidR="005A21FE" w:rsidRPr="00133CF7" w:rsidRDefault="005A21FE" w:rsidP="00A8040B">
            <w:pPr>
              <w:adjustRightInd w:val="0"/>
              <w:snapToGrid w:val="0"/>
              <w:spacing w:line="288" w:lineRule="auto"/>
              <w:rPr>
                <w:rFonts w:cstheme="minorHAnsi"/>
                <w:b/>
                <w:bCs/>
                <w:szCs w:val="24"/>
              </w:rPr>
            </w:pPr>
          </w:p>
        </w:tc>
        <w:tc>
          <w:tcPr>
            <w:tcW w:w="797" w:type="pct"/>
          </w:tcPr>
          <w:p w14:paraId="19894E61"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South</w:t>
            </w:r>
          </w:p>
        </w:tc>
        <w:tc>
          <w:tcPr>
            <w:tcW w:w="643" w:type="pct"/>
          </w:tcPr>
          <w:p w14:paraId="439098DC" w14:textId="795BD294"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16</w:t>
            </w:r>
            <w:ins w:id="544" w:author="Author">
              <w:r w:rsidR="00D21518" w:rsidRPr="00133CF7">
                <w:rPr>
                  <w:rFonts w:cstheme="minorHAnsi"/>
                  <w:szCs w:val="24"/>
                </w:rPr>
                <w:t>,</w:t>
              </w:r>
            </w:ins>
            <w:r w:rsidRPr="00133CF7">
              <w:rPr>
                <w:rFonts w:cstheme="minorHAnsi"/>
                <w:szCs w:val="24"/>
              </w:rPr>
              <w:t>603</w:t>
            </w:r>
          </w:p>
        </w:tc>
        <w:tc>
          <w:tcPr>
            <w:tcW w:w="517" w:type="pct"/>
          </w:tcPr>
          <w:p w14:paraId="1D44FD8D"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69.46%</w:t>
            </w:r>
          </w:p>
        </w:tc>
        <w:tc>
          <w:tcPr>
            <w:tcW w:w="643" w:type="pct"/>
          </w:tcPr>
          <w:p w14:paraId="7ABFC497"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3745</w:t>
            </w:r>
          </w:p>
        </w:tc>
        <w:tc>
          <w:tcPr>
            <w:tcW w:w="517" w:type="pct"/>
          </w:tcPr>
          <w:p w14:paraId="29E5C1CE"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70.98%</w:t>
            </w:r>
          </w:p>
        </w:tc>
        <w:tc>
          <w:tcPr>
            <w:tcW w:w="731" w:type="pct"/>
          </w:tcPr>
          <w:p w14:paraId="6E48B381" w14:textId="2A806134"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12</w:t>
            </w:r>
            <w:ins w:id="545" w:author="Author">
              <w:r w:rsidR="00D21518" w:rsidRPr="00133CF7">
                <w:rPr>
                  <w:rFonts w:cstheme="minorHAnsi"/>
                  <w:szCs w:val="24"/>
                </w:rPr>
                <w:t>,</w:t>
              </w:r>
            </w:ins>
            <w:r w:rsidRPr="00133CF7">
              <w:rPr>
                <w:rFonts w:cstheme="minorHAnsi"/>
                <w:szCs w:val="24"/>
              </w:rPr>
              <w:t>861</w:t>
            </w:r>
          </w:p>
        </w:tc>
        <w:tc>
          <w:tcPr>
            <w:tcW w:w="517" w:type="pct"/>
          </w:tcPr>
          <w:p w14:paraId="761B5A7D"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69.04%</w:t>
            </w:r>
          </w:p>
        </w:tc>
        <w:tc>
          <w:tcPr>
            <w:tcW w:w="399" w:type="pct"/>
          </w:tcPr>
          <w:p w14:paraId="126B6CB7" w14:textId="77777777" w:rsidR="005A21FE" w:rsidRPr="00133CF7" w:rsidRDefault="005A21FE" w:rsidP="00A8040B">
            <w:pPr>
              <w:adjustRightInd w:val="0"/>
              <w:snapToGrid w:val="0"/>
              <w:spacing w:line="288" w:lineRule="auto"/>
              <w:jc w:val="right"/>
              <w:rPr>
                <w:rFonts w:cstheme="minorHAnsi"/>
                <w:szCs w:val="24"/>
              </w:rPr>
            </w:pPr>
          </w:p>
        </w:tc>
      </w:tr>
      <w:tr w:rsidR="005A21FE" w:rsidRPr="00133CF7" w14:paraId="7D47EB1C" w14:textId="77777777" w:rsidTr="002A3B87">
        <w:tc>
          <w:tcPr>
            <w:tcW w:w="235" w:type="pct"/>
            <w:gridSpan w:val="2"/>
            <w:tcBorders>
              <w:bottom w:val="single" w:sz="4" w:space="0" w:color="auto"/>
            </w:tcBorders>
          </w:tcPr>
          <w:p w14:paraId="49F36F53" w14:textId="77777777" w:rsidR="005A21FE" w:rsidRPr="00133CF7" w:rsidRDefault="005A21FE" w:rsidP="00A8040B">
            <w:pPr>
              <w:adjustRightInd w:val="0"/>
              <w:snapToGrid w:val="0"/>
              <w:spacing w:line="288" w:lineRule="auto"/>
              <w:rPr>
                <w:rFonts w:cstheme="minorHAnsi"/>
                <w:b/>
                <w:bCs/>
                <w:szCs w:val="24"/>
              </w:rPr>
            </w:pPr>
          </w:p>
        </w:tc>
        <w:tc>
          <w:tcPr>
            <w:tcW w:w="797" w:type="pct"/>
            <w:tcBorders>
              <w:bottom w:val="single" w:sz="4" w:space="0" w:color="auto"/>
            </w:tcBorders>
          </w:tcPr>
          <w:p w14:paraId="1B02AF20"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East</w:t>
            </w:r>
          </w:p>
        </w:tc>
        <w:tc>
          <w:tcPr>
            <w:tcW w:w="643" w:type="pct"/>
            <w:tcBorders>
              <w:bottom w:val="single" w:sz="4" w:space="0" w:color="auto"/>
            </w:tcBorders>
          </w:tcPr>
          <w:p w14:paraId="51052EA6"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299</w:t>
            </w:r>
          </w:p>
        </w:tc>
        <w:tc>
          <w:tcPr>
            <w:tcW w:w="517" w:type="pct"/>
            <w:tcBorders>
              <w:bottom w:val="single" w:sz="4" w:space="0" w:color="auto"/>
            </w:tcBorders>
          </w:tcPr>
          <w:p w14:paraId="4EDB6FD8"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1.25%</w:t>
            </w:r>
          </w:p>
        </w:tc>
        <w:tc>
          <w:tcPr>
            <w:tcW w:w="643" w:type="pct"/>
            <w:tcBorders>
              <w:bottom w:val="single" w:sz="4" w:space="0" w:color="auto"/>
            </w:tcBorders>
          </w:tcPr>
          <w:p w14:paraId="535E8DA1"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30</w:t>
            </w:r>
          </w:p>
        </w:tc>
        <w:tc>
          <w:tcPr>
            <w:tcW w:w="517" w:type="pct"/>
            <w:tcBorders>
              <w:bottom w:val="single" w:sz="4" w:space="0" w:color="auto"/>
            </w:tcBorders>
          </w:tcPr>
          <w:p w14:paraId="6D6C435C"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0.57%</w:t>
            </w:r>
          </w:p>
        </w:tc>
        <w:tc>
          <w:tcPr>
            <w:tcW w:w="731" w:type="pct"/>
            <w:tcBorders>
              <w:bottom w:val="single" w:sz="4" w:space="0" w:color="auto"/>
            </w:tcBorders>
          </w:tcPr>
          <w:p w14:paraId="6D611382"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269</w:t>
            </w:r>
          </w:p>
        </w:tc>
        <w:tc>
          <w:tcPr>
            <w:tcW w:w="517" w:type="pct"/>
            <w:tcBorders>
              <w:bottom w:val="single" w:sz="4" w:space="0" w:color="auto"/>
            </w:tcBorders>
          </w:tcPr>
          <w:p w14:paraId="4036626E"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1.44%</w:t>
            </w:r>
          </w:p>
        </w:tc>
        <w:tc>
          <w:tcPr>
            <w:tcW w:w="399" w:type="pct"/>
            <w:tcBorders>
              <w:bottom w:val="single" w:sz="4" w:space="0" w:color="auto"/>
            </w:tcBorders>
          </w:tcPr>
          <w:p w14:paraId="016AE7B6" w14:textId="77777777" w:rsidR="005A21FE" w:rsidRPr="00133CF7" w:rsidRDefault="005A21FE" w:rsidP="00A8040B">
            <w:pPr>
              <w:adjustRightInd w:val="0"/>
              <w:snapToGrid w:val="0"/>
              <w:spacing w:line="288" w:lineRule="auto"/>
              <w:jc w:val="right"/>
              <w:rPr>
                <w:rFonts w:cstheme="minorHAnsi"/>
                <w:szCs w:val="24"/>
              </w:rPr>
            </w:pPr>
          </w:p>
        </w:tc>
      </w:tr>
    </w:tbl>
    <w:p w14:paraId="4B1381A4" w14:textId="66610D3A" w:rsidR="005A21FE" w:rsidRPr="00133CF7" w:rsidRDefault="005A21FE" w:rsidP="005A21FE">
      <w:pPr>
        <w:snapToGrid w:val="0"/>
        <w:spacing w:beforeLines="50" w:before="180"/>
        <w:rPr>
          <w:rFonts w:cstheme="minorHAnsi"/>
          <w:szCs w:val="24"/>
        </w:rPr>
      </w:pPr>
      <w:ins w:id="546" w:author="Author">
        <w:r w:rsidRPr="00133CF7">
          <w:rPr>
            <w:rFonts w:cstheme="minorHAnsi"/>
            <w:szCs w:val="24"/>
            <w:vertAlign w:val="superscript"/>
          </w:rPr>
          <w:t>a</w:t>
        </w:r>
      </w:ins>
      <w:r w:rsidRPr="00133CF7">
        <w:rPr>
          <w:rFonts w:cstheme="minorHAnsi"/>
          <w:szCs w:val="24"/>
        </w:rPr>
        <w:t xml:space="preserve">Abbreviations: </w:t>
      </w:r>
      <w:ins w:id="547" w:author="Author">
        <w:r w:rsidR="00A643F4" w:rsidRPr="00133CF7">
          <w:rPr>
            <w:rFonts w:eastAsia="PMingLiU" w:cstheme="minorHAnsi"/>
            <w:szCs w:val="24"/>
          </w:rPr>
          <w:t>ADL = activities of daily living;</w:t>
        </w:r>
        <w:r w:rsidR="00A643F4" w:rsidRPr="00133CF7">
          <w:rPr>
            <w:rFonts w:cstheme="minorHAnsi"/>
            <w:szCs w:val="24"/>
          </w:rPr>
          <w:t xml:space="preserve"> </w:t>
        </w:r>
        <w:r w:rsidR="00A643F4" w:rsidRPr="00133CF7">
          <w:rPr>
            <w:rFonts w:eastAsia="PMingLiU" w:cstheme="minorHAnsi"/>
            <w:szCs w:val="24"/>
          </w:rPr>
          <w:t xml:space="preserve">BW = body weight; </w:t>
        </w:r>
      </w:ins>
      <w:r w:rsidRPr="00133CF7">
        <w:rPr>
          <w:rFonts w:cstheme="minorHAnsi"/>
          <w:szCs w:val="24"/>
        </w:rPr>
        <w:t>CIRS-G</w:t>
      </w:r>
      <w:ins w:id="548" w:author="Author">
        <w:r w:rsidRPr="00133CF7">
          <w:rPr>
            <w:rFonts w:cstheme="minorHAnsi"/>
            <w:szCs w:val="24"/>
          </w:rPr>
          <w:t>,</w:t>
        </w:r>
      </w:ins>
      <w:del w:id="549" w:author="Author">
        <w:r w:rsidRPr="00133CF7">
          <w:rPr>
            <w:rFonts w:cstheme="minorHAnsi"/>
            <w:szCs w:val="24"/>
          </w:rPr>
          <w:delText xml:space="preserve"> =</w:delText>
        </w:r>
      </w:del>
      <w:r w:rsidRPr="00133CF7">
        <w:rPr>
          <w:rFonts w:cstheme="minorHAnsi"/>
          <w:szCs w:val="24"/>
        </w:rPr>
        <w:t xml:space="preserve"> </w:t>
      </w:r>
      <w:ins w:id="550" w:author="Author">
        <w:r w:rsidRPr="00133CF7">
          <w:rPr>
            <w:rFonts w:cstheme="minorHAnsi"/>
            <w:szCs w:val="24"/>
          </w:rPr>
          <w:t>m</w:t>
        </w:r>
      </w:ins>
      <w:del w:id="551" w:author="Author">
        <w:r w:rsidRPr="00133CF7">
          <w:rPr>
            <w:rFonts w:cstheme="minorHAnsi"/>
            <w:szCs w:val="24"/>
          </w:rPr>
          <w:delText>M</w:delText>
        </w:r>
      </w:del>
      <w:r w:rsidRPr="00133CF7">
        <w:rPr>
          <w:rFonts w:cstheme="minorHAnsi"/>
          <w:szCs w:val="24"/>
        </w:rPr>
        <w:t xml:space="preserve">odified </w:t>
      </w:r>
      <w:ins w:id="552" w:author="Author">
        <w:r w:rsidRPr="00133CF7">
          <w:rPr>
            <w:rFonts w:cstheme="minorHAnsi"/>
            <w:szCs w:val="24"/>
          </w:rPr>
          <w:t>c</w:t>
        </w:r>
      </w:ins>
      <w:del w:id="553" w:author="Author">
        <w:r w:rsidRPr="00133CF7">
          <w:rPr>
            <w:rFonts w:cstheme="minorHAnsi"/>
            <w:szCs w:val="24"/>
          </w:rPr>
          <w:delText>C</w:delText>
        </w:r>
      </w:del>
      <w:r w:rsidRPr="00133CF7">
        <w:rPr>
          <w:rFonts w:cstheme="minorHAnsi"/>
          <w:szCs w:val="24"/>
        </w:rPr>
        <w:t xml:space="preserve">umulative </w:t>
      </w:r>
      <w:ins w:id="554" w:author="Author">
        <w:r w:rsidRPr="00133CF7">
          <w:rPr>
            <w:rFonts w:cstheme="minorHAnsi"/>
            <w:szCs w:val="24"/>
          </w:rPr>
          <w:t>i</w:t>
        </w:r>
      </w:ins>
      <w:del w:id="555" w:author="Author">
        <w:r w:rsidRPr="00133CF7">
          <w:rPr>
            <w:rFonts w:cstheme="minorHAnsi"/>
            <w:szCs w:val="24"/>
          </w:rPr>
          <w:delText>I</w:delText>
        </w:r>
      </w:del>
      <w:r w:rsidRPr="00133CF7">
        <w:rPr>
          <w:rFonts w:cstheme="minorHAnsi"/>
          <w:szCs w:val="24"/>
        </w:rPr>
        <w:t xml:space="preserve">llness </w:t>
      </w:r>
      <w:ins w:id="556" w:author="Author">
        <w:r w:rsidRPr="00133CF7">
          <w:rPr>
            <w:rFonts w:cstheme="minorHAnsi"/>
            <w:szCs w:val="24"/>
          </w:rPr>
          <w:t>r</w:t>
        </w:r>
      </w:ins>
      <w:del w:id="557" w:author="Author">
        <w:r w:rsidRPr="00133CF7">
          <w:rPr>
            <w:rFonts w:cstheme="minorHAnsi"/>
            <w:szCs w:val="24"/>
          </w:rPr>
          <w:delText>R</w:delText>
        </w:r>
      </w:del>
      <w:r w:rsidRPr="00133CF7">
        <w:rPr>
          <w:rFonts w:cstheme="minorHAnsi"/>
          <w:szCs w:val="24"/>
        </w:rPr>
        <w:t xml:space="preserve">ating </w:t>
      </w:r>
      <w:ins w:id="558" w:author="Author">
        <w:r w:rsidRPr="00133CF7">
          <w:rPr>
            <w:rFonts w:cstheme="minorHAnsi"/>
            <w:szCs w:val="24"/>
          </w:rPr>
          <w:t>s</w:t>
        </w:r>
      </w:ins>
      <w:del w:id="559" w:author="Author">
        <w:r w:rsidRPr="00133CF7">
          <w:rPr>
            <w:rFonts w:cstheme="minorHAnsi"/>
            <w:szCs w:val="24"/>
          </w:rPr>
          <w:delText>S</w:delText>
        </w:r>
      </w:del>
      <w:r w:rsidRPr="00133CF7">
        <w:rPr>
          <w:rFonts w:cstheme="minorHAnsi"/>
          <w:szCs w:val="24"/>
        </w:rPr>
        <w:t xml:space="preserve">cale for </w:t>
      </w:r>
      <w:ins w:id="560" w:author="Author">
        <w:r w:rsidRPr="00133CF7">
          <w:rPr>
            <w:rFonts w:cstheme="minorHAnsi"/>
            <w:szCs w:val="24"/>
          </w:rPr>
          <w:t>g</w:t>
        </w:r>
      </w:ins>
      <w:del w:id="561" w:author="Author">
        <w:r w:rsidRPr="00133CF7">
          <w:rPr>
            <w:rFonts w:cstheme="minorHAnsi"/>
            <w:szCs w:val="24"/>
          </w:rPr>
          <w:delText>G</w:delText>
        </w:r>
      </w:del>
      <w:r w:rsidRPr="00133CF7">
        <w:rPr>
          <w:rFonts w:cstheme="minorHAnsi"/>
          <w:szCs w:val="24"/>
        </w:rPr>
        <w:t>eriatric</w:t>
      </w:r>
      <w:ins w:id="562" w:author="Author">
        <w:r w:rsidRPr="00133CF7">
          <w:rPr>
            <w:rFonts w:eastAsia="PMingLiU" w:cstheme="minorHAnsi"/>
            <w:szCs w:val="24"/>
          </w:rPr>
          <w:t xml:space="preserve"> patient</w:t>
        </w:r>
      </w:ins>
      <w:r w:rsidRPr="00133CF7">
        <w:rPr>
          <w:rFonts w:eastAsia="PMingLiU" w:cstheme="minorHAnsi"/>
          <w:szCs w:val="24"/>
        </w:rPr>
        <w:t>s</w:t>
      </w:r>
      <w:del w:id="563" w:author="Author">
        <w:r w:rsidRPr="00133CF7" w:rsidDel="00A643F4">
          <w:rPr>
            <w:rFonts w:eastAsia="PMingLiU" w:cstheme="minorHAnsi"/>
            <w:szCs w:val="24"/>
          </w:rPr>
          <w:delText xml:space="preserve">. </w:delText>
        </w:r>
      </w:del>
      <w:ins w:id="564" w:author="Author">
        <w:r w:rsidR="00A643F4" w:rsidRPr="00133CF7">
          <w:rPr>
            <w:rFonts w:eastAsia="PMingLiU" w:cstheme="minorHAnsi"/>
            <w:szCs w:val="24"/>
          </w:rPr>
          <w:t xml:space="preserve">; </w:t>
        </w:r>
      </w:ins>
      <w:r w:rsidRPr="00133CF7">
        <w:rPr>
          <w:rFonts w:eastAsia="PMingLiU" w:cstheme="minorHAnsi"/>
          <w:szCs w:val="24"/>
        </w:rPr>
        <w:t xml:space="preserve">DNR = </w:t>
      </w:r>
      <w:del w:id="565" w:author="Author">
        <w:r w:rsidRPr="00133CF7" w:rsidDel="00A643F4">
          <w:rPr>
            <w:rFonts w:eastAsia="PMingLiU" w:cstheme="minorHAnsi"/>
            <w:szCs w:val="24"/>
          </w:rPr>
          <w:delText>D</w:delText>
        </w:r>
      </w:del>
      <w:ins w:id="566" w:author="Author">
        <w:r w:rsidR="00A643F4" w:rsidRPr="00133CF7">
          <w:rPr>
            <w:rFonts w:eastAsia="PMingLiU" w:cstheme="minorHAnsi"/>
            <w:szCs w:val="24"/>
          </w:rPr>
          <w:t>d</w:t>
        </w:r>
      </w:ins>
      <w:r w:rsidRPr="00133CF7">
        <w:rPr>
          <w:rFonts w:eastAsia="PMingLiU" w:cstheme="minorHAnsi"/>
          <w:szCs w:val="24"/>
        </w:rPr>
        <w:t xml:space="preserve">o </w:t>
      </w:r>
      <w:del w:id="567" w:author="Author">
        <w:r w:rsidRPr="00133CF7" w:rsidDel="00A643F4">
          <w:rPr>
            <w:rFonts w:eastAsia="PMingLiU" w:cstheme="minorHAnsi"/>
            <w:szCs w:val="24"/>
          </w:rPr>
          <w:delText>N</w:delText>
        </w:r>
      </w:del>
      <w:ins w:id="568" w:author="Author">
        <w:r w:rsidR="00A643F4" w:rsidRPr="00133CF7">
          <w:rPr>
            <w:rFonts w:eastAsia="PMingLiU" w:cstheme="minorHAnsi"/>
            <w:szCs w:val="24"/>
          </w:rPr>
          <w:t>n</w:t>
        </w:r>
      </w:ins>
      <w:r w:rsidRPr="00133CF7">
        <w:rPr>
          <w:rFonts w:eastAsia="PMingLiU" w:cstheme="minorHAnsi"/>
          <w:szCs w:val="24"/>
        </w:rPr>
        <w:t xml:space="preserve">ot </w:t>
      </w:r>
      <w:del w:id="569" w:author="Author">
        <w:r w:rsidRPr="00133CF7" w:rsidDel="00A643F4">
          <w:rPr>
            <w:rFonts w:eastAsia="PMingLiU" w:cstheme="minorHAnsi"/>
            <w:szCs w:val="24"/>
          </w:rPr>
          <w:delText>R</w:delText>
        </w:r>
      </w:del>
      <w:ins w:id="570" w:author="Author">
        <w:r w:rsidR="00A643F4" w:rsidRPr="00133CF7">
          <w:rPr>
            <w:rFonts w:eastAsia="PMingLiU" w:cstheme="minorHAnsi"/>
            <w:szCs w:val="24"/>
          </w:rPr>
          <w:t>r</w:t>
        </w:r>
      </w:ins>
      <w:r w:rsidRPr="00133CF7">
        <w:rPr>
          <w:rFonts w:eastAsia="PMingLiU" w:cstheme="minorHAnsi"/>
          <w:szCs w:val="24"/>
        </w:rPr>
        <w:t>esuscitate</w:t>
      </w:r>
      <w:del w:id="571" w:author="Author">
        <w:r w:rsidRPr="00133CF7" w:rsidDel="00A643F4">
          <w:rPr>
            <w:rFonts w:eastAsia="PMingLiU" w:cstheme="minorHAnsi"/>
            <w:szCs w:val="24"/>
          </w:rPr>
          <w:delText>. ADL = Activities of Daily Living.</w:delText>
        </w:r>
      </w:del>
      <w:ins w:id="572" w:author="Author">
        <w:r w:rsidR="00A643F4" w:rsidRPr="00133CF7">
          <w:rPr>
            <w:rFonts w:eastAsia="PMingLiU" w:cstheme="minorHAnsi"/>
            <w:szCs w:val="24"/>
          </w:rPr>
          <w:t>;</w:t>
        </w:r>
      </w:ins>
      <w:r w:rsidRPr="00133CF7">
        <w:rPr>
          <w:rFonts w:eastAsia="PMingLiU" w:cstheme="minorHAnsi"/>
          <w:szCs w:val="24"/>
        </w:rPr>
        <w:t xml:space="preserve"> GCS = Glasgow Coma Scale</w:t>
      </w:r>
      <w:del w:id="573" w:author="Author">
        <w:r w:rsidRPr="00133CF7" w:rsidDel="00A643F4">
          <w:rPr>
            <w:rFonts w:eastAsia="PMingLiU" w:cstheme="minorHAnsi"/>
            <w:szCs w:val="24"/>
          </w:rPr>
          <w:delText>.</w:delText>
        </w:r>
      </w:del>
      <w:ins w:id="574" w:author="Author">
        <w:r w:rsidR="00A643F4" w:rsidRPr="00133CF7">
          <w:rPr>
            <w:rFonts w:eastAsia="PMingLiU" w:cstheme="minorHAnsi"/>
            <w:szCs w:val="24"/>
          </w:rPr>
          <w:t>;</w:t>
        </w:r>
      </w:ins>
      <w:r w:rsidRPr="00133CF7">
        <w:rPr>
          <w:rFonts w:eastAsia="PMingLiU" w:cstheme="minorHAnsi"/>
          <w:szCs w:val="24"/>
        </w:rPr>
        <w:t xml:space="preserve"> </w:t>
      </w:r>
      <w:del w:id="575" w:author="Author">
        <w:r w:rsidRPr="00133CF7" w:rsidDel="00A643F4">
          <w:rPr>
            <w:rFonts w:eastAsia="PMingLiU" w:cstheme="minorHAnsi"/>
            <w:szCs w:val="24"/>
          </w:rPr>
          <w:delText>BW = Body Weight.</w:delText>
        </w:r>
        <w:r w:rsidRPr="00133CF7" w:rsidDel="00A643F4">
          <w:rPr>
            <w:rFonts w:cstheme="minorHAnsi"/>
            <w:szCs w:val="24"/>
          </w:rPr>
          <w:delText xml:space="preserve"> </w:delText>
        </w:r>
      </w:del>
      <w:r w:rsidRPr="00133CF7">
        <w:rPr>
          <w:rFonts w:cstheme="minorHAnsi"/>
          <w:szCs w:val="24"/>
        </w:rPr>
        <w:t xml:space="preserve">SD = </w:t>
      </w:r>
      <w:ins w:id="576" w:author="Author">
        <w:r w:rsidR="00670641" w:rsidRPr="00133CF7">
          <w:rPr>
            <w:rFonts w:cstheme="minorHAnsi"/>
            <w:szCs w:val="24"/>
          </w:rPr>
          <w:t>s</w:t>
        </w:r>
      </w:ins>
      <w:del w:id="577" w:author="Author">
        <w:r w:rsidRPr="00133CF7" w:rsidDel="00670641">
          <w:rPr>
            <w:rFonts w:cstheme="minorHAnsi"/>
            <w:szCs w:val="24"/>
          </w:rPr>
          <w:delText>S</w:delText>
        </w:r>
      </w:del>
      <w:r w:rsidRPr="00133CF7">
        <w:rPr>
          <w:rFonts w:cstheme="minorHAnsi"/>
          <w:szCs w:val="24"/>
        </w:rPr>
        <w:t xml:space="preserve">tandard </w:t>
      </w:r>
      <w:ins w:id="578" w:author="Author">
        <w:r w:rsidR="00670641" w:rsidRPr="00133CF7">
          <w:rPr>
            <w:rFonts w:cstheme="minorHAnsi"/>
            <w:szCs w:val="24"/>
          </w:rPr>
          <w:t>d</w:t>
        </w:r>
      </w:ins>
      <w:del w:id="579" w:author="Author">
        <w:r w:rsidRPr="00133CF7" w:rsidDel="00670641">
          <w:rPr>
            <w:rFonts w:cstheme="minorHAnsi"/>
            <w:szCs w:val="24"/>
          </w:rPr>
          <w:delText>D</w:delText>
        </w:r>
      </w:del>
      <w:r w:rsidRPr="00133CF7">
        <w:rPr>
          <w:rFonts w:cstheme="minorHAnsi"/>
          <w:szCs w:val="24"/>
        </w:rPr>
        <w:t>eviation</w:t>
      </w:r>
      <w:del w:id="580" w:author="Author">
        <w:r w:rsidRPr="00133CF7" w:rsidDel="00670641">
          <w:rPr>
            <w:rFonts w:cstheme="minorHAnsi"/>
            <w:szCs w:val="24"/>
          </w:rPr>
          <w:delText>.</w:delText>
        </w:r>
      </w:del>
      <w:ins w:id="581" w:author="Author">
        <w:r w:rsidR="00670641" w:rsidRPr="00133CF7">
          <w:rPr>
            <w:rFonts w:cstheme="minorHAnsi"/>
            <w:szCs w:val="24"/>
          </w:rPr>
          <w:t>;</w:t>
        </w:r>
      </w:ins>
      <w:r w:rsidRPr="00133CF7">
        <w:rPr>
          <w:rFonts w:cstheme="minorHAnsi"/>
          <w:szCs w:val="24"/>
        </w:rPr>
        <w:t xml:space="preserve"> SMD = </w:t>
      </w:r>
      <w:ins w:id="582" w:author="Author">
        <w:r w:rsidRPr="00133CF7">
          <w:rPr>
            <w:rFonts w:cstheme="minorHAnsi"/>
            <w:szCs w:val="24"/>
          </w:rPr>
          <w:t>s</w:t>
        </w:r>
      </w:ins>
      <w:del w:id="583" w:author="Author">
        <w:r w:rsidRPr="00133CF7">
          <w:rPr>
            <w:rFonts w:cstheme="minorHAnsi"/>
            <w:szCs w:val="24"/>
          </w:rPr>
          <w:delText>S</w:delText>
        </w:r>
      </w:del>
      <w:r w:rsidRPr="00133CF7">
        <w:rPr>
          <w:rFonts w:cstheme="minorHAnsi"/>
          <w:szCs w:val="24"/>
        </w:rPr>
        <w:t xml:space="preserve">tandardized </w:t>
      </w:r>
      <w:ins w:id="584" w:author="Author">
        <w:r w:rsidRPr="00133CF7">
          <w:rPr>
            <w:rFonts w:cstheme="minorHAnsi"/>
            <w:szCs w:val="24"/>
          </w:rPr>
          <w:t>m</w:t>
        </w:r>
      </w:ins>
      <w:del w:id="585" w:author="Author">
        <w:r w:rsidRPr="00133CF7">
          <w:rPr>
            <w:rFonts w:cstheme="minorHAnsi"/>
            <w:szCs w:val="24"/>
          </w:rPr>
          <w:delText>M</w:delText>
        </w:r>
      </w:del>
      <w:r w:rsidRPr="00133CF7">
        <w:rPr>
          <w:rFonts w:cstheme="minorHAnsi"/>
          <w:szCs w:val="24"/>
        </w:rPr>
        <w:t xml:space="preserve">ean </w:t>
      </w:r>
      <w:ins w:id="586" w:author="Author">
        <w:r w:rsidRPr="00133CF7">
          <w:rPr>
            <w:rFonts w:cstheme="minorHAnsi"/>
            <w:szCs w:val="24"/>
          </w:rPr>
          <w:t>d</w:t>
        </w:r>
      </w:ins>
      <w:del w:id="587" w:author="Author">
        <w:r w:rsidRPr="00133CF7">
          <w:rPr>
            <w:rFonts w:cstheme="minorHAnsi"/>
            <w:szCs w:val="24"/>
          </w:rPr>
          <w:delText>D</w:delText>
        </w:r>
      </w:del>
      <w:r w:rsidRPr="00133CF7">
        <w:rPr>
          <w:rFonts w:cstheme="minorHAnsi"/>
          <w:szCs w:val="24"/>
        </w:rPr>
        <w:t>ifference</w:t>
      </w:r>
      <w:del w:id="588" w:author="Author">
        <w:r w:rsidRPr="00133CF7">
          <w:rPr>
            <w:rFonts w:cstheme="minorHAnsi"/>
            <w:szCs w:val="24"/>
          </w:rPr>
          <w:delText>s</w:delText>
        </w:r>
      </w:del>
      <w:r w:rsidRPr="00133CF7">
        <w:rPr>
          <w:rFonts w:cstheme="minorHAnsi"/>
          <w:szCs w:val="24"/>
        </w:rPr>
        <w:t>.</w:t>
      </w:r>
    </w:p>
    <w:p w14:paraId="46614852" w14:textId="77777777" w:rsidR="005A21FE" w:rsidRPr="00133CF7" w:rsidRDefault="005A21FE" w:rsidP="005A21FE">
      <w:pPr>
        <w:snapToGrid w:val="0"/>
        <w:spacing w:beforeLines="50" w:before="180"/>
        <w:rPr>
          <w:rFonts w:cstheme="minorHAnsi"/>
          <w:szCs w:val="24"/>
        </w:rPr>
      </w:pPr>
      <w:del w:id="589" w:author="Author">
        <w:r w:rsidRPr="00201557" w:rsidDel="005A21FE">
          <w:rPr>
            <w:rFonts w:cstheme="minorHAnsi"/>
            <w:szCs w:val="24"/>
            <w:vertAlign w:val="superscript"/>
            <w:rPrChange w:id="590" w:author="Author">
              <w:rPr>
                <w:rFonts w:ascii="Times New Roman" w:hAnsi="Times New Roman" w:cs="Times New Roman"/>
                <w:sz w:val="22"/>
              </w:rPr>
            </w:rPrChange>
          </w:rPr>
          <w:delText>*</w:delText>
        </w:r>
      </w:del>
      <w:ins w:id="591" w:author="Author">
        <w:r w:rsidRPr="00201557">
          <w:rPr>
            <w:rFonts w:cstheme="minorHAnsi"/>
            <w:szCs w:val="24"/>
            <w:vertAlign w:val="superscript"/>
            <w:rPrChange w:id="592" w:author="Author">
              <w:rPr>
                <w:rFonts w:ascii="Times New Roman" w:hAnsi="Times New Roman" w:cs="Times New Roman"/>
                <w:sz w:val="22"/>
              </w:rPr>
            </w:rPrChange>
          </w:rPr>
          <w:t>b</w:t>
        </w:r>
      </w:ins>
      <w:del w:id="593" w:author="Author">
        <w:r w:rsidRPr="00201557" w:rsidDel="005A21FE">
          <w:rPr>
            <w:rFonts w:cstheme="minorHAnsi"/>
            <w:szCs w:val="24"/>
            <w:vertAlign w:val="superscript"/>
            <w:rPrChange w:id="594" w:author="Author">
              <w:rPr>
                <w:rFonts w:ascii="Times New Roman" w:hAnsi="Times New Roman" w:cs="Times New Roman"/>
                <w:sz w:val="22"/>
              </w:rPr>
            </w:rPrChange>
          </w:rPr>
          <w:delText xml:space="preserve"> </w:delText>
        </w:r>
      </w:del>
      <w:r w:rsidRPr="00133CF7">
        <w:rPr>
          <w:rFonts w:cstheme="minorHAnsi"/>
          <w:szCs w:val="24"/>
        </w:rPr>
        <w:t>GCS score</w:t>
      </w:r>
      <w:ins w:id="595" w:author="Author">
        <w:r w:rsidRPr="00133CF7">
          <w:rPr>
            <w:rFonts w:cstheme="minorHAnsi"/>
            <w:szCs w:val="24"/>
          </w:rPr>
          <w:t>s</w:t>
        </w:r>
      </w:ins>
      <w:del w:id="596" w:author="Author">
        <w:r w:rsidRPr="00133CF7">
          <w:rPr>
            <w:rFonts w:cstheme="minorHAnsi"/>
            <w:szCs w:val="24"/>
          </w:rPr>
          <w:delText>d</w:delText>
        </w:r>
      </w:del>
      <w:r w:rsidRPr="00133CF7">
        <w:rPr>
          <w:rFonts w:cstheme="minorHAnsi"/>
          <w:szCs w:val="24"/>
        </w:rPr>
        <w:t xml:space="preserve"> between 3 and 15. It </w:t>
      </w:r>
      <w:del w:id="597" w:author="Author">
        <w:r w:rsidRPr="00133CF7">
          <w:rPr>
            <w:rFonts w:cstheme="minorHAnsi"/>
            <w:szCs w:val="24"/>
          </w:rPr>
          <w:delText xml:space="preserve">is </w:delText>
        </w:r>
      </w:del>
      <w:r w:rsidRPr="00133CF7">
        <w:rPr>
          <w:rFonts w:cstheme="minorHAnsi"/>
          <w:szCs w:val="24"/>
        </w:rPr>
        <w:t>comp</w:t>
      </w:r>
      <w:ins w:id="598" w:author="Author">
        <w:r w:rsidRPr="00133CF7">
          <w:rPr>
            <w:rFonts w:cstheme="minorHAnsi"/>
            <w:szCs w:val="24"/>
          </w:rPr>
          <w:t>ri</w:t>
        </w:r>
      </w:ins>
      <w:del w:id="599" w:author="Author">
        <w:r w:rsidRPr="00133CF7">
          <w:rPr>
            <w:rFonts w:cstheme="minorHAnsi"/>
            <w:szCs w:val="24"/>
          </w:rPr>
          <w:delText>o</w:delText>
        </w:r>
      </w:del>
      <w:r w:rsidRPr="00133CF7">
        <w:rPr>
          <w:rFonts w:cstheme="minorHAnsi"/>
          <w:szCs w:val="24"/>
        </w:rPr>
        <w:t>se</w:t>
      </w:r>
      <w:ins w:id="600" w:author="Author">
        <w:r w:rsidRPr="00133CF7">
          <w:rPr>
            <w:rFonts w:cstheme="minorHAnsi"/>
            <w:szCs w:val="24"/>
          </w:rPr>
          <w:t>s</w:t>
        </w:r>
      </w:ins>
      <w:del w:id="601" w:author="Author">
        <w:r w:rsidRPr="00133CF7">
          <w:rPr>
            <w:rFonts w:cstheme="minorHAnsi"/>
            <w:szCs w:val="24"/>
          </w:rPr>
          <w:delText>d of</w:delText>
        </w:r>
      </w:del>
      <w:r w:rsidRPr="00133CF7">
        <w:rPr>
          <w:rFonts w:cstheme="minorHAnsi"/>
          <w:szCs w:val="24"/>
        </w:rPr>
        <w:t xml:space="preserve"> three parameters: best eye response (E), best verbal response (V), and best motor response (M).</w:t>
      </w:r>
    </w:p>
    <w:p w14:paraId="4B3C032C" w14:textId="77777777" w:rsidR="00B139C2" w:rsidRPr="00133CF7" w:rsidRDefault="00B139C2" w:rsidP="008A5F28">
      <w:pPr>
        <w:rPr>
          <w:b/>
          <w:i/>
        </w:rPr>
      </w:pPr>
    </w:p>
    <w:p w14:paraId="5852793D" w14:textId="54ED1F89" w:rsidR="00B139C2" w:rsidRPr="00133CF7" w:rsidRDefault="001042F6" w:rsidP="008A5F28">
      <w:pPr>
        <w:rPr>
          <w:b/>
          <w:i/>
        </w:rPr>
      </w:pPr>
      <w:r w:rsidRPr="00133CF7">
        <w:rPr>
          <w:b/>
          <w:i/>
        </w:rPr>
        <w:lastRenderedPageBreak/>
        <w:t xml:space="preserve">Temporal </w:t>
      </w:r>
      <w:ins w:id="602" w:author="Author">
        <w:r w:rsidR="00A741DA" w:rsidRPr="00133CF7">
          <w:rPr>
            <w:b/>
            <w:i/>
          </w:rPr>
          <w:t>E</w:t>
        </w:r>
      </w:ins>
      <w:del w:id="603" w:author="Author">
        <w:r w:rsidRPr="00133CF7" w:rsidDel="00A741DA">
          <w:rPr>
            <w:b/>
            <w:i/>
          </w:rPr>
          <w:delText>e</w:delText>
        </w:r>
      </w:del>
      <w:r w:rsidRPr="00133CF7">
        <w:rPr>
          <w:b/>
          <w:i/>
        </w:rPr>
        <w:t xml:space="preserve">xternal </w:t>
      </w:r>
      <w:ins w:id="604" w:author="Author">
        <w:r w:rsidR="00A741DA" w:rsidRPr="00133CF7">
          <w:rPr>
            <w:b/>
            <w:i/>
          </w:rPr>
          <w:t>V</w:t>
        </w:r>
      </w:ins>
      <w:del w:id="605" w:author="Author">
        <w:r w:rsidRPr="00133CF7" w:rsidDel="00A741DA">
          <w:rPr>
            <w:b/>
            <w:i/>
          </w:rPr>
          <w:delText>v</w:delText>
        </w:r>
      </w:del>
      <w:r w:rsidRPr="00133CF7">
        <w:rPr>
          <w:b/>
          <w:i/>
        </w:rPr>
        <w:t xml:space="preserve">alidation </w:t>
      </w:r>
      <w:ins w:id="606" w:author="Author">
        <w:r w:rsidR="00A741DA" w:rsidRPr="00133CF7">
          <w:rPr>
            <w:b/>
            <w:i/>
          </w:rPr>
          <w:t>C</w:t>
        </w:r>
      </w:ins>
      <w:del w:id="607" w:author="Author">
        <w:r w:rsidRPr="00133CF7" w:rsidDel="00A741DA">
          <w:rPr>
            <w:b/>
            <w:i/>
          </w:rPr>
          <w:delText>c</w:delText>
        </w:r>
      </w:del>
      <w:r w:rsidRPr="00133CF7">
        <w:rPr>
          <w:b/>
          <w:i/>
        </w:rPr>
        <w:t xml:space="preserve">ohort </w:t>
      </w:r>
    </w:p>
    <w:p w14:paraId="6F01F339" w14:textId="7CF8B96C" w:rsidR="00B139C2" w:rsidRPr="00133CF7" w:rsidRDefault="001042F6" w:rsidP="008A5F28">
      <w:r w:rsidRPr="00133CF7">
        <w:t xml:space="preserve">A cohort of 20,390 residents newly admitted to nursing homes was initially identified </w:t>
      </w:r>
      <w:del w:id="608" w:author="Author">
        <w:r w:rsidRPr="00133CF7">
          <w:delText xml:space="preserve">starting </w:delText>
        </w:r>
      </w:del>
      <w:r w:rsidRPr="00133CF7">
        <w:t>in 2024. Following the application of predefined exclusion criteria, 6,216 residents across 548 distinct long-term care facilities were enrolled for model development. Within this cohort, 1,781 deaths occurred within the 6-month follow-up period (</w:t>
      </w:r>
      <w:del w:id="609" w:author="Author">
        <w:r w:rsidRPr="00133CF7" w:rsidDel="003328E9">
          <w:delText xml:space="preserve">see </w:delText>
        </w:r>
      </w:del>
      <w:r w:rsidR="00631C5E" w:rsidRPr="00133CF7">
        <w:t>Multimedia Appendix 2</w:t>
      </w:r>
      <w:r w:rsidRPr="00133CF7">
        <w:t xml:space="preserve"> for the flowchart). The participants’ average age was 78.6 (SD = 11.7) years</w:t>
      </w:r>
      <w:del w:id="610" w:author="Author">
        <w:r w:rsidRPr="00133CF7" w:rsidDel="003328E9">
          <w:delText>,</w:delText>
        </w:r>
      </w:del>
      <w:ins w:id="611" w:author="Author">
        <w:r w:rsidR="003328E9" w:rsidRPr="00133CF7">
          <w:t xml:space="preserve"> (</w:t>
        </w:r>
      </w:ins>
      <w:del w:id="612" w:author="Author">
        <w:r w:rsidRPr="00133CF7" w:rsidDel="003328E9">
          <w:delText xml:space="preserve"> with </w:delText>
        </w:r>
      </w:del>
      <w:r w:rsidRPr="00133CF7">
        <w:t>detailed baseline profiles provided in Table 2</w:t>
      </w:r>
      <w:ins w:id="613" w:author="Author">
        <w:r w:rsidR="003328E9" w:rsidRPr="00133CF7">
          <w:t>)</w:t>
        </w:r>
      </w:ins>
      <w:r w:rsidRPr="00133CF7">
        <w:t>.</w:t>
      </w:r>
    </w:p>
    <w:p w14:paraId="4E5DE3B4" w14:textId="77777777" w:rsidR="005A21FE" w:rsidRPr="00133CF7" w:rsidRDefault="005A21FE" w:rsidP="008A5F28"/>
    <w:p w14:paraId="1C3259C2" w14:textId="77777777" w:rsidR="005A21FE" w:rsidRPr="00133CF7" w:rsidRDefault="005A21FE" w:rsidP="00201557">
      <w:pPr>
        <w:widowControl/>
        <w:rPr>
          <w:rFonts w:cstheme="minorHAnsi"/>
          <w:szCs w:val="24"/>
        </w:rPr>
        <w:pPrChange w:id="614" w:author="Author">
          <w:pPr>
            <w:spacing w:afterLines="50" w:after="180"/>
          </w:pPr>
        </w:pPrChange>
      </w:pPr>
      <w:r w:rsidRPr="00133CF7">
        <w:rPr>
          <w:rFonts w:cstheme="minorHAnsi"/>
          <w:b/>
          <w:bCs/>
          <w:szCs w:val="24"/>
        </w:rPr>
        <w:t>Table 2</w:t>
      </w:r>
      <w:r w:rsidRPr="00133CF7">
        <w:rPr>
          <w:rFonts w:cstheme="minorHAnsi"/>
          <w:szCs w:val="24"/>
        </w:rPr>
        <w:t xml:space="preserve"> Characteristics of external validation cohort (N = 6</w:t>
      </w:r>
      <w:del w:id="615" w:author="Author">
        <w:r w:rsidRPr="00133CF7" w:rsidDel="0069422E">
          <w:rPr>
            <w:rFonts w:cstheme="minorHAnsi"/>
            <w:szCs w:val="24"/>
          </w:rPr>
          <w:delText>,</w:delText>
        </w:r>
      </w:del>
      <w:r w:rsidRPr="00133CF7">
        <w:rPr>
          <w:rFonts w:cstheme="minorHAnsi"/>
          <w:szCs w:val="24"/>
        </w:rPr>
        <w:t xml:space="preserve">216)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
        <w:gridCol w:w="1616"/>
        <w:gridCol w:w="1219"/>
        <w:gridCol w:w="935"/>
        <w:gridCol w:w="1194"/>
        <w:gridCol w:w="935"/>
        <w:gridCol w:w="1290"/>
        <w:gridCol w:w="935"/>
      </w:tblGrid>
      <w:tr w:rsidR="005A21FE" w:rsidRPr="00133CF7" w14:paraId="0DAE410F" w14:textId="77777777" w:rsidTr="003528C1">
        <w:tc>
          <w:tcPr>
            <w:tcW w:w="1219" w:type="pct"/>
            <w:gridSpan w:val="2"/>
            <w:tcBorders>
              <w:top w:val="single" w:sz="4" w:space="0" w:color="auto"/>
              <w:bottom w:val="single" w:sz="4" w:space="0" w:color="auto"/>
            </w:tcBorders>
          </w:tcPr>
          <w:p w14:paraId="52AA175B"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Characteristic</w:t>
            </w:r>
          </w:p>
        </w:tc>
        <w:tc>
          <w:tcPr>
            <w:tcW w:w="734" w:type="pct"/>
            <w:tcBorders>
              <w:top w:val="single" w:sz="4" w:space="0" w:color="auto"/>
              <w:bottom w:val="single" w:sz="4" w:space="0" w:color="auto"/>
            </w:tcBorders>
          </w:tcPr>
          <w:p w14:paraId="624EDA85"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Total</w:t>
            </w:r>
          </w:p>
          <w:p w14:paraId="0621FFB4" w14:textId="5CBBB301"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N</w:t>
            </w:r>
            <w:ins w:id="616" w:author="Author">
              <w:r w:rsidR="00D21518" w:rsidRPr="00133CF7">
                <w:rPr>
                  <w:rFonts w:cstheme="minorHAnsi"/>
                  <w:szCs w:val="24"/>
                </w:rPr>
                <w:t xml:space="preserve"> </w:t>
              </w:r>
            </w:ins>
            <w:r w:rsidRPr="00133CF7">
              <w:rPr>
                <w:rFonts w:cstheme="minorHAnsi"/>
                <w:szCs w:val="24"/>
              </w:rPr>
              <w:t>=</w:t>
            </w:r>
            <w:ins w:id="617" w:author="Author">
              <w:r w:rsidR="00D21518" w:rsidRPr="00133CF7">
                <w:rPr>
                  <w:rFonts w:cstheme="minorHAnsi"/>
                  <w:szCs w:val="24"/>
                </w:rPr>
                <w:t xml:space="preserve"> </w:t>
              </w:r>
            </w:ins>
            <w:r w:rsidRPr="00133CF7">
              <w:rPr>
                <w:rFonts w:cstheme="minorHAnsi"/>
                <w:szCs w:val="24"/>
              </w:rPr>
              <w:t>6</w:t>
            </w:r>
            <w:del w:id="618" w:author="Author">
              <w:r w:rsidRPr="00133CF7" w:rsidDel="00D21518">
                <w:rPr>
                  <w:rFonts w:cstheme="minorHAnsi"/>
                  <w:szCs w:val="24"/>
                </w:rPr>
                <w:delText>,</w:delText>
              </w:r>
            </w:del>
            <w:r w:rsidRPr="00133CF7">
              <w:rPr>
                <w:rFonts w:cstheme="minorHAnsi"/>
                <w:szCs w:val="24"/>
              </w:rPr>
              <w:t>216</w:t>
            </w:r>
          </w:p>
        </w:tc>
        <w:tc>
          <w:tcPr>
            <w:tcW w:w="517" w:type="pct"/>
            <w:tcBorders>
              <w:top w:val="single" w:sz="4" w:space="0" w:color="auto"/>
              <w:bottom w:val="single" w:sz="4" w:space="0" w:color="auto"/>
            </w:tcBorders>
          </w:tcPr>
          <w:p w14:paraId="615B58A2"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w:t>
            </w:r>
          </w:p>
        </w:tc>
        <w:tc>
          <w:tcPr>
            <w:tcW w:w="711" w:type="pct"/>
            <w:tcBorders>
              <w:top w:val="single" w:sz="4" w:space="0" w:color="auto"/>
              <w:bottom w:val="single" w:sz="4" w:space="0" w:color="auto"/>
            </w:tcBorders>
          </w:tcPr>
          <w:p w14:paraId="08641A31"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Death group</w:t>
            </w:r>
          </w:p>
          <w:p w14:paraId="034D8D64" w14:textId="5F6DCA2B"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(n</w:t>
            </w:r>
            <w:ins w:id="619" w:author="Author">
              <w:r w:rsidR="00D21518" w:rsidRPr="00133CF7">
                <w:rPr>
                  <w:rFonts w:cstheme="minorHAnsi"/>
                  <w:szCs w:val="24"/>
                </w:rPr>
                <w:t xml:space="preserve"> </w:t>
              </w:r>
            </w:ins>
            <w:r w:rsidRPr="00133CF7">
              <w:rPr>
                <w:rFonts w:cstheme="minorHAnsi"/>
                <w:szCs w:val="24"/>
              </w:rPr>
              <w:t>= 1</w:t>
            </w:r>
            <w:del w:id="620" w:author="Author">
              <w:r w:rsidRPr="00133CF7" w:rsidDel="00D21518">
                <w:rPr>
                  <w:rFonts w:cstheme="minorHAnsi"/>
                  <w:szCs w:val="24"/>
                </w:rPr>
                <w:delText>,</w:delText>
              </w:r>
            </w:del>
            <w:r w:rsidRPr="00133CF7">
              <w:rPr>
                <w:rFonts w:cstheme="minorHAnsi"/>
                <w:szCs w:val="24"/>
              </w:rPr>
              <w:t>781)</w:t>
            </w:r>
          </w:p>
        </w:tc>
        <w:tc>
          <w:tcPr>
            <w:tcW w:w="517" w:type="pct"/>
            <w:tcBorders>
              <w:top w:val="single" w:sz="4" w:space="0" w:color="auto"/>
              <w:bottom w:val="single" w:sz="4" w:space="0" w:color="auto"/>
            </w:tcBorders>
          </w:tcPr>
          <w:p w14:paraId="5135E2A9"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w:t>
            </w:r>
          </w:p>
        </w:tc>
        <w:tc>
          <w:tcPr>
            <w:tcW w:w="784" w:type="pct"/>
            <w:tcBorders>
              <w:top w:val="single" w:sz="4" w:space="0" w:color="auto"/>
              <w:bottom w:val="single" w:sz="4" w:space="0" w:color="auto"/>
            </w:tcBorders>
          </w:tcPr>
          <w:p w14:paraId="1B45431E"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kern w:val="24"/>
                <w:szCs w:val="24"/>
              </w:rPr>
              <w:t xml:space="preserve">Survivor </w:t>
            </w:r>
            <w:r w:rsidRPr="00133CF7">
              <w:rPr>
                <w:rFonts w:cstheme="minorHAnsi"/>
                <w:szCs w:val="24"/>
              </w:rPr>
              <w:t>group</w:t>
            </w:r>
          </w:p>
          <w:p w14:paraId="4B2C9896" w14:textId="5F2EDF2E"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(n</w:t>
            </w:r>
            <w:ins w:id="621" w:author="Author">
              <w:r w:rsidR="00D21518" w:rsidRPr="00133CF7">
                <w:rPr>
                  <w:rFonts w:cstheme="minorHAnsi"/>
                  <w:szCs w:val="24"/>
                </w:rPr>
                <w:t xml:space="preserve"> </w:t>
              </w:r>
            </w:ins>
            <w:r w:rsidRPr="00133CF7">
              <w:rPr>
                <w:rFonts w:cstheme="minorHAnsi"/>
                <w:szCs w:val="24"/>
              </w:rPr>
              <w:t>=</w:t>
            </w:r>
            <w:ins w:id="622" w:author="Author">
              <w:r w:rsidR="00D21518" w:rsidRPr="00133CF7">
                <w:rPr>
                  <w:rFonts w:cstheme="minorHAnsi"/>
                  <w:szCs w:val="24"/>
                </w:rPr>
                <w:t xml:space="preserve"> </w:t>
              </w:r>
            </w:ins>
            <w:r w:rsidRPr="00133CF7">
              <w:rPr>
                <w:rFonts w:cstheme="minorHAnsi"/>
                <w:szCs w:val="24"/>
              </w:rPr>
              <w:t>4</w:t>
            </w:r>
            <w:del w:id="623" w:author="Author">
              <w:r w:rsidRPr="00133CF7" w:rsidDel="00D21518">
                <w:rPr>
                  <w:rFonts w:cstheme="minorHAnsi"/>
                  <w:szCs w:val="24"/>
                </w:rPr>
                <w:delText>,</w:delText>
              </w:r>
            </w:del>
            <w:r w:rsidRPr="00133CF7">
              <w:rPr>
                <w:rFonts w:cstheme="minorHAnsi"/>
                <w:szCs w:val="24"/>
              </w:rPr>
              <w:t>435)</w:t>
            </w:r>
          </w:p>
        </w:tc>
        <w:tc>
          <w:tcPr>
            <w:tcW w:w="517" w:type="pct"/>
            <w:tcBorders>
              <w:top w:val="single" w:sz="4" w:space="0" w:color="auto"/>
              <w:bottom w:val="single" w:sz="4" w:space="0" w:color="auto"/>
            </w:tcBorders>
          </w:tcPr>
          <w:p w14:paraId="08E67F4C" w14:textId="77777777" w:rsidR="005A21FE" w:rsidRPr="00133CF7" w:rsidRDefault="005A21FE" w:rsidP="00A8040B">
            <w:pPr>
              <w:adjustRightInd w:val="0"/>
              <w:snapToGrid w:val="0"/>
              <w:spacing w:line="288" w:lineRule="auto"/>
              <w:jc w:val="center"/>
              <w:rPr>
                <w:rFonts w:cstheme="minorHAnsi"/>
                <w:szCs w:val="24"/>
              </w:rPr>
            </w:pPr>
            <w:r w:rsidRPr="00133CF7">
              <w:rPr>
                <w:rFonts w:cstheme="minorHAnsi"/>
                <w:szCs w:val="24"/>
              </w:rPr>
              <w:t>%</w:t>
            </w:r>
          </w:p>
        </w:tc>
      </w:tr>
      <w:tr w:rsidR="005A21FE" w:rsidRPr="00133CF7" w14:paraId="4FD1DD45" w14:textId="77777777" w:rsidTr="003528C1">
        <w:tc>
          <w:tcPr>
            <w:tcW w:w="1219" w:type="pct"/>
            <w:gridSpan w:val="2"/>
            <w:tcBorders>
              <w:top w:val="single" w:sz="4" w:space="0" w:color="auto"/>
            </w:tcBorders>
          </w:tcPr>
          <w:p w14:paraId="710283A2"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Age, mean ± SD</w:t>
            </w:r>
          </w:p>
        </w:tc>
        <w:tc>
          <w:tcPr>
            <w:tcW w:w="734" w:type="pct"/>
            <w:tcBorders>
              <w:top w:val="single" w:sz="4" w:space="0" w:color="auto"/>
            </w:tcBorders>
            <w:vAlign w:val="center"/>
          </w:tcPr>
          <w:p w14:paraId="0880DDF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b/>
                <w:bCs/>
                <w:kern w:val="0"/>
                <w:szCs w:val="24"/>
                <w14:ligatures w14:val="none"/>
              </w:rPr>
              <w:t>78.6±11.7</w:t>
            </w:r>
          </w:p>
        </w:tc>
        <w:tc>
          <w:tcPr>
            <w:tcW w:w="517" w:type="pct"/>
            <w:tcBorders>
              <w:top w:val="single" w:sz="4" w:space="0" w:color="auto"/>
            </w:tcBorders>
            <w:vAlign w:val="center"/>
          </w:tcPr>
          <w:p w14:paraId="52D0B109" w14:textId="77777777" w:rsidR="005A21FE" w:rsidRPr="00133CF7" w:rsidRDefault="005A21FE" w:rsidP="00A8040B">
            <w:pPr>
              <w:adjustRightInd w:val="0"/>
              <w:snapToGrid w:val="0"/>
              <w:spacing w:line="288" w:lineRule="auto"/>
              <w:jc w:val="center"/>
              <w:rPr>
                <w:rFonts w:cstheme="minorHAnsi"/>
                <w:szCs w:val="24"/>
              </w:rPr>
            </w:pPr>
          </w:p>
        </w:tc>
        <w:tc>
          <w:tcPr>
            <w:tcW w:w="711" w:type="pct"/>
            <w:tcBorders>
              <w:top w:val="single" w:sz="4" w:space="0" w:color="auto"/>
            </w:tcBorders>
            <w:vAlign w:val="center"/>
          </w:tcPr>
          <w:p w14:paraId="2B2491B8"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b/>
                <w:bCs/>
                <w:kern w:val="0"/>
                <w:szCs w:val="24"/>
                <w14:ligatures w14:val="none"/>
              </w:rPr>
              <w:t>79.5±11.4</w:t>
            </w:r>
          </w:p>
        </w:tc>
        <w:tc>
          <w:tcPr>
            <w:tcW w:w="517" w:type="pct"/>
            <w:tcBorders>
              <w:top w:val="single" w:sz="4" w:space="0" w:color="auto"/>
            </w:tcBorders>
            <w:vAlign w:val="center"/>
          </w:tcPr>
          <w:p w14:paraId="34F70574" w14:textId="77777777" w:rsidR="005A21FE" w:rsidRPr="00133CF7" w:rsidRDefault="005A21FE" w:rsidP="00A8040B">
            <w:pPr>
              <w:adjustRightInd w:val="0"/>
              <w:snapToGrid w:val="0"/>
              <w:spacing w:line="288" w:lineRule="auto"/>
              <w:jc w:val="center"/>
              <w:rPr>
                <w:rFonts w:cstheme="minorHAnsi"/>
                <w:szCs w:val="24"/>
              </w:rPr>
            </w:pPr>
          </w:p>
        </w:tc>
        <w:tc>
          <w:tcPr>
            <w:tcW w:w="784" w:type="pct"/>
            <w:tcBorders>
              <w:top w:val="single" w:sz="4" w:space="0" w:color="auto"/>
            </w:tcBorders>
            <w:vAlign w:val="center"/>
          </w:tcPr>
          <w:p w14:paraId="0399032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b/>
                <w:bCs/>
                <w:kern w:val="0"/>
                <w:szCs w:val="24"/>
                <w14:ligatures w14:val="none"/>
              </w:rPr>
              <w:t>78.2±11.9</w:t>
            </w:r>
          </w:p>
        </w:tc>
        <w:tc>
          <w:tcPr>
            <w:tcW w:w="517" w:type="pct"/>
            <w:tcBorders>
              <w:top w:val="single" w:sz="4" w:space="0" w:color="auto"/>
            </w:tcBorders>
            <w:vAlign w:val="center"/>
          </w:tcPr>
          <w:p w14:paraId="201B3BCD" w14:textId="77777777" w:rsidR="005A21FE" w:rsidRPr="00133CF7" w:rsidRDefault="005A21FE" w:rsidP="00A8040B">
            <w:pPr>
              <w:adjustRightInd w:val="0"/>
              <w:snapToGrid w:val="0"/>
              <w:spacing w:line="288" w:lineRule="auto"/>
              <w:jc w:val="center"/>
              <w:rPr>
                <w:rFonts w:cstheme="minorHAnsi"/>
                <w:szCs w:val="24"/>
              </w:rPr>
            </w:pPr>
          </w:p>
        </w:tc>
      </w:tr>
      <w:tr w:rsidR="005D2AED" w:rsidRPr="00133CF7" w14:paraId="307D52FC" w14:textId="77777777" w:rsidTr="003528C1">
        <w:tc>
          <w:tcPr>
            <w:tcW w:w="1219" w:type="pct"/>
            <w:gridSpan w:val="2"/>
          </w:tcPr>
          <w:p w14:paraId="412289F1"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Age group</w:t>
            </w:r>
          </w:p>
        </w:tc>
        <w:tc>
          <w:tcPr>
            <w:tcW w:w="734" w:type="pct"/>
            <w:vAlign w:val="center"/>
          </w:tcPr>
          <w:p w14:paraId="6512AF4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 xml:space="preserve">　</w:t>
            </w:r>
          </w:p>
        </w:tc>
        <w:tc>
          <w:tcPr>
            <w:tcW w:w="517" w:type="pct"/>
            <w:vAlign w:val="center"/>
          </w:tcPr>
          <w:p w14:paraId="18DB10A2"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 xml:space="preserve">　</w:t>
            </w:r>
          </w:p>
        </w:tc>
        <w:tc>
          <w:tcPr>
            <w:tcW w:w="711" w:type="pct"/>
            <w:vAlign w:val="center"/>
          </w:tcPr>
          <w:p w14:paraId="2719E886"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 xml:space="preserve">　</w:t>
            </w:r>
          </w:p>
        </w:tc>
        <w:tc>
          <w:tcPr>
            <w:tcW w:w="517" w:type="pct"/>
            <w:vAlign w:val="center"/>
          </w:tcPr>
          <w:p w14:paraId="27FA3612"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 xml:space="preserve">　</w:t>
            </w:r>
          </w:p>
        </w:tc>
        <w:tc>
          <w:tcPr>
            <w:tcW w:w="784" w:type="pct"/>
            <w:vAlign w:val="center"/>
          </w:tcPr>
          <w:p w14:paraId="44F91EC4"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 xml:space="preserve">　</w:t>
            </w:r>
          </w:p>
        </w:tc>
        <w:tc>
          <w:tcPr>
            <w:tcW w:w="517" w:type="pct"/>
            <w:vAlign w:val="center"/>
          </w:tcPr>
          <w:p w14:paraId="241E10F5"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 xml:space="preserve">　</w:t>
            </w:r>
          </w:p>
        </w:tc>
      </w:tr>
      <w:tr w:rsidR="005A21FE" w:rsidRPr="00133CF7" w14:paraId="46481A32" w14:textId="77777777" w:rsidTr="003528C1">
        <w:tc>
          <w:tcPr>
            <w:tcW w:w="253" w:type="pct"/>
          </w:tcPr>
          <w:p w14:paraId="52E54811"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67" w:type="pct"/>
          </w:tcPr>
          <w:p w14:paraId="410A88B2" w14:textId="77777777" w:rsidR="005A21FE" w:rsidRPr="00133CF7" w:rsidRDefault="005A21FE" w:rsidP="00A8040B">
            <w:pPr>
              <w:adjustRightInd w:val="0"/>
              <w:snapToGrid w:val="0"/>
              <w:spacing w:line="288" w:lineRule="auto"/>
              <w:rPr>
                <w:rFonts w:cstheme="minorHAnsi"/>
                <w:szCs w:val="24"/>
              </w:rPr>
            </w:pPr>
            <w:r w:rsidRPr="00133CF7">
              <w:rPr>
                <w:rFonts w:cstheme="minorHAnsi"/>
                <w:szCs w:val="24"/>
              </w:rPr>
              <w:t>65</w:t>
            </w:r>
            <w:del w:id="624" w:author="Author">
              <w:r w:rsidRPr="00133CF7" w:rsidDel="00E12801">
                <w:rPr>
                  <w:rFonts w:cstheme="minorHAnsi"/>
                  <w:szCs w:val="24"/>
                </w:rPr>
                <w:delText>-</w:delText>
              </w:r>
            </w:del>
            <w:ins w:id="625" w:author="Author">
              <w:r w:rsidRPr="00133CF7">
                <w:rPr>
                  <w:rFonts w:cstheme="minorHAnsi"/>
                  <w:szCs w:val="24"/>
                </w:rPr>
                <w:t>–</w:t>
              </w:r>
            </w:ins>
            <w:r w:rsidRPr="00133CF7">
              <w:rPr>
                <w:rFonts w:cstheme="minorHAnsi"/>
                <w:szCs w:val="24"/>
              </w:rPr>
              <w:t>69</w:t>
            </w:r>
          </w:p>
        </w:tc>
        <w:tc>
          <w:tcPr>
            <w:tcW w:w="734" w:type="pct"/>
            <w:vAlign w:val="center"/>
          </w:tcPr>
          <w:p w14:paraId="4C2AEA4F"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531</w:t>
            </w:r>
          </w:p>
        </w:tc>
        <w:tc>
          <w:tcPr>
            <w:tcW w:w="517" w:type="pct"/>
            <w:vAlign w:val="center"/>
          </w:tcPr>
          <w:p w14:paraId="256BA3C8"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8.54%</w:t>
            </w:r>
          </w:p>
        </w:tc>
        <w:tc>
          <w:tcPr>
            <w:tcW w:w="711" w:type="pct"/>
            <w:vAlign w:val="center"/>
          </w:tcPr>
          <w:p w14:paraId="2D76E349"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143</w:t>
            </w:r>
          </w:p>
        </w:tc>
        <w:tc>
          <w:tcPr>
            <w:tcW w:w="517" w:type="pct"/>
            <w:vAlign w:val="center"/>
          </w:tcPr>
          <w:p w14:paraId="44FA20C4"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8.03%</w:t>
            </w:r>
          </w:p>
        </w:tc>
        <w:tc>
          <w:tcPr>
            <w:tcW w:w="784" w:type="pct"/>
            <w:vAlign w:val="center"/>
          </w:tcPr>
          <w:p w14:paraId="4AC7D05A"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388</w:t>
            </w:r>
          </w:p>
        </w:tc>
        <w:tc>
          <w:tcPr>
            <w:tcW w:w="517" w:type="pct"/>
            <w:vAlign w:val="center"/>
          </w:tcPr>
          <w:p w14:paraId="6E90DBA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8.75%</w:t>
            </w:r>
          </w:p>
        </w:tc>
      </w:tr>
      <w:tr w:rsidR="005A21FE" w:rsidRPr="00133CF7" w14:paraId="75855FEF" w14:textId="77777777" w:rsidTr="003528C1">
        <w:tc>
          <w:tcPr>
            <w:tcW w:w="253" w:type="pct"/>
          </w:tcPr>
          <w:p w14:paraId="5721B95E"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67" w:type="pct"/>
          </w:tcPr>
          <w:p w14:paraId="43D136BF" w14:textId="77777777" w:rsidR="005A21FE" w:rsidRPr="00133CF7" w:rsidRDefault="005A21FE" w:rsidP="00A8040B">
            <w:pPr>
              <w:adjustRightInd w:val="0"/>
              <w:snapToGrid w:val="0"/>
              <w:spacing w:line="288" w:lineRule="auto"/>
              <w:rPr>
                <w:rFonts w:cstheme="minorHAnsi"/>
                <w:szCs w:val="24"/>
              </w:rPr>
            </w:pPr>
            <w:r w:rsidRPr="00133CF7">
              <w:rPr>
                <w:rFonts w:cstheme="minorHAnsi"/>
                <w:szCs w:val="24"/>
              </w:rPr>
              <w:t>70</w:t>
            </w:r>
            <w:ins w:id="626" w:author="Author">
              <w:r w:rsidRPr="00133CF7">
                <w:rPr>
                  <w:rFonts w:cstheme="minorHAnsi"/>
                  <w:szCs w:val="24"/>
                </w:rPr>
                <w:t>–</w:t>
              </w:r>
            </w:ins>
            <w:del w:id="627" w:author="Author">
              <w:r w:rsidRPr="00133CF7" w:rsidDel="00E12801">
                <w:rPr>
                  <w:rFonts w:cstheme="minorHAnsi"/>
                  <w:szCs w:val="24"/>
                </w:rPr>
                <w:delText>-</w:delText>
              </w:r>
            </w:del>
            <w:r w:rsidRPr="00133CF7">
              <w:rPr>
                <w:rFonts w:cstheme="minorHAnsi"/>
                <w:szCs w:val="24"/>
              </w:rPr>
              <w:t>74</w:t>
            </w:r>
          </w:p>
        </w:tc>
        <w:tc>
          <w:tcPr>
            <w:tcW w:w="734" w:type="pct"/>
            <w:vAlign w:val="center"/>
          </w:tcPr>
          <w:p w14:paraId="4C2E10EE"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786</w:t>
            </w:r>
          </w:p>
        </w:tc>
        <w:tc>
          <w:tcPr>
            <w:tcW w:w="517" w:type="pct"/>
            <w:vAlign w:val="center"/>
          </w:tcPr>
          <w:p w14:paraId="1E4C689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12.64%</w:t>
            </w:r>
          </w:p>
        </w:tc>
        <w:tc>
          <w:tcPr>
            <w:tcW w:w="711" w:type="pct"/>
            <w:vAlign w:val="center"/>
          </w:tcPr>
          <w:p w14:paraId="7455DC98"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230</w:t>
            </w:r>
          </w:p>
        </w:tc>
        <w:tc>
          <w:tcPr>
            <w:tcW w:w="517" w:type="pct"/>
            <w:vAlign w:val="center"/>
          </w:tcPr>
          <w:p w14:paraId="1CFCAEB4"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12.91%</w:t>
            </w:r>
          </w:p>
        </w:tc>
        <w:tc>
          <w:tcPr>
            <w:tcW w:w="784" w:type="pct"/>
            <w:vAlign w:val="center"/>
          </w:tcPr>
          <w:p w14:paraId="24C6F00E"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556</w:t>
            </w:r>
          </w:p>
        </w:tc>
        <w:tc>
          <w:tcPr>
            <w:tcW w:w="517" w:type="pct"/>
            <w:vAlign w:val="center"/>
          </w:tcPr>
          <w:p w14:paraId="7EF4198E"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12.54%</w:t>
            </w:r>
          </w:p>
        </w:tc>
      </w:tr>
      <w:tr w:rsidR="005A21FE" w:rsidRPr="00133CF7" w14:paraId="12FEB213" w14:textId="77777777" w:rsidTr="003528C1">
        <w:tc>
          <w:tcPr>
            <w:tcW w:w="253" w:type="pct"/>
          </w:tcPr>
          <w:p w14:paraId="18BE3DB3"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67" w:type="pct"/>
          </w:tcPr>
          <w:p w14:paraId="5551C8D4" w14:textId="77777777" w:rsidR="005A21FE" w:rsidRPr="00133CF7" w:rsidRDefault="005A21FE" w:rsidP="00A8040B">
            <w:pPr>
              <w:adjustRightInd w:val="0"/>
              <w:snapToGrid w:val="0"/>
              <w:spacing w:line="288" w:lineRule="auto"/>
              <w:rPr>
                <w:rFonts w:cstheme="minorHAnsi"/>
                <w:szCs w:val="24"/>
              </w:rPr>
            </w:pPr>
            <w:r w:rsidRPr="00133CF7">
              <w:rPr>
                <w:rFonts w:cstheme="minorHAnsi"/>
                <w:szCs w:val="24"/>
              </w:rPr>
              <w:t>75</w:t>
            </w:r>
            <w:ins w:id="628" w:author="Author">
              <w:r w:rsidRPr="00133CF7">
                <w:rPr>
                  <w:rFonts w:cstheme="minorHAnsi"/>
                  <w:szCs w:val="24"/>
                </w:rPr>
                <w:t>–</w:t>
              </w:r>
            </w:ins>
            <w:del w:id="629" w:author="Author">
              <w:r w:rsidRPr="00133CF7" w:rsidDel="00E12801">
                <w:rPr>
                  <w:rFonts w:cstheme="minorHAnsi"/>
                  <w:szCs w:val="24"/>
                </w:rPr>
                <w:delText>-</w:delText>
              </w:r>
            </w:del>
            <w:r w:rsidRPr="00133CF7">
              <w:rPr>
                <w:rFonts w:cstheme="minorHAnsi"/>
                <w:szCs w:val="24"/>
              </w:rPr>
              <w:t>79</w:t>
            </w:r>
          </w:p>
        </w:tc>
        <w:tc>
          <w:tcPr>
            <w:tcW w:w="734" w:type="pct"/>
            <w:vAlign w:val="center"/>
          </w:tcPr>
          <w:p w14:paraId="3D924DD3"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864</w:t>
            </w:r>
          </w:p>
        </w:tc>
        <w:tc>
          <w:tcPr>
            <w:tcW w:w="517" w:type="pct"/>
            <w:vAlign w:val="center"/>
          </w:tcPr>
          <w:p w14:paraId="30C06534"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13.90%</w:t>
            </w:r>
          </w:p>
        </w:tc>
        <w:tc>
          <w:tcPr>
            <w:tcW w:w="711" w:type="pct"/>
            <w:vAlign w:val="center"/>
          </w:tcPr>
          <w:p w14:paraId="5FF755A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212</w:t>
            </w:r>
          </w:p>
        </w:tc>
        <w:tc>
          <w:tcPr>
            <w:tcW w:w="517" w:type="pct"/>
            <w:vAlign w:val="center"/>
          </w:tcPr>
          <w:p w14:paraId="2E9DD8B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11.90%</w:t>
            </w:r>
          </w:p>
        </w:tc>
        <w:tc>
          <w:tcPr>
            <w:tcW w:w="784" w:type="pct"/>
            <w:vAlign w:val="center"/>
          </w:tcPr>
          <w:p w14:paraId="789081CE"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652</w:t>
            </w:r>
          </w:p>
        </w:tc>
        <w:tc>
          <w:tcPr>
            <w:tcW w:w="517" w:type="pct"/>
            <w:vAlign w:val="center"/>
          </w:tcPr>
          <w:p w14:paraId="5AD0B00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14.70%</w:t>
            </w:r>
          </w:p>
        </w:tc>
      </w:tr>
      <w:tr w:rsidR="005A21FE" w:rsidRPr="00133CF7" w14:paraId="21573A96" w14:textId="77777777" w:rsidTr="003528C1">
        <w:tc>
          <w:tcPr>
            <w:tcW w:w="253" w:type="pct"/>
          </w:tcPr>
          <w:p w14:paraId="50024417"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67" w:type="pct"/>
          </w:tcPr>
          <w:p w14:paraId="01FB013F" w14:textId="77777777" w:rsidR="005A21FE" w:rsidRPr="00133CF7" w:rsidRDefault="005A21FE" w:rsidP="00A8040B">
            <w:pPr>
              <w:adjustRightInd w:val="0"/>
              <w:snapToGrid w:val="0"/>
              <w:spacing w:line="288" w:lineRule="auto"/>
              <w:rPr>
                <w:rFonts w:cstheme="minorHAnsi"/>
                <w:szCs w:val="24"/>
              </w:rPr>
            </w:pPr>
            <w:r w:rsidRPr="00133CF7">
              <w:rPr>
                <w:rFonts w:cstheme="minorHAnsi"/>
                <w:szCs w:val="24"/>
              </w:rPr>
              <w:t>80</w:t>
            </w:r>
            <w:ins w:id="630" w:author="Author">
              <w:r w:rsidRPr="00133CF7">
                <w:rPr>
                  <w:rFonts w:cstheme="minorHAnsi"/>
                  <w:szCs w:val="24"/>
                </w:rPr>
                <w:t>–</w:t>
              </w:r>
            </w:ins>
            <w:del w:id="631" w:author="Author">
              <w:r w:rsidRPr="00133CF7" w:rsidDel="00E12801">
                <w:rPr>
                  <w:rFonts w:cstheme="minorHAnsi"/>
                  <w:szCs w:val="24"/>
                </w:rPr>
                <w:delText>-</w:delText>
              </w:r>
            </w:del>
            <w:r w:rsidRPr="00133CF7">
              <w:rPr>
                <w:rFonts w:cstheme="minorHAnsi"/>
                <w:szCs w:val="24"/>
              </w:rPr>
              <w:t>84</w:t>
            </w:r>
          </w:p>
        </w:tc>
        <w:tc>
          <w:tcPr>
            <w:tcW w:w="734" w:type="pct"/>
            <w:vAlign w:val="center"/>
          </w:tcPr>
          <w:p w14:paraId="156B8E0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1116</w:t>
            </w:r>
          </w:p>
        </w:tc>
        <w:tc>
          <w:tcPr>
            <w:tcW w:w="517" w:type="pct"/>
            <w:vAlign w:val="center"/>
          </w:tcPr>
          <w:p w14:paraId="5A34689A"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17.95%</w:t>
            </w:r>
          </w:p>
        </w:tc>
        <w:tc>
          <w:tcPr>
            <w:tcW w:w="711" w:type="pct"/>
            <w:vAlign w:val="center"/>
          </w:tcPr>
          <w:p w14:paraId="279DC66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325</w:t>
            </w:r>
          </w:p>
        </w:tc>
        <w:tc>
          <w:tcPr>
            <w:tcW w:w="517" w:type="pct"/>
            <w:vAlign w:val="center"/>
          </w:tcPr>
          <w:p w14:paraId="6AD1D4F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18.25%</w:t>
            </w:r>
          </w:p>
        </w:tc>
        <w:tc>
          <w:tcPr>
            <w:tcW w:w="784" w:type="pct"/>
            <w:vAlign w:val="center"/>
          </w:tcPr>
          <w:p w14:paraId="0EE4806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791</w:t>
            </w:r>
          </w:p>
        </w:tc>
        <w:tc>
          <w:tcPr>
            <w:tcW w:w="517" w:type="pct"/>
            <w:vAlign w:val="center"/>
          </w:tcPr>
          <w:p w14:paraId="6F1F5D9D"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17.84%</w:t>
            </w:r>
          </w:p>
        </w:tc>
      </w:tr>
      <w:tr w:rsidR="005A21FE" w:rsidRPr="00133CF7" w14:paraId="385BB0AA" w14:textId="77777777" w:rsidTr="003528C1">
        <w:tc>
          <w:tcPr>
            <w:tcW w:w="253" w:type="pct"/>
          </w:tcPr>
          <w:p w14:paraId="2A6F4B5C"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67" w:type="pct"/>
          </w:tcPr>
          <w:p w14:paraId="0AAACB1D" w14:textId="77777777" w:rsidR="005A21FE" w:rsidRPr="00133CF7" w:rsidRDefault="005A21FE" w:rsidP="00A8040B">
            <w:pPr>
              <w:adjustRightInd w:val="0"/>
              <w:snapToGrid w:val="0"/>
              <w:spacing w:line="288" w:lineRule="auto"/>
              <w:rPr>
                <w:rFonts w:cstheme="minorHAnsi"/>
                <w:szCs w:val="24"/>
              </w:rPr>
            </w:pPr>
            <w:r w:rsidRPr="00133CF7">
              <w:rPr>
                <w:rFonts w:cstheme="minorHAnsi"/>
                <w:szCs w:val="24"/>
              </w:rPr>
              <w:t>85</w:t>
            </w:r>
            <w:ins w:id="632" w:author="Author">
              <w:r w:rsidRPr="00133CF7">
                <w:rPr>
                  <w:rFonts w:cstheme="minorHAnsi"/>
                  <w:szCs w:val="24"/>
                </w:rPr>
                <w:t>–</w:t>
              </w:r>
            </w:ins>
            <w:del w:id="633" w:author="Author">
              <w:r w:rsidRPr="00133CF7" w:rsidDel="00E12801">
                <w:rPr>
                  <w:rFonts w:cstheme="minorHAnsi"/>
                  <w:szCs w:val="24"/>
                </w:rPr>
                <w:delText>-</w:delText>
              </w:r>
            </w:del>
            <w:r w:rsidRPr="00133CF7">
              <w:rPr>
                <w:rFonts w:cstheme="minorHAnsi"/>
                <w:szCs w:val="24"/>
              </w:rPr>
              <w:t>89</w:t>
            </w:r>
          </w:p>
        </w:tc>
        <w:tc>
          <w:tcPr>
            <w:tcW w:w="734" w:type="pct"/>
            <w:vAlign w:val="center"/>
          </w:tcPr>
          <w:p w14:paraId="553EBDF9"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1388</w:t>
            </w:r>
          </w:p>
        </w:tc>
        <w:tc>
          <w:tcPr>
            <w:tcW w:w="517" w:type="pct"/>
            <w:vAlign w:val="center"/>
          </w:tcPr>
          <w:p w14:paraId="630ADA43"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22.33%</w:t>
            </w:r>
          </w:p>
        </w:tc>
        <w:tc>
          <w:tcPr>
            <w:tcW w:w="711" w:type="pct"/>
            <w:vAlign w:val="center"/>
          </w:tcPr>
          <w:p w14:paraId="32643041"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415</w:t>
            </w:r>
          </w:p>
        </w:tc>
        <w:tc>
          <w:tcPr>
            <w:tcW w:w="517" w:type="pct"/>
            <w:vAlign w:val="center"/>
          </w:tcPr>
          <w:p w14:paraId="489C0761"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23.30%</w:t>
            </w:r>
          </w:p>
        </w:tc>
        <w:tc>
          <w:tcPr>
            <w:tcW w:w="784" w:type="pct"/>
            <w:vAlign w:val="center"/>
          </w:tcPr>
          <w:p w14:paraId="24D3DEF2"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973</w:t>
            </w:r>
          </w:p>
        </w:tc>
        <w:tc>
          <w:tcPr>
            <w:tcW w:w="517" w:type="pct"/>
            <w:vAlign w:val="center"/>
          </w:tcPr>
          <w:p w14:paraId="6F1CA10F"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21.94%</w:t>
            </w:r>
          </w:p>
        </w:tc>
      </w:tr>
      <w:tr w:rsidR="005A21FE" w:rsidRPr="00133CF7" w14:paraId="24A3043B" w14:textId="77777777" w:rsidTr="003528C1">
        <w:tc>
          <w:tcPr>
            <w:tcW w:w="253" w:type="pct"/>
          </w:tcPr>
          <w:p w14:paraId="3095391C" w14:textId="77777777" w:rsidR="005A21FE" w:rsidRPr="00133CF7" w:rsidRDefault="005A21FE" w:rsidP="00A8040B">
            <w:pPr>
              <w:adjustRightInd w:val="0"/>
              <w:snapToGrid w:val="0"/>
              <w:spacing w:line="288" w:lineRule="auto"/>
              <w:ind w:firstLineChars="87" w:firstLine="209"/>
              <w:rPr>
                <w:rFonts w:cstheme="minorHAnsi"/>
                <w:szCs w:val="24"/>
              </w:rPr>
            </w:pPr>
          </w:p>
        </w:tc>
        <w:tc>
          <w:tcPr>
            <w:tcW w:w="967" w:type="pct"/>
          </w:tcPr>
          <w:p w14:paraId="67BCA85B" w14:textId="77777777" w:rsidR="005A21FE" w:rsidRPr="00133CF7" w:rsidRDefault="005A21FE" w:rsidP="00A8040B">
            <w:pPr>
              <w:adjustRightInd w:val="0"/>
              <w:snapToGrid w:val="0"/>
              <w:spacing w:line="288" w:lineRule="auto"/>
              <w:rPr>
                <w:rFonts w:cstheme="minorHAnsi"/>
                <w:szCs w:val="24"/>
              </w:rPr>
            </w:pPr>
            <w:r w:rsidRPr="00133CF7">
              <w:rPr>
                <w:rFonts w:cstheme="minorHAnsi"/>
                <w:szCs w:val="24"/>
              </w:rPr>
              <w:t>90+</w:t>
            </w:r>
          </w:p>
        </w:tc>
        <w:tc>
          <w:tcPr>
            <w:tcW w:w="734" w:type="pct"/>
            <w:vAlign w:val="center"/>
          </w:tcPr>
          <w:p w14:paraId="4B93AC4F"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820</w:t>
            </w:r>
          </w:p>
        </w:tc>
        <w:tc>
          <w:tcPr>
            <w:tcW w:w="517" w:type="pct"/>
            <w:vAlign w:val="center"/>
          </w:tcPr>
          <w:p w14:paraId="7B463933"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13.19%</w:t>
            </w:r>
          </w:p>
        </w:tc>
        <w:tc>
          <w:tcPr>
            <w:tcW w:w="711" w:type="pct"/>
            <w:vAlign w:val="center"/>
          </w:tcPr>
          <w:p w14:paraId="500D45F3"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273</w:t>
            </w:r>
          </w:p>
        </w:tc>
        <w:tc>
          <w:tcPr>
            <w:tcW w:w="517" w:type="pct"/>
            <w:vAlign w:val="center"/>
          </w:tcPr>
          <w:p w14:paraId="28414ED3"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15.33%</w:t>
            </w:r>
          </w:p>
        </w:tc>
        <w:tc>
          <w:tcPr>
            <w:tcW w:w="784" w:type="pct"/>
            <w:vAlign w:val="center"/>
          </w:tcPr>
          <w:p w14:paraId="6C79BC6E"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547</w:t>
            </w:r>
          </w:p>
        </w:tc>
        <w:tc>
          <w:tcPr>
            <w:tcW w:w="517" w:type="pct"/>
            <w:vAlign w:val="center"/>
          </w:tcPr>
          <w:p w14:paraId="153EC89E"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12.33%</w:t>
            </w:r>
          </w:p>
        </w:tc>
      </w:tr>
      <w:tr w:rsidR="005D2AED" w:rsidRPr="00133CF7" w14:paraId="5ABD0209" w14:textId="77777777" w:rsidTr="003528C1">
        <w:tc>
          <w:tcPr>
            <w:tcW w:w="1219" w:type="pct"/>
            <w:gridSpan w:val="2"/>
          </w:tcPr>
          <w:p w14:paraId="1CE61311"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Sex</w:t>
            </w:r>
          </w:p>
        </w:tc>
        <w:tc>
          <w:tcPr>
            <w:tcW w:w="734" w:type="pct"/>
            <w:vAlign w:val="center"/>
          </w:tcPr>
          <w:p w14:paraId="41763F87" w14:textId="77777777" w:rsidR="005A21FE" w:rsidRPr="00133CF7" w:rsidRDefault="005A21FE" w:rsidP="00A8040B">
            <w:pPr>
              <w:adjustRightInd w:val="0"/>
              <w:snapToGrid w:val="0"/>
              <w:spacing w:line="288" w:lineRule="auto"/>
              <w:rPr>
                <w:rFonts w:cstheme="minorHAnsi"/>
                <w:szCs w:val="24"/>
              </w:rPr>
            </w:pPr>
            <w:r w:rsidRPr="00133CF7">
              <w:rPr>
                <w:rFonts w:eastAsia="PMingLiU" w:cstheme="minorHAnsi"/>
                <w:kern w:val="0"/>
                <w:szCs w:val="24"/>
                <w14:ligatures w14:val="none"/>
              </w:rPr>
              <w:t xml:space="preserve">　</w:t>
            </w:r>
          </w:p>
        </w:tc>
        <w:tc>
          <w:tcPr>
            <w:tcW w:w="517" w:type="pct"/>
            <w:vAlign w:val="center"/>
          </w:tcPr>
          <w:p w14:paraId="706FFB67" w14:textId="77777777" w:rsidR="005A21FE" w:rsidRPr="00133CF7" w:rsidRDefault="005A21FE" w:rsidP="00A8040B">
            <w:pPr>
              <w:adjustRightInd w:val="0"/>
              <w:snapToGrid w:val="0"/>
              <w:spacing w:line="288" w:lineRule="auto"/>
              <w:rPr>
                <w:rFonts w:cstheme="minorHAnsi"/>
                <w:szCs w:val="24"/>
              </w:rPr>
            </w:pPr>
            <w:r w:rsidRPr="00133CF7">
              <w:rPr>
                <w:rFonts w:eastAsia="PMingLiU" w:cstheme="minorHAnsi"/>
                <w:kern w:val="0"/>
                <w:szCs w:val="24"/>
                <w14:ligatures w14:val="none"/>
              </w:rPr>
              <w:t xml:space="preserve">　</w:t>
            </w:r>
          </w:p>
        </w:tc>
        <w:tc>
          <w:tcPr>
            <w:tcW w:w="711" w:type="pct"/>
            <w:vAlign w:val="center"/>
          </w:tcPr>
          <w:p w14:paraId="130C84B3" w14:textId="77777777" w:rsidR="005A21FE" w:rsidRPr="00133CF7" w:rsidRDefault="005A21FE" w:rsidP="00A8040B">
            <w:pPr>
              <w:adjustRightInd w:val="0"/>
              <w:snapToGrid w:val="0"/>
              <w:spacing w:line="288" w:lineRule="auto"/>
              <w:rPr>
                <w:rFonts w:cstheme="minorHAnsi"/>
                <w:szCs w:val="24"/>
              </w:rPr>
            </w:pPr>
            <w:r w:rsidRPr="00133CF7">
              <w:rPr>
                <w:rFonts w:eastAsia="PMingLiU" w:cstheme="minorHAnsi"/>
                <w:kern w:val="0"/>
                <w:szCs w:val="24"/>
                <w14:ligatures w14:val="none"/>
              </w:rPr>
              <w:t xml:space="preserve">　</w:t>
            </w:r>
          </w:p>
        </w:tc>
        <w:tc>
          <w:tcPr>
            <w:tcW w:w="517" w:type="pct"/>
            <w:vAlign w:val="center"/>
          </w:tcPr>
          <w:p w14:paraId="624B7841" w14:textId="77777777" w:rsidR="005A21FE" w:rsidRPr="00133CF7" w:rsidRDefault="005A21FE" w:rsidP="00A8040B">
            <w:pPr>
              <w:adjustRightInd w:val="0"/>
              <w:snapToGrid w:val="0"/>
              <w:spacing w:line="288" w:lineRule="auto"/>
              <w:rPr>
                <w:rFonts w:cstheme="minorHAnsi"/>
                <w:szCs w:val="24"/>
              </w:rPr>
            </w:pPr>
            <w:r w:rsidRPr="00133CF7">
              <w:rPr>
                <w:rFonts w:eastAsia="PMingLiU" w:cstheme="minorHAnsi"/>
                <w:kern w:val="0"/>
                <w:szCs w:val="24"/>
                <w14:ligatures w14:val="none"/>
              </w:rPr>
              <w:t xml:space="preserve">　</w:t>
            </w:r>
          </w:p>
        </w:tc>
        <w:tc>
          <w:tcPr>
            <w:tcW w:w="784" w:type="pct"/>
            <w:vAlign w:val="center"/>
          </w:tcPr>
          <w:p w14:paraId="04513C6B" w14:textId="77777777" w:rsidR="005A21FE" w:rsidRPr="00133CF7" w:rsidRDefault="005A21FE" w:rsidP="00A8040B">
            <w:pPr>
              <w:adjustRightInd w:val="0"/>
              <w:snapToGrid w:val="0"/>
              <w:spacing w:line="288" w:lineRule="auto"/>
              <w:rPr>
                <w:rFonts w:cstheme="minorHAnsi"/>
                <w:szCs w:val="24"/>
              </w:rPr>
            </w:pPr>
            <w:r w:rsidRPr="00133CF7">
              <w:rPr>
                <w:rFonts w:eastAsia="PMingLiU" w:cstheme="minorHAnsi"/>
                <w:kern w:val="0"/>
                <w:szCs w:val="24"/>
                <w14:ligatures w14:val="none"/>
              </w:rPr>
              <w:t xml:space="preserve">　</w:t>
            </w:r>
          </w:p>
        </w:tc>
        <w:tc>
          <w:tcPr>
            <w:tcW w:w="517" w:type="pct"/>
            <w:vAlign w:val="center"/>
          </w:tcPr>
          <w:p w14:paraId="3B879071" w14:textId="77777777" w:rsidR="005A21FE" w:rsidRPr="00133CF7" w:rsidRDefault="005A21FE" w:rsidP="00A8040B">
            <w:pPr>
              <w:adjustRightInd w:val="0"/>
              <w:snapToGrid w:val="0"/>
              <w:spacing w:line="288" w:lineRule="auto"/>
              <w:rPr>
                <w:rFonts w:cstheme="minorHAnsi"/>
                <w:szCs w:val="24"/>
              </w:rPr>
            </w:pPr>
            <w:r w:rsidRPr="00133CF7">
              <w:rPr>
                <w:rFonts w:eastAsia="PMingLiU" w:cstheme="minorHAnsi"/>
                <w:kern w:val="0"/>
                <w:szCs w:val="24"/>
                <w14:ligatures w14:val="none"/>
              </w:rPr>
              <w:t xml:space="preserve">　</w:t>
            </w:r>
          </w:p>
        </w:tc>
      </w:tr>
      <w:tr w:rsidR="005A21FE" w:rsidRPr="00133CF7" w14:paraId="488E037A" w14:textId="77777777" w:rsidTr="003528C1">
        <w:tc>
          <w:tcPr>
            <w:tcW w:w="1219" w:type="pct"/>
            <w:gridSpan w:val="2"/>
          </w:tcPr>
          <w:p w14:paraId="2003FBF2" w14:textId="77777777" w:rsidR="005A21FE" w:rsidRPr="00133CF7" w:rsidRDefault="005A21FE" w:rsidP="00A8040B">
            <w:pPr>
              <w:adjustRightInd w:val="0"/>
              <w:snapToGrid w:val="0"/>
              <w:spacing w:line="288" w:lineRule="auto"/>
              <w:ind w:firstLineChars="87" w:firstLine="209"/>
              <w:rPr>
                <w:rFonts w:cstheme="minorHAnsi"/>
                <w:szCs w:val="24"/>
              </w:rPr>
            </w:pPr>
            <w:r w:rsidRPr="00133CF7">
              <w:rPr>
                <w:rFonts w:cstheme="minorHAnsi"/>
                <w:szCs w:val="24"/>
              </w:rPr>
              <w:t>Male</w:t>
            </w:r>
          </w:p>
        </w:tc>
        <w:tc>
          <w:tcPr>
            <w:tcW w:w="734" w:type="pct"/>
            <w:vAlign w:val="bottom"/>
          </w:tcPr>
          <w:p w14:paraId="53E5433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3173</w:t>
            </w:r>
          </w:p>
        </w:tc>
        <w:tc>
          <w:tcPr>
            <w:tcW w:w="517" w:type="pct"/>
            <w:vAlign w:val="bottom"/>
          </w:tcPr>
          <w:p w14:paraId="1D514A36"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51.05%</w:t>
            </w:r>
          </w:p>
        </w:tc>
        <w:tc>
          <w:tcPr>
            <w:tcW w:w="711" w:type="pct"/>
            <w:vAlign w:val="bottom"/>
          </w:tcPr>
          <w:p w14:paraId="5298C54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1067</w:t>
            </w:r>
          </w:p>
        </w:tc>
        <w:tc>
          <w:tcPr>
            <w:tcW w:w="517" w:type="pct"/>
            <w:vAlign w:val="bottom"/>
          </w:tcPr>
          <w:p w14:paraId="49D5B99E"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59.91%</w:t>
            </w:r>
          </w:p>
        </w:tc>
        <w:tc>
          <w:tcPr>
            <w:tcW w:w="784" w:type="pct"/>
            <w:vAlign w:val="bottom"/>
          </w:tcPr>
          <w:p w14:paraId="273EC76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2106</w:t>
            </w:r>
          </w:p>
        </w:tc>
        <w:tc>
          <w:tcPr>
            <w:tcW w:w="517" w:type="pct"/>
            <w:vAlign w:val="bottom"/>
          </w:tcPr>
          <w:p w14:paraId="2E748E90"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47.49%</w:t>
            </w:r>
          </w:p>
        </w:tc>
      </w:tr>
      <w:tr w:rsidR="005A21FE" w:rsidRPr="00133CF7" w14:paraId="32274BC6" w14:textId="77777777" w:rsidTr="003528C1">
        <w:tc>
          <w:tcPr>
            <w:tcW w:w="1219" w:type="pct"/>
            <w:gridSpan w:val="2"/>
          </w:tcPr>
          <w:p w14:paraId="0B283F02" w14:textId="77777777" w:rsidR="005A21FE" w:rsidRPr="00133CF7" w:rsidRDefault="005A21FE" w:rsidP="00A8040B">
            <w:pPr>
              <w:adjustRightInd w:val="0"/>
              <w:snapToGrid w:val="0"/>
              <w:spacing w:line="288" w:lineRule="auto"/>
              <w:ind w:firstLineChars="87" w:firstLine="209"/>
              <w:rPr>
                <w:rFonts w:cstheme="minorHAnsi"/>
                <w:szCs w:val="24"/>
              </w:rPr>
            </w:pPr>
            <w:r w:rsidRPr="00133CF7">
              <w:rPr>
                <w:rFonts w:cstheme="minorHAnsi"/>
                <w:szCs w:val="24"/>
              </w:rPr>
              <w:t>Female</w:t>
            </w:r>
          </w:p>
        </w:tc>
        <w:tc>
          <w:tcPr>
            <w:tcW w:w="734" w:type="pct"/>
            <w:vAlign w:val="bottom"/>
          </w:tcPr>
          <w:p w14:paraId="2205E17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3043</w:t>
            </w:r>
          </w:p>
        </w:tc>
        <w:tc>
          <w:tcPr>
            <w:tcW w:w="517" w:type="pct"/>
            <w:vAlign w:val="bottom"/>
          </w:tcPr>
          <w:p w14:paraId="56A7F689"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48.95%</w:t>
            </w:r>
          </w:p>
        </w:tc>
        <w:tc>
          <w:tcPr>
            <w:tcW w:w="711" w:type="pct"/>
            <w:vAlign w:val="bottom"/>
          </w:tcPr>
          <w:p w14:paraId="04A9D138"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714</w:t>
            </w:r>
          </w:p>
        </w:tc>
        <w:tc>
          <w:tcPr>
            <w:tcW w:w="517" w:type="pct"/>
            <w:vAlign w:val="bottom"/>
          </w:tcPr>
          <w:p w14:paraId="01CC16F5"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40.09%</w:t>
            </w:r>
          </w:p>
        </w:tc>
        <w:tc>
          <w:tcPr>
            <w:tcW w:w="784" w:type="pct"/>
            <w:vAlign w:val="bottom"/>
          </w:tcPr>
          <w:p w14:paraId="0D995EA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2329</w:t>
            </w:r>
          </w:p>
        </w:tc>
        <w:tc>
          <w:tcPr>
            <w:tcW w:w="517" w:type="pct"/>
            <w:vAlign w:val="bottom"/>
          </w:tcPr>
          <w:p w14:paraId="4FD1794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52.51%</w:t>
            </w:r>
          </w:p>
        </w:tc>
      </w:tr>
      <w:tr w:rsidR="005A21FE" w:rsidRPr="00133CF7" w14:paraId="2CE4EE6B" w14:textId="77777777" w:rsidTr="003528C1">
        <w:tc>
          <w:tcPr>
            <w:tcW w:w="1219" w:type="pct"/>
            <w:gridSpan w:val="2"/>
          </w:tcPr>
          <w:p w14:paraId="2892CBBD" w14:textId="2D2AE1BD" w:rsidR="005A21FE" w:rsidRPr="00133CF7" w:rsidRDefault="005A21FE" w:rsidP="00A8040B">
            <w:pPr>
              <w:adjustRightInd w:val="0"/>
              <w:snapToGrid w:val="0"/>
              <w:spacing w:line="288" w:lineRule="auto"/>
              <w:rPr>
                <w:rFonts w:cstheme="minorHAnsi"/>
                <w:szCs w:val="24"/>
                <w:vertAlign w:val="superscript"/>
              </w:rPr>
            </w:pPr>
            <w:r w:rsidRPr="00133CF7">
              <w:rPr>
                <w:rFonts w:cstheme="minorHAnsi"/>
                <w:b/>
                <w:bCs/>
                <w:szCs w:val="24"/>
              </w:rPr>
              <w:t xml:space="preserve">DNR </w:t>
            </w:r>
            <w:del w:id="634" w:author="Author">
              <w:r w:rsidRPr="00133CF7" w:rsidDel="005C7A99">
                <w:rPr>
                  <w:rFonts w:cstheme="minorHAnsi"/>
                  <w:b/>
                  <w:bCs/>
                  <w:szCs w:val="24"/>
                </w:rPr>
                <w:delText xml:space="preserve">Notes </w:delText>
              </w:r>
            </w:del>
            <w:ins w:id="635" w:author="Author">
              <w:r w:rsidR="005C7A99" w:rsidRPr="00133CF7">
                <w:rPr>
                  <w:rFonts w:cstheme="minorHAnsi"/>
                  <w:b/>
                  <w:bCs/>
                  <w:szCs w:val="24"/>
                </w:rPr>
                <w:t xml:space="preserve">notes </w:t>
              </w:r>
            </w:ins>
            <w:r w:rsidRPr="00133CF7">
              <w:rPr>
                <w:rFonts w:cstheme="minorHAnsi"/>
                <w:b/>
                <w:bCs/>
                <w:szCs w:val="24"/>
              </w:rPr>
              <w:t>(+)</w:t>
            </w:r>
            <w:r w:rsidR="003528C1" w:rsidRPr="00133CF7">
              <w:rPr>
                <w:rFonts w:cstheme="minorHAnsi"/>
                <w:b/>
                <w:bCs/>
                <w:szCs w:val="24"/>
                <w:vertAlign w:val="superscript"/>
              </w:rPr>
              <w:t>a</w:t>
            </w:r>
          </w:p>
        </w:tc>
        <w:tc>
          <w:tcPr>
            <w:tcW w:w="734" w:type="pct"/>
            <w:vAlign w:val="bottom"/>
          </w:tcPr>
          <w:p w14:paraId="229EDF3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2832</w:t>
            </w:r>
          </w:p>
        </w:tc>
        <w:tc>
          <w:tcPr>
            <w:tcW w:w="517" w:type="pct"/>
            <w:vAlign w:val="bottom"/>
          </w:tcPr>
          <w:p w14:paraId="43E5F462"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45.56%</w:t>
            </w:r>
          </w:p>
        </w:tc>
        <w:tc>
          <w:tcPr>
            <w:tcW w:w="711" w:type="pct"/>
            <w:vAlign w:val="bottom"/>
          </w:tcPr>
          <w:p w14:paraId="67DD1E4E"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946</w:t>
            </w:r>
          </w:p>
        </w:tc>
        <w:tc>
          <w:tcPr>
            <w:tcW w:w="517" w:type="pct"/>
            <w:vAlign w:val="bottom"/>
          </w:tcPr>
          <w:p w14:paraId="28E073D9"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53.12%</w:t>
            </w:r>
          </w:p>
        </w:tc>
        <w:tc>
          <w:tcPr>
            <w:tcW w:w="784" w:type="pct"/>
            <w:vAlign w:val="bottom"/>
          </w:tcPr>
          <w:p w14:paraId="45C919AF"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1886</w:t>
            </w:r>
          </w:p>
        </w:tc>
        <w:tc>
          <w:tcPr>
            <w:tcW w:w="517" w:type="pct"/>
            <w:vAlign w:val="bottom"/>
          </w:tcPr>
          <w:p w14:paraId="4EEB1DD9"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42.53%</w:t>
            </w:r>
          </w:p>
        </w:tc>
      </w:tr>
      <w:tr w:rsidR="005D2AED" w:rsidRPr="00133CF7" w14:paraId="3CEE6167" w14:textId="77777777" w:rsidTr="003528C1">
        <w:tc>
          <w:tcPr>
            <w:tcW w:w="1219" w:type="pct"/>
            <w:gridSpan w:val="2"/>
          </w:tcPr>
          <w:p w14:paraId="659B3784"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ADL</w:t>
            </w:r>
          </w:p>
        </w:tc>
        <w:tc>
          <w:tcPr>
            <w:tcW w:w="734" w:type="pct"/>
            <w:vAlign w:val="center"/>
          </w:tcPr>
          <w:p w14:paraId="0EADA915"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 xml:space="preserve">　</w:t>
            </w:r>
          </w:p>
        </w:tc>
        <w:tc>
          <w:tcPr>
            <w:tcW w:w="517" w:type="pct"/>
            <w:vAlign w:val="center"/>
          </w:tcPr>
          <w:p w14:paraId="373C5436"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 xml:space="preserve">　</w:t>
            </w:r>
          </w:p>
        </w:tc>
        <w:tc>
          <w:tcPr>
            <w:tcW w:w="711" w:type="pct"/>
            <w:vAlign w:val="center"/>
          </w:tcPr>
          <w:p w14:paraId="20775D55"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 xml:space="preserve">　</w:t>
            </w:r>
          </w:p>
        </w:tc>
        <w:tc>
          <w:tcPr>
            <w:tcW w:w="517" w:type="pct"/>
            <w:vAlign w:val="center"/>
          </w:tcPr>
          <w:p w14:paraId="1E4444D2"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 xml:space="preserve">　</w:t>
            </w:r>
          </w:p>
        </w:tc>
        <w:tc>
          <w:tcPr>
            <w:tcW w:w="784" w:type="pct"/>
            <w:vAlign w:val="center"/>
          </w:tcPr>
          <w:p w14:paraId="3C10F5F2"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 xml:space="preserve">　</w:t>
            </w:r>
          </w:p>
        </w:tc>
        <w:tc>
          <w:tcPr>
            <w:tcW w:w="517" w:type="pct"/>
            <w:vAlign w:val="center"/>
          </w:tcPr>
          <w:p w14:paraId="71B80D98"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 xml:space="preserve">　</w:t>
            </w:r>
          </w:p>
        </w:tc>
      </w:tr>
      <w:tr w:rsidR="005A21FE" w:rsidRPr="00133CF7" w14:paraId="07624243" w14:textId="77777777" w:rsidTr="003528C1">
        <w:tc>
          <w:tcPr>
            <w:tcW w:w="253" w:type="pct"/>
          </w:tcPr>
          <w:p w14:paraId="201B7686" w14:textId="06502DD0" w:rsidR="005A21FE" w:rsidRPr="00133CF7" w:rsidRDefault="005A21FE" w:rsidP="00A8040B">
            <w:pPr>
              <w:adjustRightInd w:val="0"/>
              <w:snapToGrid w:val="0"/>
              <w:spacing w:line="288" w:lineRule="auto"/>
              <w:ind w:firstLineChars="17" w:firstLine="41"/>
              <w:rPr>
                <w:rFonts w:cstheme="minorHAnsi"/>
                <w:szCs w:val="24"/>
              </w:rPr>
            </w:pPr>
          </w:p>
        </w:tc>
        <w:tc>
          <w:tcPr>
            <w:tcW w:w="967" w:type="pct"/>
          </w:tcPr>
          <w:p w14:paraId="589EBECE" w14:textId="77777777" w:rsidR="005A21FE" w:rsidRPr="00133CF7" w:rsidRDefault="005A21FE" w:rsidP="00A8040B">
            <w:pPr>
              <w:adjustRightInd w:val="0"/>
              <w:snapToGrid w:val="0"/>
              <w:spacing w:line="288" w:lineRule="auto"/>
              <w:ind w:firstLineChars="17" w:firstLine="41"/>
              <w:rPr>
                <w:rFonts w:cstheme="minorHAnsi"/>
                <w:szCs w:val="24"/>
              </w:rPr>
            </w:pPr>
            <w:r w:rsidRPr="00133CF7">
              <w:rPr>
                <w:rFonts w:cstheme="minorHAnsi"/>
                <w:szCs w:val="24"/>
              </w:rPr>
              <w:t>First score, mean ± SD</w:t>
            </w:r>
          </w:p>
        </w:tc>
        <w:tc>
          <w:tcPr>
            <w:tcW w:w="734" w:type="pct"/>
            <w:vAlign w:val="center"/>
          </w:tcPr>
          <w:p w14:paraId="5D0AD3A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26.28 ± 30.05</w:t>
            </w:r>
          </w:p>
        </w:tc>
        <w:tc>
          <w:tcPr>
            <w:tcW w:w="517" w:type="pct"/>
            <w:vAlign w:val="center"/>
          </w:tcPr>
          <w:p w14:paraId="0366A050" w14:textId="77777777" w:rsidR="005A21FE" w:rsidRPr="00133CF7" w:rsidRDefault="005A21FE" w:rsidP="00A8040B">
            <w:pPr>
              <w:adjustRightInd w:val="0"/>
              <w:snapToGrid w:val="0"/>
              <w:spacing w:line="288" w:lineRule="auto"/>
              <w:jc w:val="center"/>
              <w:rPr>
                <w:rFonts w:cstheme="minorHAnsi"/>
                <w:szCs w:val="24"/>
              </w:rPr>
            </w:pPr>
          </w:p>
        </w:tc>
        <w:tc>
          <w:tcPr>
            <w:tcW w:w="711" w:type="pct"/>
            <w:vAlign w:val="center"/>
          </w:tcPr>
          <w:p w14:paraId="1320CD18"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15.03 ± 23.18</w:t>
            </w:r>
          </w:p>
        </w:tc>
        <w:tc>
          <w:tcPr>
            <w:tcW w:w="517" w:type="pct"/>
            <w:vAlign w:val="center"/>
          </w:tcPr>
          <w:p w14:paraId="6C68D5C0" w14:textId="77777777" w:rsidR="005A21FE" w:rsidRPr="00133CF7" w:rsidRDefault="005A21FE" w:rsidP="00A8040B">
            <w:pPr>
              <w:adjustRightInd w:val="0"/>
              <w:snapToGrid w:val="0"/>
              <w:spacing w:line="288" w:lineRule="auto"/>
              <w:jc w:val="center"/>
              <w:rPr>
                <w:rFonts w:cstheme="minorHAnsi"/>
                <w:szCs w:val="24"/>
              </w:rPr>
            </w:pPr>
          </w:p>
        </w:tc>
        <w:tc>
          <w:tcPr>
            <w:tcW w:w="784" w:type="pct"/>
            <w:vAlign w:val="center"/>
          </w:tcPr>
          <w:p w14:paraId="0CDD2442"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30.72 ± 31.27</w:t>
            </w:r>
          </w:p>
        </w:tc>
        <w:tc>
          <w:tcPr>
            <w:tcW w:w="517" w:type="pct"/>
            <w:vAlign w:val="center"/>
          </w:tcPr>
          <w:p w14:paraId="1AC4B50C" w14:textId="77777777" w:rsidR="005A21FE" w:rsidRPr="00133CF7" w:rsidRDefault="005A21FE" w:rsidP="00A8040B">
            <w:pPr>
              <w:adjustRightInd w:val="0"/>
              <w:snapToGrid w:val="0"/>
              <w:spacing w:line="288" w:lineRule="auto"/>
              <w:jc w:val="center"/>
              <w:rPr>
                <w:rFonts w:cstheme="minorHAnsi"/>
                <w:szCs w:val="24"/>
              </w:rPr>
            </w:pPr>
          </w:p>
        </w:tc>
      </w:tr>
      <w:tr w:rsidR="005A21FE" w:rsidRPr="00133CF7" w14:paraId="65DAE8F0" w14:textId="77777777" w:rsidTr="003528C1">
        <w:tc>
          <w:tcPr>
            <w:tcW w:w="253" w:type="pct"/>
          </w:tcPr>
          <w:p w14:paraId="5F94C0F5" w14:textId="77777777" w:rsidR="005A21FE" w:rsidRPr="00133CF7" w:rsidRDefault="005A21FE" w:rsidP="00A8040B">
            <w:pPr>
              <w:adjustRightInd w:val="0"/>
              <w:snapToGrid w:val="0"/>
              <w:spacing w:line="288" w:lineRule="auto"/>
              <w:ind w:leftChars="18" w:left="607" w:hangingChars="235" w:hanging="564"/>
              <w:rPr>
                <w:rFonts w:cstheme="minorHAnsi"/>
                <w:szCs w:val="24"/>
              </w:rPr>
            </w:pPr>
          </w:p>
        </w:tc>
        <w:tc>
          <w:tcPr>
            <w:tcW w:w="967" w:type="pct"/>
          </w:tcPr>
          <w:p w14:paraId="68BB4ED1" w14:textId="1E3EDE04" w:rsidR="005A21FE" w:rsidRPr="00133CF7" w:rsidRDefault="005A21FE" w:rsidP="00A8040B">
            <w:pPr>
              <w:adjustRightInd w:val="0"/>
              <w:snapToGrid w:val="0"/>
              <w:spacing w:line="288" w:lineRule="auto"/>
              <w:ind w:leftChars="18" w:left="43" w:firstLine="1"/>
              <w:rPr>
                <w:rFonts w:cstheme="minorHAnsi"/>
                <w:szCs w:val="24"/>
              </w:rPr>
            </w:pPr>
            <w:r w:rsidRPr="00133CF7">
              <w:rPr>
                <w:rFonts w:cstheme="minorHAnsi"/>
                <w:szCs w:val="24"/>
              </w:rPr>
              <w:t>Max score in 6 months, mean ± SD</w:t>
            </w:r>
          </w:p>
        </w:tc>
        <w:tc>
          <w:tcPr>
            <w:tcW w:w="734" w:type="pct"/>
            <w:vAlign w:val="center"/>
          </w:tcPr>
          <w:p w14:paraId="74CBA3A1"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28.91 ± 31.18</w:t>
            </w:r>
          </w:p>
        </w:tc>
        <w:tc>
          <w:tcPr>
            <w:tcW w:w="517" w:type="pct"/>
            <w:vAlign w:val="center"/>
          </w:tcPr>
          <w:p w14:paraId="4351536B" w14:textId="77777777" w:rsidR="005A21FE" w:rsidRPr="00133CF7" w:rsidRDefault="005A21FE" w:rsidP="00A8040B">
            <w:pPr>
              <w:adjustRightInd w:val="0"/>
              <w:snapToGrid w:val="0"/>
              <w:spacing w:line="288" w:lineRule="auto"/>
              <w:jc w:val="center"/>
              <w:rPr>
                <w:rFonts w:cstheme="minorHAnsi"/>
                <w:szCs w:val="24"/>
              </w:rPr>
            </w:pPr>
          </w:p>
        </w:tc>
        <w:tc>
          <w:tcPr>
            <w:tcW w:w="711" w:type="pct"/>
            <w:vAlign w:val="center"/>
          </w:tcPr>
          <w:p w14:paraId="21FA1A7F"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15.29 ± 23.48</w:t>
            </w:r>
          </w:p>
        </w:tc>
        <w:tc>
          <w:tcPr>
            <w:tcW w:w="517" w:type="pct"/>
            <w:vAlign w:val="center"/>
          </w:tcPr>
          <w:p w14:paraId="12D73FD3" w14:textId="77777777" w:rsidR="005A21FE" w:rsidRPr="00133CF7" w:rsidRDefault="005A21FE" w:rsidP="00A8040B">
            <w:pPr>
              <w:adjustRightInd w:val="0"/>
              <w:snapToGrid w:val="0"/>
              <w:spacing w:line="288" w:lineRule="auto"/>
              <w:jc w:val="center"/>
              <w:rPr>
                <w:rFonts w:cstheme="minorHAnsi"/>
                <w:szCs w:val="24"/>
              </w:rPr>
            </w:pPr>
          </w:p>
        </w:tc>
        <w:tc>
          <w:tcPr>
            <w:tcW w:w="784" w:type="pct"/>
            <w:vAlign w:val="center"/>
          </w:tcPr>
          <w:p w14:paraId="66B8324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34.37 ± 32.20</w:t>
            </w:r>
          </w:p>
        </w:tc>
        <w:tc>
          <w:tcPr>
            <w:tcW w:w="517" w:type="pct"/>
            <w:vAlign w:val="center"/>
          </w:tcPr>
          <w:p w14:paraId="436DC993" w14:textId="77777777" w:rsidR="005A21FE" w:rsidRPr="00133CF7" w:rsidRDefault="005A21FE" w:rsidP="00A8040B">
            <w:pPr>
              <w:adjustRightInd w:val="0"/>
              <w:snapToGrid w:val="0"/>
              <w:spacing w:line="288" w:lineRule="auto"/>
              <w:jc w:val="center"/>
              <w:rPr>
                <w:rFonts w:cstheme="minorHAnsi"/>
                <w:szCs w:val="24"/>
              </w:rPr>
            </w:pPr>
          </w:p>
        </w:tc>
      </w:tr>
      <w:tr w:rsidR="005A21FE" w:rsidRPr="00133CF7" w14:paraId="3B787189" w14:textId="77777777" w:rsidTr="003528C1">
        <w:tc>
          <w:tcPr>
            <w:tcW w:w="253" w:type="pct"/>
          </w:tcPr>
          <w:p w14:paraId="1A27258B" w14:textId="77777777" w:rsidR="005A21FE" w:rsidRPr="00133CF7" w:rsidRDefault="005A21FE" w:rsidP="00A8040B">
            <w:pPr>
              <w:adjustRightInd w:val="0"/>
              <w:snapToGrid w:val="0"/>
              <w:spacing w:line="288" w:lineRule="auto"/>
              <w:ind w:firstLineChars="17" w:firstLine="41"/>
              <w:rPr>
                <w:rFonts w:cstheme="minorHAnsi"/>
                <w:szCs w:val="24"/>
              </w:rPr>
            </w:pPr>
            <w:r w:rsidRPr="00133CF7">
              <w:rPr>
                <w:rFonts w:cstheme="minorHAnsi"/>
                <w:szCs w:val="24"/>
              </w:rPr>
              <w:t xml:space="preserve"> </w:t>
            </w:r>
          </w:p>
        </w:tc>
        <w:tc>
          <w:tcPr>
            <w:tcW w:w="967" w:type="pct"/>
          </w:tcPr>
          <w:p w14:paraId="6AD7FD9D" w14:textId="77777777" w:rsidR="005A21FE" w:rsidRPr="00133CF7" w:rsidRDefault="005A21FE" w:rsidP="00A8040B">
            <w:pPr>
              <w:adjustRightInd w:val="0"/>
              <w:snapToGrid w:val="0"/>
              <w:spacing w:line="288" w:lineRule="auto"/>
              <w:ind w:firstLineChars="17" w:firstLine="41"/>
              <w:rPr>
                <w:rFonts w:cstheme="minorHAnsi"/>
                <w:szCs w:val="24"/>
              </w:rPr>
            </w:pPr>
            <w:r w:rsidRPr="00133CF7">
              <w:rPr>
                <w:rFonts w:cstheme="minorHAnsi"/>
                <w:szCs w:val="24"/>
              </w:rPr>
              <w:t>Last score, mean ± SD</w:t>
            </w:r>
          </w:p>
        </w:tc>
        <w:tc>
          <w:tcPr>
            <w:tcW w:w="734" w:type="pct"/>
            <w:vAlign w:val="center"/>
          </w:tcPr>
          <w:p w14:paraId="7B29721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29.08 ± 30.66</w:t>
            </w:r>
          </w:p>
        </w:tc>
        <w:tc>
          <w:tcPr>
            <w:tcW w:w="517" w:type="pct"/>
            <w:vAlign w:val="center"/>
          </w:tcPr>
          <w:p w14:paraId="000B829A" w14:textId="77777777" w:rsidR="005A21FE" w:rsidRPr="00133CF7" w:rsidRDefault="005A21FE" w:rsidP="00A8040B">
            <w:pPr>
              <w:adjustRightInd w:val="0"/>
              <w:snapToGrid w:val="0"/>
              <w:spacing w:line="288" w:lineRule="auto"/>
              <w:jc w:val="center"/>
              <w:rPr>
                <w:rFonts w:cstheme="minorHAnsi"/>
                <w:szCs w:val="24"/>
              </w:rPr>
            </w:pPr>
          </w:p>
        </w:tc>
        <w:tc>
          <w:tcPr>
            <w:tcW w:w="711" w:type="pct"/>
            <w:vAlign w:val="center"/>
          </w:tcPr>
          <w:p w14:paraId="549E0D1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12.17 ± 21.03</w:t>
            </w:r>
          </w:p>
        </w:tc>
        <w:tc>
          <w:tcPr>
            <w:tcW w:w="517" w:type="pct"/>
            <w:vAlign w:val="center"/>
          </w:tcPr>
          <w:p w14:paraId="4E69C9BB" w14:textId="77777777" w:rsidR="005A21FE" w:rsidRPr="00133CF7" w:rsidRDefault="005A21FE" w:rsidP="00A8040B">
            <w:pPr>
              <w:adjustRightInd w:val="0"/>
              <w:snapToGrid w:val="0"/>
              <w:spacing w:line="288" w:lineRule="auto"/>
              <w:jc w:val="center"/>
              <w:rPr>
                <w:rFonts w:cstheme="minorHAnsi"/>
                <w:szCs w:val="24"/>
              </w:rPr>
            </w:pPr>
          </w:p>
        </w:tc>
        <w:tc>
          <w:tcPr>
            <w:tcW w:w="784" w:type="pct"/>
            <w:vAlign w:val="center"/>
          </w:tcPr>
          <w:p w14:paraId="4B6CFB40"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30.52 ± 32.35</w:t>
            </w:r>
          </w:p>
        </w:tc>
        <w:tc>
          <w:tcPr>
            <w:tcW w:w="517" w:type="pct"/>
            <w:vAlign w:val="center"/>
          </w:tcPr>
          <w:p w14:paraId="2EEFAACE" w14:textId="77777777" w:rsidR="005A21FE" w:rsidRPr="00133CF7" w:rsidRDefault="005A21FE" w:rsidP="00A8040B">
            <w:pPr>
              <w:adjustRightInd w:val="0"/>
              <w:snapToGrid w:val="0"/>
              <w:spacing w:line="288" w:lineRule="auto"/>
              <w:jc w:val="center"/>
              <w:rPr>
                <w:rFonts w:cstheme="minorHAnsi"/>
                <w:szCs w:val="24"/>
              </w:rPr>
            </w:pPr>
          </w:p>
        </w:tc>
      </w:tr>
      <w:tr w:rsidR="005D2AED" w:rsidRPr="00133CF7" w14:paraId="79315FE3" w14:textId="77777777" w:rsidTr="003528C1">
        <w:tc>
          <w:tcPr>
            <w:tcW w:w="1219" w:type="pct"/>
            <w:gridSpan w:val="2"/>
          </w:tcPr>
          <w:p w14:paraId="16A8604D" w14:textId="3770B2CC" w:rsidR="005A21FE" w:rsidRPr="00133CF7" w:rsidRDefault="005A21FE" w:rsidP="00A8040B">
            <w:pPr>
              <w:adjustRightInd w:val="0"/>
              <w:snapToGrid w:val="0"/>
              <w:spacing w:line="288" w:lineRule="auto"/>
              <w:rPr>
                <w:rFonts w:cstheme="minorHAnsi"/>
                <w:szCs w:val="24"/>
                <w:vertAlign w:val="superscript"/>
              </w:rPr>
            </w:pPr>
            <w:r w:rsidRPr="00133CF7">
              <w:rPr>
                <w:rFonts w:cstheme="minorHAnsi"/>
                <w:b/>
                <w:bCs/>
                <w:szCs w:val="24"/>
              </w:rPr>
              <w:t>GCS (EVM), mean ± SD</w:t>
            </w:r>
            <w:r w:rsidR="003528C1" w:rsidRPr="00133CF7">
              <w:rPr>
                <w:rFonts w:cstheme="minorHAnsi"/>
                <w:b/>
                <w:bCs/>
                <w:szCs w:val="24"/>
                <w:vertAlign w:val="superscript"/>
              </w:rPr>
              <w:t>b</w:t>
            </w:r>
          </w:p>
        </w:tc>
        <w:tc>
          <w:tcPr>
            <w:tcW w:w="734" w:type="pct"/>
            <w:vAlign w:val="center"/>
          </w:tcPr>
          <w:p w14:paraId="5483210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7.86 ± 5.36</w:t>
            </w:r>
          </w:p>
        </w:tc>
        <w:tc>
          <w:tcPr>
            <w:tcW w:w="517" w:type="pct"/>
            <w:vAlign w:val="center"/>
          </w:tcPr>
          <w:p w14:paraId="4597903E"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 xml:space="preserve">　</w:t>
            </w:r>
          </w:p>
        </w:tc>
        <w:tc>
          <w:tcPr>
            <w:tcW w:w="711" w:type="pct"/>
            <w:vAlign w:val="center"/>
          </w:tcPr>
          <w:p w14:paraId="62856DE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6.96 ± 4.97</w:t>
            </w:r>
          </w:p>
        </w:tc>
        <w:tc>
          <w:tcPr>
            <w:tcW w:w="517" w:type="pct"/>
            <w:vAlign w:val="center"/>
          </w:tcPr>
          <w:p w14:paraId="33D6B095"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 xml:space="preserve">　</w:t>
            </w:r>
          </w:p>
        </w:tc>
        <w:tc>
          <w:tcPr>
            <w:tcW w:w="784" w:type="pct"/>
            <w:vAlign w:val="center"/>
          </w:tcPr>
          <w:p w14:paraId="4E41004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8.22 ± 5.46</w:t>
            </w:r>
          </w:p>
        </w:tc>
        <w:tc>
          <w:tcPr>
            <w:tcW w:w="517" w:type="pct"/>
            <w:vAlign w:val="center"/>
          </w:tcPr>
          <w:p w14:paraId="2EB537F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 xml:space="preserve">　</w:t>
            </w:r>
          </w:p>
        </w:tc>
      </w:tr>
      <w:tr w:rsidR="005A21FE" w:rsidRPr="00133CF7" w14:paraId="06F0B99B" w14:textId="77777777" w:rsidTr="003528C1">
        <w:tc>
          <w:tcPr>
            <w:tcW w:w="1219" w:type="pct"/>
            <w:gridSpan w:val="2"/>
          </w:tcPr>
          <w:p w14:paraId="76388125"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Dentures</w:t>
            </w:r>
          </w:p>
        </w:tc>
        <w:tc>
          <w:tcPr>
            <w:tcW w:w="734" w:type="pct"/>
            <w:vAlign w:val="bottom"/>
          </w:tcPr>
          <w:p w14:paraId="70BF680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783</w:t>
            </w:r>
          </w:p>
        </w:tc>
        <w:tc>
          <w:tcPr>
            <w:tcW w:w="517" w:type="pct"/>
            <w:vAlign w:val="bottom"/>
          </w:tcPr>
          <w:p w14:paraId="7A0754B8"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12.60%</w:t>
            </w:r>
          </w:p>
        </w:tc>
        <w:tc>
          <w:tcPr>
            <w:tcW w:w="711" w:type="pct"/>
            <w:vAlign w:val="bottom"/>
          </w:tcPr>
          <w:p w14:paraId="064A1840"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151</w:t>
            </w:r>
          </w:p>
        </w:tc>
        <w:tc>
          <w:tcPr>
            <w:tcW w:w="517" w:type="pct"/>
            <w:vAlign w:val="bottom"/>
          </w:tcPr>
          <w:p w14:paraId="6390F709"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8.48%</w:t>
            </w:r>
          </w:p>
        </w:tc>
        <w:tc>
          <w:tcPr>
            <w:tcW w:w="784" w:type="pct"/>
            <w:vAlign w:val="bottom"/>
          </w:tcPr>
          <w:p w14:paraId="4B61FF6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632</w:t>
            </w:r>
          </w:p>
        </w:tc>
        <w:tc>
          <w:tcPr>
            <w:tcW w:w="517" w:type="pct"/>
            <w:vAlign w:val="bottom"/>
          </w:tcPr>
          <w:p w14:paraId="09907BF9"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14.25%</w:t>
            </w:r>
          </w:p>
        </w:tc>
      </w:tr>
      <w:tr w:rsidR="005D2AED" w:rsidRPr="00133CF7" w14:paraId="0768B01D" w14:textId="77777777" w:rsidTr="003528C1">
        <w:tc>
          <w:tcPr>
            <w:tcW w:w="1219" w:type="pct"/>
            <w:gridSpan w:val="2"/>
          </w:tcPr>
          <w:p w14:paraId="5C0D20FC" w14:textId="2E267025"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t xml:space="preserve">Tube </w:t>
            </w:r>
            <w:del w:id="636" w:author="Author">
              <w:r w:rsidRPr="00133CF7" w:rsidDel="005C7A99">
                <w:rPr>
                  <w:rFonts w:cstheme="minorHAnsi"/>
                  <w:b/>
                  <w:bCs/>
                  <w:szCs w:val="24"/>
                </w:rPr>
                <w:delText>Feeding</w:delText>
              </w:r>
            </w:del>
            <w:ins w:id="637" w:author="Author">
              <w:r w:rsidR="005C7A99" w:rsidRPr="00133CF7">
                <w:rPr>
                  <w:rFonts w:cstheme="minorHAnsi"/>
                  <w:b/>
                  <w:bCs/>
                  <w:szCs w:val="24"/>
                </w:rPr>
                <w:t>feeding</w:t>
              </w:r>
            </w:ins>
          </w:p>
        </w:tc>
        <w:tc>
          <w:tcPr>
            <w:tcW w:w="734" w:type="pct"/>
            <w:vAlign w:val="bottom"/>
          </w:tcPr>
          <w:p w14:paraId="7EB74DC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888</w:t>
            </w:r>
          </w:p>
        </w:tc>
        <w:tc>
          <w:tcPr>
            <w:tcW w:w="517" w:type="pct"/>
            <w:vAlign w:val="bottom"/>
          </w:tcPr>
          <w:p w14:paraId="59305450"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14.29%</w:t>
            </w:r>
          </w:p>
        </w:tc>
        <w:tc>
          <w:tcPr>
            <w:tcW w:w="711" w:type="pct"/>
            <w:vAlign w:val="bottom"/>
          </w:tcPr>
          <w:p w14:paraId="2E1F6CB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378</w:t>
            </w:r>
          </w:p>
        </w:tc>
        <w:tc>
          <w:tcPr>
            <w:tcW w:w="517" w:type="pct"/>
            <w:vAlign w:val="bottom"/>
          </w:tcPr>
          <w:p w14:paraId="069B42D0"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21.22%</w:t>
            </w:r>
          </w:p>
        </w:tc>
        <w:tc>
          <w:tcPr>
            <w:tcW w:w="784" w:type="pct"/>
            <w:vAlign w:val="bottom"/>
          </w:tcPr>
          <w:p w14:paraId="0D5EE93A"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510</w:t>
            </w:r>
          </w:p>
        </w:tc>
        <w:tc>
          <w:tcPr>
            <w:tcW w:w="517" w:type="pct"/>
            <w:vAlign w:val="bottom"/>
          </w:tcPr>
          <w:p w14:paraId="0D260A60"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11.50%</w:t>
            </w:r>
          </w:p>
        </w:tc>
      </w:tr>
      <w:tr w:rsidR="005A21FE" w:rsidRPr="00133CF7" w14:paraId="77D1E743" w14:textId="77777777" w:rsidTr="003528C1">
        <w:tc>
          <w:tcPr>
            <w:tcW w:w="1219" w:type="pct"/>
            <w:gridSpan w:val="2"/>
          </w:tcPr>
          <w:p w14:paraId="5638F498" w14:textId="12630245" w:rsidR="005A21FE" w:rsidRPr="00133CF7" w:rsidRDefault="005A21FE" w:rsidP="00A8040B">
            <w:pPr>
              <w:adjustRightInd w:val="0"/>
              <w:snapToGrid w:val="0"/>
              <w:spacing w:line="288" w:lineRule="auto"/>
              <w:rPr>
                <w:rFonts w:cstheme="minorHAnsi"/>
                <w:szCs w:val="24"/>
              </w:rPr>
            </w:pPr>
            <w:del w:id="638" w:author="Author">
              <w:r w:rsidRPr="00133CF7" w:rsidDel="005C7A99">
                <w:rPr>
                  <w:rFonts w:cstheme="minorHAnsi"/>
                  <w:b/>
                  <w:bCs/>
                  <w:szCs w:val="24"/>
                </w:rPr>
                <w:delText xml:space="preserve">Respiratory </w:delText>
              </w:r>
            </w:del>
            <w:ins w:id="639" w:author="Author">
              <w:r w:rsidR="00720D8C" w:rsidRPr="00133CF7">
                <w:rPr>
                  <w:rFonts w:cstheme="minorHAnsi"/>
                  <w:b/>
                  <w:bCs/>
                  <w:szCs w:val="24"/>
                </w:rPr>
                <w:t>R</w:t>
              </w:r>
              <w:r w:rsidR="005C7A99" w:rsidRPr="00133CF7">
                <w:rPr>
                  <w:rFonts w:cstheme="minorHAnsi"/>
                  <w:b/>
                  <w:bCs/>
                  <w:szCs w:val="24"/>
                </w:rPr>
                <w:t xml:space="preserve">espiratory </w:t>
              </w:r>
            </w:ins>
            <w:del w:id="640" w:author="Author">
              <w:r w:rsidRPr="00133CF7" w:rsidDel="005C7A99">
                <w:rPr>
                  <w:rFonts w:cstheme="minorHAnsi"/>
                  <w:b/>
                  <w:bCs/>
                  <w:szCs w:val="24"/>
                </w:rPr>
                <w:delText>Support</w:delText>
              </w:r>
            </w:del>
            <w:ins w:id="641" w:author="Author">
              <w:r w:rsidR="005C7A99" w:rsidRPr="00133CF7">
                <w:rPr>
                  <w:rFonts w:cstheme="minorHAnsi"/>
                  <w:b/>
                  <w:bCs/>
                  <w:szCs w:val="24"/>
                </w:rPr>
                <w:t>support</w:t>
              </w:r>
            </w:ins>
          </w:p>
        </w:tc>
        <w:tc>
          <w:tcPr>
            <w:tcW w:w="734" w:type="pct"/>
            <w:vAlign w:val="bottom"/>
          </w:tcPr>
          <w:p w14:paraId="620C3D90"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427</w:t>
            </w:r>
          </w:p>
        </w:tc>
        <w:tc>
          <w:tcPr>
            <w:tcW w:w="517" w:type="pct"/>
            <w:vAlign w:val="bottom"/>
          </w:tcPr>
          <w:p w14:paraId="0AA2AF0F"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6.87%</w:t>
            </w:r>
          </w:p>
        </w:tc>
        <w:tc>
          <w:tcPr>
            <w:tcW w:w="711" w:type="pct"/>
            <w:vAlign w:val="bottom"/>
          </w:tcPr>
          <w:p w14:paraId="1E227B96"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249</w:t>
            </w:r>
          </w:p>
        </w:tc>
        <w:tc>
          <w:tcPr>
            <w:tcW w:w="517" w:type="pct"/>
            <w:vAlign w:val="bottom"/>
          </w:tcPr>
          <w:p w14:paraId="2BEBF89E"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13.98%</w:t>
            </w:r>
          </w:p>
        </w:tc>
        <w:tc>
          <w:tcPr>
            <w:tcW w:w="784" w:type="pct"/>
            <w:vAlign w:val="bottom"/>
          </w:tcPr>
          <w:p w14:paraId="16AD980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178</w:t>
            </w:r>
          </w:p>
        </w:tc>
        <w:tc>
          <w:tcPr>
            <w:tcW w:w="517" w:type="pct"/>
            <w:vAlign w:val="bottom"/>
          </w:tcPr>
          <w:p w14:paraId="1CAEC540"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4.01%</w:t>
            </w:r>
          </w:p>
        </w:tc>
      </w:tr>
      <w:tr w:rsidR="005D2AED" w:rsidRPr="00133CF7" w14:paraId="6F437177" w14:textId="77777777" w:rsidTr="003528C1">
        <w:tc>
          <w:tcPr>
            <w:tcW w:w="1219" w:type="pct"/>
            <w:gridSpan w:val="2"/>
          </w:tcPr>
          <w:p w14:paraId="4AA1EC53" w14:textId="5BE2A9EE"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lastRenderedPageBreak/>
              <w:t xml:space="preserve">History of </w:t>
            </w:r>
            <w:del w:id="642" w:author="Author">
              <w:r w:rsidRPr="00133CF7" w:rsidDel="005C7A99">
                <w:rPr>
                  <w:rFonts w:cstheme="minorHAnsi"/>
                  <w:b/>
                  <w:bCs/>
                  <w:szCs w:val="24"/>
                </w:rPr>
                <w:delText>Falls</w:delText>
              </w:r>
            </w:del>
            <w:ins w:id="643" w:author="Author">
              <w:r w:rsidR="005C7A99" w:rsidRPr="00133CF7">
                <w:rPr>
                  <w:rFonts w:cstheme="minorHAnsi"/>
                  <w:b/>
                  <w:bCs/>
                  <w:szCs w:val="24"/>
                </w:rPr>
                <w:t>falls</w:t>
              </w:r>
            </w:ins>
          </w:p>
        </w:tc>
        <w:tc>
          <w:tcPr>
            <w:tcW w:w="734" w:type="pct"/>
            <w:vAlign w:val="bottom"/>
          </w:tcPr>
          <w:p w14:paraId="40F41713"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618</w:t>
            </w:r>
          </w:p>
        </w:tc>
        <w:tc>
          <w:tcPr>
            <w:tcW w:w="517" w:type="pct"/>
            <w:vAlign w:val="bottom"/>
          </w:tcPr>
          <w:p w14:paraId="6F261575"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9.94%</w:t>
            </w:r>
          </w:p>
        </w:tc>
        <w:tc>
          <w:tcPr>
            <w:tcW w:w="711" w:type="pct"/>
            <w:vAlign w:val="bottom"/>
          </w:tcPr>
          <w:p w14:paraId="23121660"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191</w:t>
            </w:r>
          </w:p>
        </w:tc>
        <w:tc>
          <w:tcPr>
            <w:tcW w:w="517" w:type="pct"/>
            <w:vAlign w:val="bottom"/>
          </w:tcPr>
          <w:p w14:paraId="07F137DF"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10.72%</w:t>
            </w:r>
          </w:p>
        </w:tc>
        <w:tc>
          <w:tcPr>
            <w:tcW w:w="784" w:type="pct"/>
            <w:vAlign w:val="bottom"/>
          </w:tcPr>
          <w:p w14:paraId="4BF91511"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427</w:t>
            </w:r>
          </w:p>
        </w:tc>
        <w:tc>
          <w:tcPr>
            <w:tcW w:w="517" w:type="pct"/>
            <w:vAlign w:val="bottom"/>
          </w:tcPr>
          <w:p w14:paraId="2DAA09B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9.63%</w:t>
            </w:r>
          </w:p>
        </w:tc>
      </w:tr>
      <w:tr w:rsidR="005A21FE" w:rsidRPr="00133CF7" w14:paraId="26E89F55" w14:textId="77777777" w:rsidTr="003528C1">
        <w:tc>
          <w:tcPr>
            <w:tcW w:w="1219" w:type="pct"/>
            <w:gridSpan w:val="2"/>
          </w:tcPr>
          <w:p w14:paraId="0964E715"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t>BW, mean ± SD</w:t>
            </w:r>
          </w:p>
        </w:tc>
        <w:tc>
          <w:tcPr>
            <w:tcW w:w="734" w:type="pct"/>
            <w:vAlign w:val="center"/>
          </w:tcPr>
          <w:p w14:paraId="7F01C60D"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52.70 ± 11.82</w:t>
            </w:r>
          </w:p>
        </w:tc>
        <w:tc>
          <w:tcPr>
            <w:tcW w:w="517" w:type="pct"/>
            <w:vAlign w:val="center"/>
          </w:tcPr>
          <w:p w14:paraId="0217CE1F" w14:textId="77777777" w:rsidR="005A21FE" w:rsidRPr="00133CF7" w:rsidRDefault="005A21FE" w:rsidP="00A8040B">
            <w:pPr>
              <w:adjustRightInd w:val="0"/>
              <w:snapToGrid w:val="0"/>
              <w:spacing w:line="288" w:lineRule="auto"/>
              <w:jc w:val="center"/>
              <w:rPr>
                <w:rFonts w:cstheme="minorHAnsi"/>
                <w:szCs w:val="24"/>
              </w:rPr>
            </w:pPr>
          </w:p>
        </w:tc>
        <w:tc>
          <w:tcPr>
            <w:tcW w:w="711" w:type="pct"/>
            <w:vAlign w:val="center"/>
          </w:tcPr>
          <w:p w14:paraId="664B363A"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50.52 ± 11.95</w:t>
            </w:r>
          </w:p>
        </w:tc>
        <w:tc>
          <w:tcPr>
            <w:tcW w:w="517" w:type="pct"/>
            <w:vAlign w:val="center"/>
          </w:tcPr>
          <w:p w14:paraId="6E6C4D66" w14:textId="77777777" w:rsidR="005A21FE" w:rsidRPr="00133CF7" w:rsidRDefault="005A21FE" w:rsidP="00A8040B">
            <w:pPr>
              <w:adjustRightInd w:val="0"/>
              <w:snapToGrid w:val="0"/>
              <w:spacing w:line="288" w:lineRule="auto"/>
              <w:jc w:val="center"/>
              <w:rPr>
                <w:rFonts w:cstheme="minorHAnsi"/>
                <w:szCs w:val="24"/>
              </w:rPr>
            </w:pPr>
          </w:p>
        </w:tc>
        <w:tc>
          <w:tcPr>
            <w:tcW w:w="784" w:type="pct"/>
            <w:vAlign w:val="center"/>
          </w:tcPr>
          <w:p w14:paraId="4BE23C56"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53.45 ± 11.68</w:t>
            </w:r>
          </w:p>
        </w:tc>
        <w:tc>
          <w:tcPr>
            <w:tcW w:w="517" w:type="pct"/>
            <w:vAlign w:val="center"/>
          </w:tcPr>
          <w:p w14:paraId="413199DE" w14:textId="77777777" w:rsidR="005A21FE" w:rsidRPr="00133CF7" w:rsidRDefault="005A21FE" w:rsidP="00A8040B">
            <w:pPr>
              <w:adjustRightInd w:val="0"/>
              <w:snapToGrid w:val="0"/>
              <w:spacing w:line="288" w:lineRule="auto"/>
              <w:jc w:val="center"/>
              <w:rPr>
                <w:rFonts w:cstheme="minorHAnsi"/>
                <w:szCs w:val="24"/>
              </w:rPr>
            </w:pPr>
          </w:p>
        </w:tc>
      </w:tr>
      <w:tr w:rsidR="005D2AED" w:rsidRPr="00133CF7" w14:paraId="1BF5F02F" w14:textId="77777777" w:rsidTr="003528C1">
        <w:tc>
          <w:tcPr>
            <w:tcW w:w="1219" w:type="pct"/>
            <w:gridSpan w:val="2"/>
          </w:tcPr>
          <w:p w14:paraId="453556DF" w14:textId="77777777" w:rsidR="005A21FE" w:rsidRPr="00133CF7" w:rsidRDefault="005A21FE" w:rsidP="00A8040B">
            <w:pPr>
              <w:adjustRightInd w:val="0"/>
              <w:snapToGrid w:val="0"/>
              <w:spacing w:line="288" w:lineRule="auto"/>
              <w:rPr>
                <w:rFonts w:cstheme="minorHAnsi"/>
                <w:szCs w:val="24"/>
              </w:rPr>
            </w:pPr>
            <w:r w:rsidRPr="00133CF7">
              <w:rPr>
                <w:rFonts w:cstheme="minorHAnsi"/>
                <w:b/>
                <w:bCs/>
                <w:szCs w:val="24"/>
              </w:rPr>
              <w:t>Number of admissions in 6 months, mean ± SD</w:t>
            </w:r>
          </w:p>
        </w:tc>
        <w:tc>
          <w:tcPr>
            <w:tcW w:w="734" w:type="pct"/>
            <w:vAlign w:val="center"/>
          </w:tcPr>
          <w:p w14:paraId="2A527E6E"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0.71 ± 1.09</w:t>
            </w:r>
          </w:p>
        </w:tc>
        <w:tc>
          <w:tcPr>
            <w:tcW w:w="517" w:type="pct"/>
            <w:vAlign w:val="center"/>
          </w:tcPr>
          <w:p w14:paraId="39C91E80"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 xml:space="preserve">　</w:t>
            </w:r>
          </w:p>
        </w:tc>
        <w:tc>
          <w:tcPr>
            <w:tcW w:w="711" w:type="pct"/>
            <w:vAlign w:val="center"/>
          </w:tcPr>
          <w:p w14:paraId="73A3D47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1.04 ± 1.08</w:t>
            </w:r>
          </w:p>
        </w:tc>
        <w:tc>
          <w:tcPr>
            <w:tcW w:w="517" w:type="pct"/>
            <w:vAlign w:val="center"/>
          </w:tcPr>
          <w:p w14:paraId="6F1B9DE4"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 xml:space="preserve">　</w:t>
            </w:r>
          </w:p>
        </w:tc>
        <w:tc>
          <w:tcPr>
            <w:tcW w:w="784" w:type="pct"/>
            <w:vAlign w:val="center"/>
          </w:tcPr>
          <w:p w14:paraId="118535F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0.58 ± 1.06</w:t>
            </w:r>
          </w:p>
        </w:tc>
        <w:tc>
          <w:tcPr>
            <w:tcW w:w="517" w:type="pct"/>
            <w:vAlign w:val="center"/>
          </w:tcPr>
          <w:p w14:paraId="3E74A54A"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 xml:space="preserve">　</w:t>
            </w:r>
          </w:p>
        </w:tc>
      </w:tr>
      <w:tr w:rsidR="005A21FE" w:rsidRPr="00133CF7" w14:paraId="3F1CE81F" w14:textId="77777777" w:rsidTr="003528C1">
        <w:tc>
          <w:tcPr>
            <w:tcW w:w="1219" w:type="pct"/>
            <w:gridSpan w:val="2"/>
          </w:tcPr>
          <w:p w14:paraId="450C0EEB" w14:textId="1F01D3E1" w:rsidR="005A21FE" w:rsidRPr="00133CF7" w:rsidRDefault="005A21FE" w:rsidP="00A8040B">
            <w:pPr>
              <w:adjustRightInd w:val="0"/>
              <w:snapToGrid w:val="0"/>
              <w:spacing w:line="288" w:lineRule="auto"/>
              <w:rPr>
                <w:rFonts w:cstheme="minorHAnsi"/>
                <w:b/>
                <w:bCs/>
                <w:szCs w:val="24"/>
              </w:rPr>
            </w:pPr>
            <w:r w:rsidRPr="00133CF7">
              <w:rPr>
                <w:rFonts w:cstheme="minorHAnsi"/>
                <w:b/>
                <w:bCs/>
                <w:szCs w:val="24"/>
              </w:rPr>
              <w:t xml:space="preserve">Institutional </w:t>
            </w:r>
            <w:del w:id="644" w:author="Author">
              <w:r w:rsidRPr="00133CF7" w:rsidDel="00720D8C">
                <w:rPr>
                  <w:rFonts w:cstheme="minorHAnsi"/>
                  <w:b/>
                  <w:bCs/>
                  <w:szCs w:val="24"/>
                </w:rPr>
                <w:delText>Regions</w:delText>
              </w:r>
            </w:del>
            <w:ins w:id="645" w:author="Author">
              <w:r w:rsidR="00720D8C" w:rsidRPr="00133CF7">
                <w:rPr>
                  <w:rFonts w:cstheme="minorHAnsi"/>
                  <w:b/>
                  <w:bCs/>
                  <w:szCs w:val="24"/>
                </w:rPr>
                <w:t>regions</w:t>
              </w:r>
            </w:ins>
          </w:p>
        </w:tc>
        <w:tc>
          <w:tcPr>
            <w:tcW w:w="734" w:type="pct"/>
            <w:vAlign w:val="center"/>
          </w:tcPr>
          <w:p w14:paraId="7AA53106" w14:textId="77777777" w:rsidR="005A21FE" w:rsidRPr="00133CF7" w:rsidRDefault="005A21FE" w:rsidP="00A8040B">
            <w:pPr>
              <w:adjustRightInd w:val="0"/>
              <w:snapToGrid w:val="0"/>
              <w:spacing w:line="288" w:lineRule="auto"/>
              <w:jc w:val="center"/>
              <w:rPr>
                <w:rFonts w:cstheme="minorHAnsi"/>
                <w:szCs w:val="24"/>
              </w:rPr>
            </w:pPr>
          </w:p>
        </w:tc>
        <w:tc>
          <w:tcPr>
            <w:tcW w:w="517" w:type="pct"/>
            <w:vAlign w:val="center"/>
          </w:tcPr>
          <w:p w14:paraId="2E56A359" w14:textId="77777777" w:rsidR="005A21FE" w:rsidRPr="00133CF7" w:rsidRDefault="005A21FE" w:rsidP="00A8040B">
            <w:pPr>
              <w:adjustRightInd w:val="0"/>
              <w:snapToGrid w:val="0"/>
              <w:spacing w:line="288" w:lineRule="auto"/>
              <w:jc w:val="center"/>
              <w:rPr>
                <w:rFonts w:cstheme="minorHAnsi"/>
                <w:szCs w:val="24"/>
              </w:rPr>
            </w:pPr>
          </w:p>
        </w:tc>
        <w:tc>
          <w:tcPr>
            <w:tcW w:w="711" w:type="pct"/>
            <w:vAlign w:val="center"/>
          </w:tcPr>
          <w:p w14:paraId="4CC56406" w14:textId="77777777" w:rsidR="005A21FE" w:rsidRPr="00133CF7" w:rsidRDefault="005A21FE" w:rsidP="00A8040B">
            <w:pPr>
              <w:adjustRightInd w:val="0"/>
              <w:snapToGrid w:val="0"/>
              <w:spacing w:line="288" w:lineRule="auto"/>
              <w:jc w:val="center"/>
              <w:rPr>
                <w:rFonts w:cstheme="minorHAnsi"/>
                <w:szCs w:val="24"/>
              </w:rPr>
            </w:pPr>
          </w:p>
        </w:tc>
        <w:tc>
          <w:tcPr>
            <w:tcW w:w="517" w:type="pct"/>
            <w:vAlign w:val="center"/>
          </w:tcPr>
          <w:p w14:paraId="4B9B1A16" w14:textId="77777777" w:rsidR="005A21FE" w:rsidRPr="00133CF7" w:rsidRDefault="005A21FE" w:rsidP="00A8040B">
            <w:pPr>
              <w:adjustRightInd w:val="0"/>
              <w:snapToGrid w:val="0"/>
              <w:spacing w:line="288" w:lineRule="auto"/>
              <w:jc w:val="center"/>
              <w:rPr>
                <w:rFonts w:cstheme="minorHAnsi"/>
                <w:szCs w:val="24"/>
              </w:rPr>
            </w:pPr>
          </w:p>
        </w:tc>
        <w:tc>
          <w:tcPr>
            <w:tcW w:w="784" w:type="pct"/>
            <w:vAlign w:val="center"/>
          </w:tcPr>
          <w:p w14:paraId="1844AB04" w14:textId="77777777" w:rsidR="005A21FE" w:rsidRPr="00133CF7" w:rsidRDefault="005A21FE" w:rsidP="00A8040B">
            <w:pPr>
              <w:adjustRightInd w:val="0"/>
              <w:snapToGrid w:val="0"/>
              <w:spacing w:line="288" w:lineRule="auto"/>
              <w:jc w:val="center"/>
              <w:rPr>
                <w:rFonts w:cstheme="minorHAnsi"/>
                <w:szCs w:val="24"/>
              </w:rPr>
            </w:pPr>
          </w:p>
        </w:tc>
        <w:tc>
          <w:tcPr>
            <w:tcW w:w="517" w:type="pct"/>
            <w:vAlign w:val="center"/>
          </w:tcPr>
          <w:p w14:paraId="1D6176F2" w14:textId="77777777" w:rsidR="005A21FE" w:rsidRPr="00133CF7" w:rsidRDefault="005A21FE" w:rsidP="00A8040B">
            <w:pPr>
              <w:adjustRightInd w:val="0"/>
              <w:snapToGrid w:val="0"/>
              <w:spacing w:line="288" w:lineRule="auto"/>
              <w:jc w:val="center"/>
              <w:rPr>
                <w:rFonts w:cstheme="minorHAnsi"/>
                <w:szCs w:val="24"/>
              </w:rPr>
            </w:pPr>
          </w:p>
        </w:tc>
      </w:tr>
      <w:tr w:rsidR="005A21FE" w:rsidRPr="00133CF7" w14:paraId="1CD7AC5D" w14:textId="77777777" w:rsidTr="003528C1">
        <w:tc>
          <w:tcPr>
            <w:tcW w:w="253" w:type="pct"/>
          </w:tcPr>
          <w:p w14:paraId="5301CEAB" w14:textId="77777777" w:rsidR="005A21FE" w:rsidRPr="00133CF7" w:rsidRDefault="005A21FE" w:rsidP="00A8040B">
            <w:pPr>
              <w:adjustRightInd w:val="0"/>
              <w:snapToGrid w:val="0"/>
              <w:spacing w:line="288" w:lineRule="auto"/>
              <w:rPr>
                <w:rFonts w:cstheme="minorHAnsi"/>
                <w:b/>
                <w:bCs/>
                <w:szCs w:val="24"/>
              </w:rPr>
            </w:pPr>
          </w:p>
        </w:tc>
        <w:tc>
          <w:tcPr>
            <w:tcW w:w="967" w:type="pct"/>
          </w:tcPr>
          <w:p w14:paraId="0762550F" w14:textId="06F83982"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North</w:t>
            </w:r>
          </w:p>
        </w:tc>
        <w:tc>
          <w:tcPr>
            <w:tcW w:w="734" w:type="pct"/>
            <w:vAlign w:val="bottom"/>
          </w:tcPr>
          <w:p w14:paraId="6265D93E"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462</w:t>
            </w:r>
          </w:p>
        </w:tc>
        <w:tc>
          <w:tcPr>
            <w:tcW w:w="517" w:type="pct"/>
            <w:vAlign w:val="bottom"/>
          </w:tcPr>
          <w:p w14:paraId="784C1396"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7.43%</w:t>
            </w:r>
          </w:p>
        </w:tc>
        <w:tc>
          <w:tcPr>
            <w:tcW w:w="711" w:type="pct"/>
            <w:vAlign w:val="bottom"/>
          </w:tcPr>
          <w:p w14:paraId="19984932"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138</w:t>
            </w:r>
          </w:p>
        </w:tc>
        <w:tc>
          <w:tcPr>
            <w:tcW w:w="517" w:type="pct"/>
            <w:vAlign w:val="bottom"/>
          </w:tcPr>
          <w:p w14:paraId="023CC5A1"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7.75%</w:t>
            </w:r>
          </w:p>
        </w:tc>
        <w:tc>
          <w:tcPr>
            <w:tcW w:w="784" w:type="pct"/>
            <w:vAlign w:val="bottom"/>
          </w:tcPr>
          <w:p w14:paraId="70766962"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324</w:t>
            </w:r>
          </w:p>
        </w:tc>
        <w:tc>
          <w:tcPr>
            <w:tcW w:w="517" w:type="pct"/>
            <w:vAlign w:val="bottom"/>
          </w:tcPr>
          <w:p w14:paraId="09B5C1C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7.31%</w:t>
            </w:r>
          </w:p>
        </w:tc>
      </w:tr>
      <w:tr w:rsidR="005A21FE" w:rsidRPr="00133CF7" w14:paraId="2FC3A420" w14:textId="77777777" w:rsidTr="003528C1">
        <w:tc>
          <w:tcPr>
            <w:tcW w:w="253" w:type="pct"/>
          </w:tcPr>
          <w:p w14:paraId="18FC20B0"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 xml:space="preserve"> </w:t>
            </w:r>
          </w:p>
        </w:tc>
        <w:tc>
          <w:tcPr>
            <w:tcW w:w="967" w:type="pct"/>
          </w:tcPr>
          <w:p w14:paraId="1B7EBC8F" w14:textId="55BF4DE7"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Central</w:t>
            </w:r>
          </w:p>
        </w:tc>
        <w:tc>
          <w:tcPr>
            <w:tcW w:w="734" w:type="pct"/>
            <w:vAlign w:val="bottom"/>
          </w:tcPr>
          <w:p w14:paraId="68146B66"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1328</w:t>
            </w:r>
          </w:p>
        </w:tc>
        <w:tc>
          <w:tcPr>
            <w:tcW w:w="517" w:type="pct"/>
            <w:vAlign w:val="bottom"/>
          </w:tcPr>
          <w:p w14:paraId="726923C2"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21.36%</w:t>
            </w:r>
          </w:p>
        </w:tc>
        <w:tc>
          <w:tcPr>
            <w:tcW w:w="711" w:type="pct"/>
            <w:vAlign w:val="bottom"/>
          </w:tcPr>
          <w:p w14:paraId="468DC568"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407</w:t>
            </w:r>
          </w:p>
        </w:tc>
        <w:tc>
          <w:tcPr>
            <w:tcW w:w="517" w:type="pct"/>
            <w:vAlign w:val="bottom"/>
          </w:tcPr>
          <w:p w14:paraId="47DB116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22.85%</w:t>
            </w:r>
          </w:p>
        </w:tc>
        <w:tc>
          <w:tcPr>
            <w:tcW w:w="784" w:type="pct"/>
            <w:vAlign w:val="bottom"/>
          </w:tcPr>
          <w:p w14:paraId="3A37887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921</w:t>
            </w:r>
          </w:p>
        </w:tc>
        <w:tc>
          <w:tcPr>
            <w:tcW w:w="517" w:type="pct"/>
            <w:vAlign w:val="bottom"/>
          </w:tcPr>
          <w:p w14:paraId="7F7B1438"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20.77%</w:t>
            </w:r>
          </w:p>
        </w:tc>
      </w:tr>
      <w:tr w:rsidR="005A21FE" w:rsidRPr="00133CF7" w14:paraId="3240214C" w14:textId="77777777" w:rsidTr="003528C1">
        <w:tc>
          <w:tcPr>
            <w:tcW w:w="253" w:type="pct"/>
          </w:tcPr>
          <w:p w14:paraId="7F7C3C28" w14:textId="77777777" w:rsidR="005A21FE" w:rsidRPr="00133CF7" w:rsidRDefault="005A21FE" w:rsidP="00A8040B">
            <w:pPr>
              <w:adjustRightInd w:val="0"/>
              <w:snapToGrid w:val="0"/>
              <w:spacing w:line="288" w:lineRule="auto"/>
              <w:rPr>
                <w:rFonts w:cstheme="minorHAnsi"/>
                <w:b/>
                <w:bCs/>
                <w:szCs w:val="24"/>
              </w:rPr>
            </w:pPr>
          </w:p>
        </w:tc>
        <w:tc>
          <w:tcPr>
            <w:tcW w:w="967" w:type="pct"/>
          </w:tcPr>
          <w:p w14:paraId="5C1CD73F" w14:textId="3C0E539A"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South</w:t>
            </w:r>
          </w:p>
        </w:tc>
        <w:tc>
          <w:tcPr>
            <w:tcW w:w="734" w:type="pct"/>
            <w:vAlign w:val="bottom"/>
          </w:tcPr>
          <w:p w14:paraId="597A6A85"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4333</w:t>
            </w:r>
          </w:p>
        </w:tc>
        <w:tc>
          <w:tcPr>
            <w:tcW w:w="517" w:type="pct"/>
            <w:vAlign w:val="bottom"/>
          </w:tcPr>
          <w:p w14:paraId="485559F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69.71%</w:t>
            </w:r>
          </w:p>
        </w:tc>
        <w:tc>
          <w:tcPr>
            <w:tcW w:w="711" w:type="pct"/>
            <w:vAlign w:val="bottom"/>
          </w:tcPr>
          <w:p w14:paraId="0D6936E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1217</w:t>
            </w:r>
          </w:p>
        </w:tc>
        <w:tc>
          <w:tcPr>
            <w:tcW w:w="517" w:type="pct"/>
            <w:vAlign w:val="bottom"/>
          </w:tcPr>
          <w:p w14:paraId="186C9536"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68.33%</w:t>
            </w:r>
          </w:p>
        </w:tc>
        <w:tc>
          <w:tcPr>
            <w:tcW w:w="784" w:type="pct"/>
            <w:vAlign w:val="bottom"/>
          </w:tcPr>
          <w:p w14:paraId="18A5092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3116</w:t>
            </w:r>
          </w:p>
        </w:tc>
        <w:tc>
          <w:tcPr>
            <w:tcW w:w="517" w:type="pct"/>
            <w:vAlign w:val="bottom"/>
          </w:tcPr>
          <w:p w14:paraId="0E5D743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color w:val="000000"/>
                <w:kern w:val="0"/>
                <w:szCs w:val="24"/>
                <w14:ligatures w14:val="none"/>
              </w:rPr>
              <w:t>70.26%</w:t>
            </w:r>
          </w:p>
        </w:tc>
      </w:tr>
      <w:tr w:rsidR="005A21FE" w:rsidRPr="00133CF7" w14:paraId="75A8699F" w14:textId="77777777" w:rsidTr="003528C1">
        <w:tc>
          <w:tcPr>
            <w:tcW w:w="253" w:type="pct"/>
            <w:tcBorders>
              <w:bottom w:val="single" w:sz="4" w:space="0" w:color="auto"/>
            </w:tcBorders>
          </w:tcPr>
          <w:p w14:paraId="614A26BE" w14:textId="77777777"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 xml:space="preserve"> </w:t>
            </w:r>
          </w:p>
        </w:tc>
        <w:tc>
          <w:tcPr>
            <w:tcW w:w="967" w:type="pct"/>
            <w:tcBorders>
              <w:bottom w:val="single" w:sz="4" w:space="0" w:color="auto"/>
            </w:tcBorders>
          </w:tcPr>
          <w:p w14:paraId="74BD2176" w14:textId="2A453BDE" w:rsidR="005A21FE" w:rsidRPr="00133CF7" w:rsidRDefault="005A21FE" w:rsidP="00A8040B">
            <w:pPr>
              <w:adjustRightInd w:val="0"/>
              <w:snapToGrid w:val="0"/>
              <w:spacing w:line="288" w:lineRule="auto"/>
              <w:rPr>
                <w:rFonts w:cstheme="minorHAnsi"/>
                <w:b/>
                <w:bCs/>
                <w:szCs w:val="24"/>
              </w:rPr>
            </w:pPr>
            <w:r w:rsidRPr="00133CF7">
              <w:rPr>
                <w:rFonts w:cstheme="minorHAnsi"/>
                <w:szCs w:val="24"/>
              </w:rPr>
              <w:t>East</w:t>
            </w:r>
          </w:p>
        </w:tc>
        <w:tc>
          <w:tcPr>
            <w:tcW w:w="734" w:type="pct"/>
            <w:tcBorders>
              <w:bottom w:val="single" w:sz="4" w:space="0" w:color="auto"/>
            </w:tcBorders>
            <w:vAlign w:val="bottom"/>
          </w:tcPr>
          <w:p w14:paraId="16B98EED"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93</w:t>
            </w:r>
          </w:p>
        </w:tc>
        <w:tc>
          <w:tcPr>
            <w:tcW w:w="517" w:type="pct"/>
            <w:tcBorders>
              <w:bottom w:val="single" w:sz="4" w:space="0" w:color="auto"/>
            </w:tcBorders>
            <w:vAlign w:val="bottom"/>
          </w:tcPr>
          <w:p w14:paraId="67ACD2A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1.50%</w:t>
            </w:r>
          </w:p>
        </w:tc>
        <w:tc>
          <w:tcPr>
            <w:tcW w:w="711" w:type="pct"/>
            <w:tcBorders>
              <w:bottom w:val="single" w:sz="4" w:space="0" w:color="auto"/>
            </w:tcBorders>
            <w:vAlign w:val="bottom"/>
          </w:tcPr>
          <w:p w14:paraId="6C1AC947"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19</w:t>
            </w:r>
          </w:p>
        </w:tc>
        <w:tc>
          <w:tcPr>
            <w:tcW w:w="517" w:type="pct"/>
            <w:tcBorders>
              <w:bottom w:val="single" w:sz="4" w:space="0" w:color="auto"/>
            </w:tcBorders>
            <w:vAlign w:val="bottom"/>
          </w:tcPr>
          <w:p w14:paraId="5AA89CDB"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1.07%</w:t>
            </w:r>
          </w:p>
        </w:tc>
        <w:tc>
          <w:tcPr>
            <w:tcW w:w="784" w:type="pct"/>
            <w:tcBorders>
              <w:bottom w:val="single" w:sz="4" w:space="0" w:color="auto"/>
            </w:tcBorders>
            <w:vAlign w:val="bottom"/>
          </w:tcPr>
          <w:p w14:paraId="11966556"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74</w:t>
            </w:r>
          </w:p>
        </w:tc>
        <w:tc>
          <w:tcPr>
            <w:tcW w:w="517" w:type="pct"/>
            <w:tcBorders>
              <w:bottom w:val="single" w:sz="4" w:space="0" w:color="auto"/>
            </w:tcBorders>
            <w:vAlign w:val="bottom"/>
          </w:tcPr>
          <w:p w14:paraId="51BA5DAC" w14:textId="77777777" w:rsidR="005A21FE" w:rsidRPr="00133CF7" w:rsidRDefault="005A21FE" w:rsidP="00A8040B">
            <w:pPr>
              <w:adjustRightInd w:val="0"/>
              <w:snapToGrid w:val="0"/>
              <w:spacing w:line="288" w:lineRule="auto"/>
              <w:jc w:val="center"/>
              <w:rPr>
                <w:rFonts w:cstheme="minorHAnsi"/>
                <w:szCs w:val="24"/>
              </w:rPr>
            </w:pPr>
            <w:r w:rsidRPr="00133CF7">
              <w:rPr>
                <w:rFonts w:eastAsia="PMingLiU" w:cstheme="minorHAnsi"/>
                <w:kern w:val="0"/>
                <w:szCs w:val="24"/>
                <w14:ligatures w14:val="none"/>
              </w:rPr>
              <w:t>1.67%</w:t>
            </w:r>
          </w:p>
        </w:tc>
      </w:tr>
    </w:tbl>
    <w:p w14:paraId="58E8E64E" w14:textId="73AB86A8" w:rsidR="005A21FE" w:rsidRPr="00133CF7" w:rsidRDefault="005A21FE" w:rsidP="005A21FE">
      <w:pPr>
        <w:snapToGrid w:val="0"/>
        <w:spacing w:beforeLines="50" w:before="180"/>
        <w:rPr>
          <w:rFonts w:cstheme="minorHAnsi"/>
          <w:szCs w:val="24"/>
        </w:rPr>
      </w:pPr>
      <w:del w:id="646" w:author="Author">
        <w:r w:rsidRPr="00201557" w:rsidDel="003528C1">
          <w:rPr>
            <w:rFonts w:cstheme="minorHAnsi"/>
            <w:szCs w:val="24"/>
            <w:vertAlign w:val="superscript"/>
            <w:rPrChange w:id="647" w:author="Author">
              <w:rPr>
                <w:rFonts w:cstheme="minorHAnsi"/>
                <w:szCs w:val="24"/>
              </w:rPr>
            </w:rPrChange>
          </w:rPr>
          <w:delText>Abbreviations:</w:delText>
        </w:r>
      </w:del>
      <w:ins w:id="648" w:author="Author">
        <w:r w:rsidR="003528C1" w:rsidRPr="00133CF7">
          <w:rPr>
            <w:rFonts w:cstheme="minorHAnsi"/>
            <w:szCs w:val="24"/>
            <w:vertAlign w:val="superscript"/>
          </w:rPr>
          <w:t>a</w:t>
        </w:r>
      </w:ins>
      <w:del w:id="649" w:author="Author">
        <w:r w:rsidRPr="00133CF7" w:rsidDel="003528C1">
          <w:rPr>
            <w:rFonts w:cstheme="minorHAnsi"/>
            <w:szCs w:val="24"/>
          </w:rPr>
          <w:delText xml:space="preserve"> </w:delText>
        </w:r>
        <w:r w:rsidRPr="00133CF7" w:rsidDel="00A93484">
          <w:rPr>
            <w:rFonts w:cstheme="minorHAnsi"/>
            <w:szCs w:val="24"/>
          </w:rPr>
          <w:delText xml:space="preserve">DNR = Do Not Resuscitate. </w:delText>
        </w:r>
      </w:del>
      <w:r w:rsidRPr="00133CF7">
        <w:rPr>
          <w:rFonts w:cstheme="minorHAnsi"/>
          <w:szCs w:val="24"/>
        </w:rPr>
        <w:t xml:space="preserve">ADL = </w:t>
      </w:r>
      <w:del w:id="650" w:author="Author">
        <w:r w:rsidRPr="00133CF7" w:rsidDel="00A93484">
          <w:rPr>
            <w:rFonts w:cstheme="minorHAnsi"/>
            <w:szCs w:val="24"/>
          </w:rPr>
          <w:delText xml:space="preserve">Activities </w:delText>
        </w:r>
      </w:del>
      <w:ins w:id="651" w:author="Author">
        <w:r w:rsidR="00A93484" w:rsidRPr="00133CF7">
          <w:rPr>
            <w:rFonts w:cstheme="minorHAnsi"/>
            <w:szCs w:val="24"/>
          </w:rPr>
          <w:t xml:space="preserve">activities </w:t>
        </w:r>
      </w:ins>
      <w:r w:rsidRPr="00133CF7">
        <w:rPr>
          <w:rFonts w:cstheme="minorHAnsi"/>
          <w:szCs w:val="24"/>
        </w:rPr>
        <w:t xml:space="preserve">of </w:t>
      </w:r>
      <w:del w:id="652" w:author="Author">
        <w:r w:rsidRPr="00133CF7" w:rsidDel="00A93484">
          <w:rPr>
            <w:rFonts w:cstheme="minorHAnsi"/>
            <w:szCs w:val="24"/>
          </w:rPr>
          <w:delText xml:space="preserve">Daily </w:delText>
        </w:r>
      </w:del>
      <w:ins w:id="653" w:author="Author">
        <w:r w:rsidR="00A93484" w:rsidRPr="00133CF7">
          <w:rPr>
            <w:rFonts w:cstheme="minorHAnsi"/>
            <w:szCs w:val="24"/>
          </w:rPr>
          <w:t xml:space="preserve">daily </w:t>
        </w:r>
      </w:ins>
      <w:del w:id="654" w:author="Author">
        <w:r w:rsidRPr="00133CF7" w:rsidDel="00A93484">
          <w:rPr>
            <w:rFonts w:cstheme="minorHAnsi"/>
            <w:szCs w:val="24"/>
          </w:rPr>
          <w:delText>Living</w:delText>
        </w:r>
      </w:del>
      <w:ins w:id="655" w:author="Author">
        <w:r w:rsidR="00A93484" w:rsidRPr="00133CF7">
          <w:rPr>
            <w:rFonts w:cstheme="minorHAnsi"/>
            <w:szCs w:val="24"/>
          </w:rPr>
          <w:t>living;</w:t>
        </w:r>
      </w:ins>
      <w:del w:id="656" w:author="Author">
        <w:r w:rsidRPr="00133CF7" w:rsidDel="00A93484">
          <w:rPr>
            <w:rFonts w:cstheme="minorHAnsi"/>
            <w:szCs w:val="24"/>
          </w:rPr>
          <w:delText>.</w:delText>
        </w:r>
      </w:del>
      <w:r w:rsidRPr="00133CF7">
        <w:rPr>
          <w:rFonts w:cstheme="minorHAnsi"/>
          <w:szCs w:val="24"/>
        </w:rPr>
        <w:t xml:space="preserve"> </w:t>
      </w:r>
      <w:ins w:id="657" w:author="Author">
        <w:r w:rsidR="00A93484" w:rsidRPr="00133CF7">
          <w:rPr>
            <w:rFonts w:cstheme="minorHAnsi"/>
            <w:szCs w:val="24"/>
          </w:rPr>
          <w:t xml:space="preserve">BW = body weight; DNR = do not resuscitate; </w:t>
        </w:r>
      </w:ins>
      <w:r w:rsidRPr="00133CF7">
        <w:rPr>
          <w:rFonts w:cstheme="minorHAnsi"/>
          <w:szCs w:val="24"/>
        </w:rPr>
        <w:t>GCS = Glasgow Coma Scale</w:t>
      </w:r>
      <w:ins w:id="658" w:author="Author">
        <w:r w:rsidR="00A93484" w:rsidRPr="00133CF7">
          <w:rPr>
            <w:rFonts w:cstheme="minorHAnsi"/>
            <w:szCs w:val="24"/>
          </w:rPr>
          <w:t>;</w:t>
        </w:r>
      </w:ins>
      <w:del w:id="659" w:author="Author">
        <w:r w:rsidRPr="00133CF7" w:rsidDel="00A93484">
          <w:rPr>
            <w:rFonts w:cstheme="minorHAnsi"/>
            <w:szCs w:val="24"/>
          </w:rPr>
          <w:delText>. BW = Body Weight.</w:delText>
        </w:r>
      </w:del>
      <w:r w:rsidRPr="00133CF7">
        <w:rPr>
          <w:rFonts w:cstheme="minorHAnsi"/>
          <w:szCs w:val="24"/>
        </w:rPr>
        <w:t xml:space="preserve"> SD = </w:t>
      </w:r>
      <w:del w:id="660" w:author="Author">
        <w:r w:rsidRPr="00133CF7" w:rsidDel="00A93484">
          <w:rPr>
            <w:rFonts w:cstheme="minorHAnsi"/>
            <w:szCs w:val="24"/>
          </w:rPr>
          <w:delText xml:space="preserve">Standard </w:delText>
        </w:r>
      </w:del>
      <w:ins w:id="661" w:author="Author">
        <w:r w:rsidR="00A93484" w:rsidRPr="00133CF7">
          <w:rPr>
            <w:rFonts w:cstheme="minorHAnsi"/>
            <w:szCs w:val="24"/>
          </w:rPr>
          <w:t xml:space="preserve">standard </w:t>
        </w:r>
      </w:ins>
      <w:del w:id="662" w:author="Author">
        <w:r w:rsidRPr="00133CF7" w:rsidDel="00A93484">
          <w:rPr>
            <w:rFonts w:cstheme="minorHAnsi"/>
            <w:szCs w:val="24"/>
          </w:rPr>
          <w:delText>Deviation</w:delText>
        </w:r>
      </w:del>
      <w:ins w:id="663" w:author="Author">
        <w:r w:rsidR="00A93484" w:rsidRPr="00133CF7">
          <w:rPr>
            <w:rFonts w:cstheme="minorHAnsi"/>
            <w:szCs w:val="24"/>
          </w:rPr>
          <w:t>deviation</w:t>
        </w:r>
      </w:ins>
      <w:r w:rsidRPr="00133CF7">
        <w:rPr>
          <w:rFonts w:cstheme="minorHAnsi"/>
          <w:szCs w:val="24"/>
        </w:rPr>
        <w:t xml:space="preserve">. </w:t>
      </w:r>
    </w:p>
    <w:p w14:paraId="79D82DC0" w14:textId="6FC919C5" w:rsidR="005A21FE" w:rsidRPr="00133CF7" w:rsidRDefault="003528C1" w:rsidP="005A21FE">
      <w:pPr>
        <w:snapToGrid w:val="0"/>
        <w:spacing w:beforeLines="50" w:before="180"/>
        <w:rPr>
          <w:rFonts w:cstheme="minorHAnsi"/>
          <w:szCs w:val="24"/>
        </w:rPr>
      </w:pPr>
      <w:ins w:id="664" w:author="Author">
        <w:r w:rsidRPr="00133CF7">
          <w:rPr>
            <w:rFonts w:cstheme="minorHAnsi"/>
            <w:szCs w:val="24"/>
            <w:vertAlign w:val="superscript"/>
          </w:rPr>
          <w:t>b</w:t>
        </w:r>
      </w:ins>
      <w:del w:id="665" w:author="Author">
        <w:r w:rsidR="005A21FE" w:rsidRPr="00133CF7" w:rsidDel="003528C1">
          <w:rPr>
            <w:rFonts w:cstheme="minorHAnsi"/>
            <w:szCs w:val="24"/>
          </w:rPr>
          <w:delText xml:space="preserve">* </w:delText>
        </w:r>
      </w:del>
      <w:r w:rsidR="005A21FE" w:rsidRPr="00133CF7">
        <w:rPr>
          <w:rFonts w:cstheme="minorHAnsi"/>
          <w:szCs w:val="24"/>
        </w:rPr>
        <w:t>GCS score</w:t>
      </w:r>
      <w:ins w:id="666" w:author="Author">
        <w:r w:rsidR="005A21FE" w:rsidRPr="00133CF7">
          <w:rPr>
            <w:rFonts w:cstheme="minorHAnsi"/>
            <w:szCs w:val="24"/>
          </w:rPr>
          <w:t>s</w:t>
        </w:r>
      </w:ins>
      <w:del w:id="667" w:author="Author">
        <w:r w:rsidR="005A21FE" w:rsidRPr="00133CF7">
          <w:rPr>
            <w:rFonts w:cstheme="minorHAnsi"/>
            <w:szCs w:val="24"/>
          </w:rPr>
          <w:delText>d</w:delText>
        </w:r>
      </w:del>
      <w:r w:rsidR="005A21FE" w:rsidRPr="00133CF7">
        <w:rPr>
          <w:rFonts w:cstheme="minorHAnsi"/>
          <w:szCs w:val="24"/>
        </w:rPr>
        <w:t xml:space="preserve"> between 3 and 15. It </w:t>
      </w:r>
      <w:del w:id="668" w:author="Author">
        <w:r w:rsidR="005A21FE" w:rsidRPr="00133CF7">
          <w:rPr>
            <w:rFonts w:cstheme="minorHAnsi"/>
            <w:szCs w:val="24"/>
          </w:rPr>
          <w:delText xml:space="preserve">is </w:delText>
        </w:r>
      </w:del>
      <w:r w:rsidR="005A21FE" w:rsidRPr="00133CF7">
        <w:rPr>
          <w:rFonts w:cstheme="minorHAnsi"/>
          <w:szCs w:val="24"/>
        </w:rPr>
        <w:t>comp</w:t>
      </w:r>
      <w:ins w:id="669" w:author="Author">
        <w:r w:rsidR="005A21FE" w:rsidRPr="00133CF7">
          <w:rPr>
            <w:rFonts w:cstheme="minorHAnsi"/>
            <w:szCs w:val="24"/>
          </w:rPr>
          <w:t>ri</w:t>
        </w:r>
      </w:ins>
      <w:del w:id="670" w:author="Author">
        <w:r w:rsidR="005A21FE" w:rsidRPr="00133CF7">
          <w:rPr>
            <w:rFonts w:cstheme="minorHAnsi"/>
            <w:szCs w:val="24"/>
          </w:rPr>
          <w:delText>o</w:delText>
        </w:r>
      </w:del>
      <w:r w:rsidR="005A21FE" w:rsidRPr="00133CF7">
        <w:rPr>
          <w:rFonts w:cstheme="minorHAnsi"/>
          <w:szCs w:val="24"/>
        </w:rPr>
        <w:t>se</w:t>
      </w:r>
      <w:ins w:id="671" w:author="Author">
        <w:r w:rsidR="005A21FE" w:rsidRPr="00133CF7">
          <w:rPr>
            <w:rFonts w:cstheme="minorHAnsi"/>
            <w:szCs w:val="24"/>
          </w:rPr>
          <w:t>s</w:t>
        </w:r>
      </w:ins>
      <w:del w:id="672" w:author="Author">
        <w:r w:rsidR="005A21FE" w:rsidRPr="00133CF7">
          <w:rPr>
            <w:rFonts w:cstheme="minorHAnsi"/>
            <w:szCs w:val="24"/>
          </w:rPr>
          <w:delText>d of</w:delText>
        </w:r>
      </w:del>
      <w:r w:rsidR="005A21FE" w:rsidRPr="00133CF7">
        <w:rPr>
          <w:rFonts w:cstheme="minorHAnsi"/>
          <w:szCs w:val="24"/>
        </w:rPr>
        <w:t xml:space="preserve"> three parameters: best eye response (E), best verbal response (V), and best motor response (M).</w:t>
      </w:r>
    </w:p>
    <w:p w14:paraId="38DCB849" w14:textId="77777777" w:rsidR="00B139C2" w:rsidRPr="00133CF7" w:rsidRDefault="00B139C2" w:rsidP="008A5F28"/>
    <w:p w14:paraId="069695A0" w14:textId="77777777" w:rsidR="00B139C2" w:rsidRPr="00133CF7" w:rsidRDefault="001042F6" w:rsidP="008A5F28">
      <w:pPr>
        <w:rPr>
          <w:b/>
          <w:bCs/>
          <w:i/>
          <w:iCs/>
        </w:rPr>
      </w:pPr>
      <w:r w:rsidRPr="00133CF7">
        <w:rPr>
          <w:b/>
          <w:bCs/>
          <w:i/>
          <w:iCs/>
        </w:rPr>
        <w:t>Model Performance</w:t>
      </w:r>
    </w:p>
    <w:p w14:paraId="59F6CB14" w14:textId="52F55215" w:rsidR="00B139C2" w:rsidRPr="00133CF7" w:rsidRDefault="001042F6" w:rsidP="008A5F28">
      <w:r w:rsidRPr="00133CF7">
        <w:t>This study evaluated the performance</w:t>
      </w:r>
      <w:ins w:id="673" w:author="Author">
        <w:r w:rsidRPr="00133CF7">
          <w:rPr>
            <w:rFonts w:ascii="Calibri" w:eastAsia="PMingLiU" w:hAnsi="Calibri" w:cs="Times New Roman"/>
          </w:rPr>
          <w:t>s</w:t>
        </w:r>
      </w:ins>
      <w:r w:rsidRPr="00133CF7">
        <w:rPr>
          <w:rFonts w:ascii="Calibri" w:eastAsia="PMingLiU" w:hAnsi="Calibri" w:cs="Times New Roman"/>
        </w:rPr>
        <w:t xml:space="preserve"> of eight classification algorithms</w:t>
      </w:r>
      <w:ins w:id="674" w:author="Author">
        <w:r w:rsidR="00720D8C" w:rsidRPr="00133CF7">
          <w:rPr>
            <w:rFonts w:ascii="Calibri" w:eastAsia="PMingLiU" w:hAnsi="Calibri" w:cs="Times New Roman"/>
          </w:rPr>
          <w:t xml:space="preserve"> (</w:t>
        </w:r>
      </w:ins>
      <w:del w:id="675" w:author="Author">
        <w:r w:rsidRPr="00133CF7" w:rsidDel="00720D8C">
          <w:rPr>
            <w:rFonts w:ascii="Calibri" w:eastAsia="PMingLiU" w:hAnsi="Calibri" w:cs="Times New Roman"/>
          </w:rPr>
          <w:delText xml:space="preserve">, </w:delText>
        </w:r>
      </w:del>
      <w:ins w:id="676" w:author="Author">
        <w:del w:id="677" w:author="Author">
          <w:r w:rsidRPr="00133CF7" w:rsidDel="00720D8C">
            <w:delText>and</w:delText>
          </w:r>
        </w:del>
      </w:ins>
      <w:del w:id="678" w:author="Author">
        <w:r w:rsidRPr="00133CF7">
          <w:delText>with</w:delText>
        </w:r>
        <w:r w:rsidRPr="00133CF7" w:rsidDel="00720D8C">
          <w:delText xml:space="preserve"> the </w:delText>
        </w:r>
      </w:del>
      <w:r w:rsidRPr="00133CF7">
        <w:t xml:space="preserve">results </w:t>
      </w:r>
      <w:ins w:id="679" w:author="Author">
        <w:r w:rsidRPr="00133CF7">
          <w:rPr>
            <w:rFonts w:ascii="Calibri" w:eastAsia="PMingLiU" w:hAnsi="Calibri" w:cs="Times New Roman"/>
          </w:rPr>
          <w:t xml:space="preserve">are </w:t>
        </w:r>
      </w:ins>
      <w:r w:rsidRPr="00133CF7">
        <w:rPr>
          <w:rFonts w:ascii="Calibri" w:eastAsia="PMingLiU" w:hAnsi="Calibri" w:cs="Times New Roman"/>
        </w:rPr>
        <w:t xml:space="preserve">summarized in </w:t>
      </w:r>
      <w:r w:rsidRPr="00133CF7">
        <w:t xml:space="preserve">Table 3 and </w:t>
      </w:r>
      <w:r w:rsidRPr="00133CF7">
        <w:rPr>
          <w:rFonts w:ascii="Calibri" w:eastAsia="PMingLiU" w:hAnsi="Calibri" w:cs="Times New Roman"/>
        </w:rPr>
        <w:t>Fig</w:t>
      </w:r>
      <w:ins w:id="680" w:author="Author">
        <w:r w:rsidR="001A1058" w:rsidRPr="00133CF7">
          <w:rPr>
            <w:rFonts w:ascii="Calibri" w:eastAsia="PMingLiU" w:hAnsi="Calibri" w:cs="Times New Roman"/>
          </w:rPr>
          <w:t>ure</w:t>
        </w:r>
      </w:ins>
      <w:del w:id="681" w:author="Author">
        <w:r w:rsidRPr="00133CF7" w:rsidDel="001A1058">
          <w:rPr>
            <w:rFonts w:ascii="Calibri" w:eastAsia="PMingLiU" w:hAnsi="Calibri" w:cs="Times New Roman"/>
          </w:rPr>
          <w:delText>.</w:delText>
        </w:r>
      </w:del>
      <w:r w:rsidRPr="00133CF7">
        <w:rPr>
          <w:rFonts w:ascii="Calibri" w:eastAsia="PMingLiU" w:hAnsi="Calibri" w:cs="Times New Roman"/>
        </w:rPr>
        <w:t xml:space="preserve"> </w:t>
      </w:r>
      <w:r w:rsidRPr="00133CF7">
        <w:t>1</w:t>
      </w:r>
      <w:ins w:id="682" w:author="Author">
        <w:r w:rsidR="00720D8C" w:rsidRPr="00133CF7">
          <w:t>)</w:t>
        </w:r>
      </w:ins>
      <w:r w:rsidRPr="00133CF7">
        <w:t xml:space="preserve">. Among all </w:t>
      </w:r>
      <w:ins w:id="683" w:author="Author">
        <w:del w:id="684" w:author="Author">
          <w:r w:rsidRPr="00133CF7" w:rsidDel="00720D8C">
            <w:rPr>
              <w:rFonts w:ascii="Calibri" w:eastAsia="PMingLiU" w:hAnsi="Calibri" w:cs="Times New Roman"/>
            </w:rPr>
            <w:delText xml:space="preserve">the </w:delText>
          </w:r>
        </w:del>
      </w:ins>
      <w:r w:rsidRPr="00133CF7">
        <w:rPr>
          <w:rFonts w:ascii="Calibri" w:eastAsia="PMingLiU" w:hAnsi="Calibri" w:cs="Times New Roman"/>
        </w:rPr>
        <w:t>algorithms, the tree-based models (Model</w:t>
      </w:r>
      <w:r w:rsidRPr="00133CF7">
        <w:rPr>
          <w:vertAlign w:val="superscript"/>
        </w:rPr>
        <w:t>1</w:t>
      </w:r>
      <w:del w:id="685" w:author="Author">
        <w:r w:rsidRPr="00133CF7" w:rsidDel="00720D8C">
          <w:delText xml:space="preserve">- </w:delText>
        </w:r>
      </w:del>
      <w:ins w:id="686" w:author="Author">
        <w:r w:rsidR="00720D8C" w:rsidRPr="00133CF7">
          <w:t>–</w:t>
        </w:r>
      </w:ins>
      <w:r w:rsidRPr="00133CF7">
        <w:t>Model</w:t>
      </w:r>
      <w:r w:rsidRPr="00133CF7">
        <w:rPr>
          <w:vertAlign w:val="superscript"/>
        </w:rPr>
        <w:t>3</w:t>
      </w:r>
      <w:r w:rsidRPr="00133CF7">
        <w:t>) consistently outperformed the linear-based models (Model</w:t>
      </w:r>
      <w:r w:rsidRPr="00133CF7">
        <w:rPr>
          <w:vertAlign w:val="superscript"/>
        </w:rPr>
        <w:t>4</w:t>
      </w:r>
      <w:del w:id="687" w:author="Author">
        <w:r w:rsidRPr="00133CF7" w:rsidDel="00720D8C">
          <w:delText xml:space="preserve">- </w:delText>
        </w:r>
      </w:del>
      <w:ins w:id="688" w:author="Author">
        <w:r w:rsidR="00720D8C" w:rsidRPr="00133CF7">
          <w:t>–</w:t>
        </w:r>
      </w:ins>
      <w:r w:rsidRPr="00133CF7">
        <w:t>Model</w:t>
      </w:r>
      <w:r w:rsidRPr="00133CF7">
        <w:rPr>
          <w:vertAlign w:val="superscript"/>
        </w:rPr>
        <w:t>8</w:t>
      </w:r>
      <w:r w:rsidRPr="00133CF7">
        <w:t xml:space="preserve">). Notably, the </w:t>
      </w:r>
      <w:del w:id="689" w:author="Author">
        <w:r w:rsidRPr="00133CF7" w:rsidDel="00720D8C">
          <w:delText xml:space="preserve">proposed </w:delText>
        </w:r>
      </w:del>
      <w:r w:rsidRPr="00133CF7">
        <w:t>HybridXGBRF model achieved superior predictive performance, yielding the highest average AUROC of 0.875 (95% CI: 0.862–0.889) and the lowest Brier Score (0.109). In contrast, the linear models (Model</w:t>
      </w:r>
      <w:r w:rsidRPr="00133CF7">
        <w:rPr>
          <w:vertAlign w:val="superscript"/>
        </w:rPr>
        <w:t>4</w:t>
      </w:r>
      <w:del w:id="690" w:author="Author">
        <w:r w:rsidRPr="00133CF7" w:rsidDel="00813A82">
          <w:delText xml:space="preserve">- </w:delText>
        </w:r>
      </w:del>
      <w:ins w:id="691" w:author="Author">
        <w:r w:rsidR="00813A82" w:rsidRPr="00133CF7">
          <w:t>–</w:t>
        </w:r>
      </w:ins>
      <w:r w:rsidRPr="00133CF7">
        <w:t>Model</w:t>
      </w:r>
      <w:r w:rsidRPr="00133CF7">
        <w:rPr>
          <w:vertAlign w:val="superscript"/>
        </w:rPr>
        <w:t>8</w:t>
      </w:r>
      <w:r w:rsidRPr="00133CF7">
        <w:t xml:space="preserve">) demonstrated </w:t>
      </w:r>
      <w:ins w:id="692" w:author="Author">
        <w:r w:rsidRPr="00133CF7">
          <w:rPr>
            <w:rFonts w:ascii="Calibri" w:eastAsia="PMingLiU" w:hAnsi="Calibri" w:cs="Times New Roman"/>
          </w:rPr>
          <w:t xml:space="preserve">a </w:t>
        </w:r>
      </w:ins>
      <w:r w:rsidRPr="00133CF7">
        <w:rPr>
          <w:rFonts w:ascii="Calibri" w:eastAsia="PMingLiU" w:hAnsi="Calibri" w:cs="Times New Roman"/>
        </w:rPr>
        <w:t>significantly limited predictive capacity across all metrics, characterized by low sensitivities ranging from 0.202 to 0.211 and F1 scores of approximately 0.30.</w:t>
      </w:r>
    </w:p>
    <w:p w14:paraId="6BD9A1B1" w14:textId="77777777" w:rsidR="00B139C2" w:rsidRPr="00133CF7" w:rsidRDefault="00B139C2" w:rsidP="008A5F28"/>
    <w:p w14:paraId="5F5C342C" w14:textId="77777777" w:rsidR="0025401F" w:rsidRPr="00133CF7" w:rsidRDefault="0025401F" w:rsidP="00201557">
      <w:pPr>
        <w:widowControl/>
        <w:rPr>
          <w:rFonts w:cstheme="minorHAnsi"/>
          <w:szCs w:val="24"/>
        </w:rPr>
        <w:pPrChange w:id="693" w:author="Author">
          <w:pPr>
            <w:spacing w:afterLines="50" w:after="180"/>
          </w:pPr>
        </w:pPrChange>
      </w:pPr>
      <w:r w:rsidRPr="00133CF7">
        <w:rPr>
          <w:rFonts w:cstheme="minorHAnsi"/>
          <w:b/>
          <w:bCs/>
          <w:szCs w:val="24"/>
        </w:rPr>
        <w:t>Table 3.</w:t>
      </w:r>
      <w:r w:rsidRPr="00133CF7">
        <w:rPr>
          <w:rFonts w:cstheme="minorHAnsi"/>
          <w:szCs w:val="24"/>
        </w:rPr>
        <w:t xml:space="preserve"> Performance of the different predictive models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8"/>
        <w:gridCol w:w="928"/>
        <w:gridCol w:w="935"/>
        <w:gridCol w:w="920"/>
        <w:gridCol w:w="935"/>
        <w:gridCol w:w="931"/>
        <w:gridCol w:w="903"/>
        <w:gridCol w:w="927"/>
        <w:gridCol w:w="935"/>
      </w:tblGrid>
      <w:tr w:rsidR="0025401F" w:rsidRPr="00133CF7" w14:paraId="3D7C73F3" w14:textId="77777777" w:rsidTr="00A8040B">
        <w:tc>
          <w:tcPr>
            <w:tcW w:w="671" w:type="pct"/>
            <w:tcBorders>
              <w:top w:val="single" w:sz="4" w:space="0" w:color="auto"/>
              <w:bottom w:val="single" w:sz="4" w:space="0" w:color="auto"/>
            </w:tcBorders>
          </w:tcPr>
          <w:p w14:paraId="6F4A77D7" w14:textId="77777777" w:rsidR="0025401F" w:rsidRPr="00133CF7" w:rsidRDefault="0025401F" w:rsidP="00A8040B">
            <w:pPr>
              <w:rPr>
                <w:rFonts w:cstheme="minorHAnsi"/>
                <w:szCs w:val="24"/>
              </w:rPr>
            </w:pPr>
            <w:r w:rsidRPr="00133CF7">
              <w:rPr>
                <w:rFonts w:cstheme="minorHAnsi"/>
                <w:szCs w:val="24"/>
              </w:rPr>
              <w:t>Model</w:t>
            </w:r>
          </w:p>
          <w:p w14:paraId="16E4569D" w14:textId="77777777" w:rsidR="0025401F" w:rsidRPr="00133CF7" w:rsidRDefault="0025401F" w:rsidP="00A8040B">
            <w:pPr>
              <w:rPr>
                <w:rFonts w:cstheme="minorHAnsi"/>
                <w:szCs w:val="24"/>
              </w:rPr>
            </w:pPr>
            <w:r w:rsidRPr="00133CF7">
              <w:rPr>
                <w:rFonts w:cstheme="minorHAnsi"/>
                <w:szCs w:val="24"/>
              </w:rPr>
              <w:t>metrics</w:t>
            </w:r>
          </w:p>
        </w:tc>
        <w:tc>
          <w:tcPr>
            <w:tcW w:w="493" w:type="pct"/>
            <w:tcBorders>
              <w:top w:val="single" w:sz="4" w:space="0" w:color="auto"/>
              <w:bottom w:val="single" w:sz="4" w:space="0" w:color="auto"/>
            </w:tcBorders>
            <w:vAlign w:val="center"/>
          </w:tcPr>
          <w:p w14:paraId="50DB80E7" w14:textId="530F6143"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1</w:t>
            </w:r>
            <w:ins w:id="694" w:author="Author">
              <w:r w:rsidR="00D221EB" w:rsidRPr="00133CF7">
                <w:rPr>
                  <w:rFonts w:cstheme="minorHAnsi"/>
                  <w:szCs w:val="24"/>
                  <w:vertAlign w:val="superscript"/>
                </w:rPr>
                <w:t>a</w:t>
              </w:r>
            </w:ins>
          </w:p>
        </w:tc>
        <w:tc>
          <w:tcPr>
            <w:tcW w:w="548" w:type="pct"/>
            <w:tcBorders>
              <w:top w:val="single" w:sz="4" w:space="0" w:color="auto"/>
              <w:bottom w:val="single" w:sz="4" w:space="0" w:color="auto"/>
            </w:tcBorders>
            <w:vAlign w:val="center"/>
          </w:tcPr>
          <w:p w14:paraId="0FECFCC8" w14:textId="43C549CC"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2</w:t>
            </w:r>
            <w:ins w:id="695" w:author="Author">
              <w:r w:rsidR="00D221EB" w:rsidRPr="00133CF7">
                <w:rPr>
                  <w:rFonts w:cstheme="minorHAnsi"/>
                  <w:szCs w:val="24"/>
                  <w:vertAlign w:val="superscript"/>
                </w:rPr>
                <w:t>b</w:t>
              </w:r>
            </w:ins>
          </w:p>
        </w:tc>
        <w:tc>
          <w:tcPr>
            <w:tcW w:w="548" w:type="pct"/>
            <w:tcBorders>
              <w:top w:val="single" w:sz="4" w:space="0" w:color="auto"/>
              <w:bottom w:val="single" w:sz="4" w:space="0" w:color="auto"/>
            </w:tcBorders>
            <w:vAlign w:val="center"/>
          </w:tcPr>
          <w:p w14:paraId="11AA367D" w14:textId="751ADCF2"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3</w:t>
            </w:r>
            <w:ins w:id="696" w:author="Author">
              <w:r w:rsidR="00D221EB" w:rsidRPr="00133CF7">
                <w:rPr>
                  <w:rFonts w:cstheme="minorHAnsi"/>
                  <w:szCs w:val="24"/>
                  <w:vertAlign w:val="superscript"/>
                </w:rPr>
                <w:t>c</w:t>
              </w:r>
            </w:ins>
          </w:p>
        </w:tc>
        <w:tc>
          <w:tcPr>
            <w:tcW w:w="548" w:type="pct"/>
            <w:tcBorders>
              <w:top w:val="single" w:sz="4" w:space="0" w:color="auto"/>
              <w:bottom w:val="single" w:sz="4" w:space="0" w:color="auto"/>
            </w:tcBorders>
            <w:vAlign w:val="center"/>
          </w:tcPr>
          <w:p w14:paraId="49F904DE" w14:textId="507B0B7F"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4</w:t>
            </w:r>
            <w:ins w:id="697" w:author="Author">
              <w:r w:rsidR="00D221EB" w:rsidRPr="00133CF7">
                <w:rPr>
                  <w:rFonts w:cstheme="minorHAnsi"/>
                  <w:szCs w:val="24"/>
                  <w:vertAlign w:val="superscript"/>
                </w:rPr>
                <w:t>d</w:t>
              </w:r>
            </w:ins>
          </w:p>
        </w:tc>
        <w:tc>
          <w:tcPr>
            <w:tcW w:w="548" w:type="pct"/>
            <w:tcBorders>
              <w:top w:val="single" w:sz="4" w:space="0" w:color="auto"/>
              <w:bottom w:val="single" w:sz="4" w:space="0" w:color="auto"/>
            </w:tcBorders>
            <w:vAlign w:val="center"/>
          </w:tcPr>
          <w:p w14:paraId="713C9FF9" w14:textId="35E2693F"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5</w:t>
            </w:r>
            <w:ins w:id="698" w:author="Author">
              <w:r w:rsidR="00D221EB" w:rsidRPr="00133CF7">
                <w:rPr>
                  <w:rFonts w:cstheme="minorHAnsi"/>
                  <w:szCs w:val="24"/>
                  <w:vertAlign w:val="superscript"/>
                </w:rPr>
                <w:t>e</w:t>
              </w:r>
            </w:ins>
          </w:p>
        </w:tc>
        <w:tc>
          <w:tcPr>
            <w:tcW w:w="548" w:type="pct"/>
            <w:tcBorders>
              <w:top w:val="single" w:sz="4" w:space="0" w:color="auto"/>
              <w:bottom w:val="single" w:sz="4" w:space="0" w:color="auto"/>
            </w:tcBorders>
            <w:vAlign w:val="center"/>
          </w:tcPr>
          <w:p w14:paraId="3DD1FFCE" w14:textId="6E5C3282"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6</w:t>
            </w:r>
            <w:ins w:id="699" w:author="Author">
              <w:r w:rsidR="00D221EB" w:rsidRPr="00133CF7">
                <w:rPr>
                  <w:rFonts w:cstheme="minorHAnsi"/>
                  <w:szCs w:val="24"/>
                  <w:vertAlign w:val="superscript"/>
                </w:rPr>
                <w:t>f</w:t>
              </w:r>
            </w:ins>
          </w:p>
        </w:tc>
        <w:tc>
          <w:tcPr>
            <w:tcW w:w="548" w:type="pct"/>
            <w:tcBorders>
              <w:top w:val="single" w:sz="4" w:space="0" w:color="auto"/>
              <w:bottom w:val="single" w:sz="4" w:space="0" w:color="auto"/>
            </w:tcBorders>
            <w:vAlign w:val="center"/>
          </w:tcPr>
          <w:p w14:paraId="3C4F4E7D" w14:textId="7D7F42AF"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7</w:t>
            </w:r>
            <w:ins w:id="700" w:author="Author">
              <w:r w:rsidR="00D221EB" w:rsidRPr="00133CF7">
                <w:rPr>
                  <w:rFonts w:cstheme="minorHAnsi"/>
                  <w:szCs w:val="24"/>
                  <w:vertAlign w:val="superscript"/>
                </w:rPr>
                <w:t>g</w:t>
              </w:r>
            </w:ins>
          </w:p>
        </w:tc>
        <w:tc>
          <w:tcPr>
            <w:tcW w:w="548" w:type="pct"/>
            <w:tcBorders>
              <w:top w:val="single" w:sz="4" w:space="0" w:color="auto"/>
              <w:bottom w:val="single" w:sz="4" w:space="0" w:color="auto"/>
            </w:tcBorders>
            <w:vAlign w:val="center"/>
          </w:tcPr>
          <w:p w14:paraId="4982E448" w14:textId="062BD27F" w:rsidR="0025401F" w:rsidRPr="00133CF7" w:rsidRDefault="0025401F" w:rsidP="00A8040B">
            <w:pPr>
              <w:jc w:val="center"/>
              <w:rPr>
                <w:rFonts w:cstheme="minorHAnsi"/>
                <w:szCs w:val="24"/>
              </w:rPr>
            </w:pPr>
            <w:r w:rsidRPr="00133CF7">
              <w:rPr>
                <w:rFonts w:cstheme="minorHAnsi"/>
                <w:szCs w:val="24"/>
              </w:rPr>
              <w:t>Model</w:t>
            </w:r>
            <w:r w:rsidRPr="00133CF7">
              <w:rPr>
                <w:rFonts w:cstheme="minorHAnsi"/>
                <w:szCs w:val="24"/>
                <w:vertAlign w:val="superscript"/>
              </w:rPr>
              <w:t>8</w:t>
            </w:r>
            <w:ins w:id="701" w:author="Author">
              <w:r w:rsidR="00D221EB" w:rsidRPr="00133CF7">
                <w:rPr>
                  <w:rFonts w:cstheme="minorHAnsi"/>
                  <w:szCs w:val="24"/>
                  <w:vertAlign w:val="superscript"/>
                </w:rPr>
                <w:t>h</w:t>
              </w:r>
            </w:ins>
          </w:p>
        </w:tc>
      </w:tr>
      <w:tr w:rsidR="0025401F" w:rsidRPr="00133CF7" w14:paraId="52A50765" w14:textId="77777777" w:rsidTr="00A8040B">
        <w:tc>
          <w:tcPr>
            <w:tcW w:w="671" w:type="pct"/>
            <w:tcBorders>
              <w:top w:val="single" w:sz="4" w:space="0" w:color="auto"/>
            </w:tcBorders>
            <w:vAlign w:val="center"/>
          </w:tcPr>
          <w:p w14:paraId="6A790A4A" w14:textId="77777777" w:rsidR="0025401F" w:rsidRPr="00133CF7" w:rsidRDefault="0025401F" w:rsidP="00A8040B">
            <w:pPr>
              <w:spacing w:beforeLines="50" w:before="180"/>
              <w:rPr>
                <w:rFonts w:cstheme="minorHAnsi"/>
                <w:szCs w:val="24"/>
              </w:rPr>
            </w:pPr>
            <w:r w:rsidRPr="00133CF7">
              <w:rPr>
                <w:rFonts w:cstheme="minorHAnsi"/>
                <w:color w:val="000000"/>
                <w:szCs w:val="24"/>
              </w:rPr>
              <w:t>AUROC (95%CI)</w:t>
            </w:r>
          </w:p>
        </w:tc>
        <w:tc>
          <w:tcPr>
            <w:tcW w:w="493" w:type="pct"/>
            <w:tcBorders>
              <w:top w:val="single" w:sz="4" w:space="0" w:color="auto"/>
            </w:tcBorders>
            <w:tcMar>
              <w:left w:w="57" w:type="dxa"/>
              <w:right w:w="57" w:type="dxa"/>
            </w:tcMar>
            <w:vAlign w:val="center"/>
          </w:tcPr>
          <w:p w14:paraId="408CB0FE" w14:textId="77777777" w:rsidR="0025401F" w:rsidRPr="00133CF7" w:rsidRDefault="0025401F" w:rsidP="00A8040B">
            <w:pPr>
              <w:jc w:val="center"/>
              <w:rPr>
                <w:rFonts w:cstheme="minorHAnsi"/>
                <w:color w:val="000000"/>
                <w:szCs w:val="24"/>
              </w:rPr>
            </w:pPr>
            <w:r w:rsidRPr="00133CF7">
              <w:rPr>
                <w:rFonts w:cstheme="minorHAnsi"/>
                <w:color w:val="000000"/>
                <w:szCs w:val="24"/>
              </w:rPr>
              <w:t>0.88</w:t>
            </w:r>
          </w:p>
          <w:p w14:paraId="706EE0A1" w14:textId="4B1EB199" w:rsidR="0025401F" w:rsidRPr="00133CF7" w:rsidRDefault="0025401F" w:rsidP="00A8040B">
            <w:pPr>
              <w:jc w:val="center"/>
              <w:rPr>
                <w:rFonts w:cstheme="minorHAnsi"/>
                <w:szCs w:val="24"/>
              </w:rPr>
            </w:pPr>
            <w:r w:rsidRPr="00133CF7">
              <w:rPr>
                <w:rFonts w:cstheme="minorHAnsi"/>
                <w:color w:val="000000"/>
                <w:szCs w:val="24"/>
              </w:rPr>
              <w:t>(0.86</w:t>
            </w:r>
            <w:del w:id="702" w:author="Author">
              <w:r w:rsidRPr="00133CF7" w:rsidDel="00813A82">
                <w:rPr>
                  <w:rFonts w:cstheme="minorHAnsi"/>
                  <w:color w:val="000000"/>
                  <w:szCs w:val="24"/>
                </w:rPr>
                <w:delText>-</w:delText>
              </w:r>
            </w:del>
            <w:ins w:id="703" w:author="Author">
              <w:r w:rsidR="00813A82" w:rsidRPr="00133CF7">
                <w:rPr>
                  <w:rFonts w:cstheme="minorHAnsi"/>
                  <w:color w:val="000000"/>
                  <w:szCs w:val="24"/>
                </w:rPr>
                <w:t>–</w:t>
              </w:r>
            </w:ins>
            <w:r w:rsidRPr="00133CF7">
              <w:rPr>
                <w:rFonts w:cstheme="minorHAnsi"/>
                <w:color w:val="000000"/>
                <w:szCs w:val="24"/>
              </w:rPr>
              <w:t>0.89)</w:t>
            </w:r>
          </w:p>
        </w:tc>
        <w:tc>
          <w:tcPr>
            <w:tcW w:w="548" w:type="pct"/>
            <w:tcBorders>
              <w:top w:val="single" w:sz="4" w:space="0" w:color="auto"/>
            </w:tcBorders>
            <w:tcMar>
              <w:left w:w="57" w:type="dxa"/>
              <w:right w:w="57" w:type="dxa"/>
            </w:tcMar>
            <w:vAlign w:val="center"/>
          </w:tcPr>
          <w:p w14:paraId="68AC70F4" w14:textId="77777777" w:rsidR="0025401F" w:rsidRPr="00133CF7" w:rsidRDefault="0025401F" w:rsidP="00A8040B">
            <w:pPr>
              <w:jc w:val="center"/>
              <w:rPr>
                <w:rFonts w:cstheme="minorHAnsi"/>
                <w:color w:val="000000"/>
                <w:szCs w:val="24"/>
              </w:rPr>
            </w:pPr>
            <w:r w:rsidRPr="00133CF7">
              <w:rPr>
                <w:rFonts w:cstheme="minorHAnsi"/>
                <w:color w:val="000000"/>
                <w:szCs w:val="24"/>
              </w:rPr>
              <w:t>0.87</w:t>
            </w:r>
          </w:p>
          <w:p w14:paraId="3A763335" w14:textId="1DBFDA1E" w:rsidR="0025401F" w:rsidRPr="00133CF7" w:rsidRDefault="0025401F" w:rsidP="00A8040B">
            <w:pPr>
              <w:jc w:val="center"/>
              <w:rPr>
                <w:rFonts w:cstheme="minorHAnsi"/>
                <w:szCs w:val="24"/>
              </w:rPr>
            </w:pPr>
            <w:r w:rsidRPr="00133CF7">
              <w:rPr>
                <w:rFonts w:cstheme="minorHAnsi"/>
                <w:color w:val="000000"/>
                <w:szCs w:val="24"/>
              </w:rPr>
              <w:t>(0.86</w:t>
            </w:r>
            <w:ins w:id="704" w:author="Author">
              <w:r w:rsidR="00813A82" w:rsidRPr="00133CF7">
                <w:rPr>
                  <w:rFonts w:cstheme="minorHAnsi"/>
                  <w:color w:val="000000"/>
                  <w:szCs w:val="24"/>
                </w:rPr>
                <w:t>–</w:t>
              </w:r>
            </w:ins>
            <w:del w:id="705" w:author="Author">
              <w:r w:rsidRPr="00133CF7" w:rsidDel="00813A82">
                <w:rPr>
                  <w:rFonts w:cstheme="minorHAnsi"/>
                  <w:color w:val="000000"/>
                  <w:szCs w:val="24"/>
                </w:rPr>
                <w:delText>-</w:delText>
              </w:r>
            </w:del>
            <w:r w:rsidRPr="00133CF7">
              <w:rPr>
                <w:rFonts w:cstheme="minorHAnsi"/>
                <w:color w:val="000000"/>
                <w:szCs w:val="24"/>
              </w:rPr>
              <w:t>0.89)</w:t>
            </w:r>
          </w:p>
        </w:tc>
        <w:tc>
          <w:tcPr>
            <w:tcW w:w="548" w:type="pct"/>
            <w:tcBorders>
              <w:top w:val="single" w:sz="4" w:space="0" w:color="auto"/>
            </w:tcBorders>
            <w:tcMar>
              <w:left w:w="57" w:type="dxa"/>
              <w:right w:w="57" w:type="dxa"/>
            </w:tcMar>
            <w:vAlign w:val="center"/>
          </w:tcPr>
          <w:p w14:paraId="639747AD" w14:textId="77777777" w:rsidR="0025401F" w:rsidRPr="00133CF7" w:rsidRDefault="0025401F" w:rsidP="00A8040B">
            <w:pPr>
              <w:jc w:val="center"/>
              <w:rPr>
                <w:rFonts w:cstheme="minorHAnsi"/>
                <w:color w:val="000000"/>
                <w:szCs w:val="24"/>
              </w:rPr>
            </w:pPr>
            <w:r w:rsidRPr="00133CF7">
              <w:rPr>
                <w:rFonts w:cstheme="minorHAnsi"/>
                <w:color w:val="000000"/>
                <w:szCs w:val="24"/>
              </w:rPr>
              <w:t>0.86</w:t>
            </w:r>
          </w:p>
          <w:p w14:paraId="3DA5A65E" w14:textId="54B90A28" w:rsidR="0025401F" w:rsidRPr="00133CF7" w:rsidRDefault="0025401F" w:rsidP="00A8040B">
            <w:pPr>
              <w:jc w:val="center"/>
              <w:rPr>
                <w:rFonts w:cstheme="minorHAnsi"/>
                <w:szCs w:val="24"/>
              </w:rPr>
            </w:pPr>
            <w:r w:rsidRPr="00133CF7">
              <w:rPr>
                <w:rFonts w:cstheme="minorHAnsi"/>
                <w:color w:val="000000"/>
                <w:szCs w:val="24"/>
              </w:rPr>
              <w:t>(0.84</w:t>
            </w:r>
            <w:ins w:id="706" w:author="Author">
              <w:r w:rsidR="00813A82" w:rsidRPr="00133CF7">
                <w:rPr>
                  <w:rFonts w:cstheme="minorHAnsi"/>
                  <w:color w:val="000000"/>
                  <w:szCs w:val="24"/>
                </w:rPr>
                <w:t>–</w:t>
              </w:r>
            </w:ins>
            <w:del w:id="707" w:author="Author">
              <w:r w:rsidRPr="00133CF7" w:rsidDel="00813A82">
                <w:rPr>
                  <w:rFonts w:cstheme="minorHAnsi"/>
                  <w:color w:val="000000"/>
                  <w:szCs w:val="24"/>
                </w:rPr>
                <w:delText>-</w:delText>
              </w:r>
            </w:del>
            <w:r w:rsidRPr="00133CF7">
              <w:rPr>
                <w:rFonts w:cstheme="minorHAnsi"/>
                <w:color w:val="000000"/>
                <w:szCs w:val="24"/>
              </w:rPr>
              <w:t>0.88)</w:t>
            </w:r>
          </w:p>
        </w:tc>
        <w:tc>
          <w:tcPr>
            <w:tcW w:w="548" w:type="pct"/>
            <w:tcBorders>
              <w:top w:val="single" w:sz="4" w:space="0" w:color="auto"/>
            </w:tcBorders>
            <w:tcMar>
              <w:left w:w="57" w:type="dxa"/>
              <w:right w:w="57" w:type="dxa"/>
            </w:tcMar>
            <w:vAlign w:val="center"/>
          </w:tcPr>
          <w:p w14:paraId="16EC3AEB" w14:textId="77777777" w:rsidR="0025401F" w:rsidRPr="00133CF7" w:rsidRDefault="0025401F" w:rsidP="00A8040B">
            <w:pPr>
              <w:jc w:val="center"/>
              <w:rPr>
                <w:rFonts w:cstheme="minorHAnsi"/>
                <w:color w:val="000000"/>
                <w:szCs w:val="24"/>
              </w:rPr>
            </w:pPr>
            <w:r w:rsidRPr="00133CF7">
              <w:rPr>
                <w:rFonts w:cstheme="minorHAnsi"/>
                <w:color w:val="000000"/>
                <w:szCs w:val="24"/>
              </w:rPr>
              <w:t>0.80</w:t>
            </w:r>
          </w:p>
          <w:p w14:paraId="7F9D09E1" w14:textId="2E5C002E" w:rsidR="0025401F" w:rsidRPr="00133CF7" w:rsidRDefault="0025401F" w:rsidP="00A8040B">
            <w:pPr>
              <w:jc w:val="center"/>
              <w:rPr>
                <w:rFonts w:cstheme="minorHAnsi"/>
                <w:szCs w:val="24"/>
              </w:rPr>
            </w:pPr>
            <w:r w:rsidRPr="00133CF7">
              <w:rPr>
                <w:rFonts w:cstheme="minorHAnsi"/>
                <w:color w:val="000000"/>
                <w:szCs w:val="24"/>
              </w:rPr>
              <w:t>(0.78</w:t>
            </w:r>
            <w:ins w:id="708" w:author="Author">
              <w:r w:rsidR="00813A82" w:rsidRPr="00133CF7">
                <w:rPr>
                  <w:rFonts w:cstheme="minorHAnsi"/>
                  <w:color w:val="000000"/>
                  <w:szCs w:val="24"/>
                </w:rPr>
                <w:t>–</w:t>
              </w:r>
            </w:ins>
            <w:del w:id="709" w:author="Author">
              <w:r w:rsidRPr="00133CF7" w:rsidDel="00813A82">
                <w:rPr>
                  <w:rFonts w:cstheme="minorHAnsi"/>
                  <w:color w:val="000000"/>
                  <w:szCs w:val="24"/>
                </w:rPr>
                <w:delText>-</w:delText>
              </w:r>
            </w:del>
            <w:r w:rsidRPr="00133CF7">
              <w:rPr>
                <w:rFonts w:cstheme="minorHAnsi"/>
                <w:color w:val="000000"/>
                <w:szCs w:val="24"/>
              </w:rPr>
              <w:t>0.81)</w:t>
            </w:r>
          </w:p>
        </w:tc>
        <w:tc>
          <w:tcPr>
            <w:tcW w:w="548" w:type="pct"/>
            <w:tcBorders>
              <w:top w:val="single" w:sz="4" w:space="0" w:color="auto"/>
            </w:tcBorders>
            <w:tcMar>
              <w:left w:w="57" w:type="dxa"/>
              <w:right w:w="57" w:type="dxa"/>
            </w:tcMar>
            <w:vAlign w:val="center"/>
          </w:tcPr>
          <w:p w14:paraId="46910C00" w14:textId="77777777" w:rsidR="0025401F" w:rsidRPr="00133CF7" w:rsidRDefault="0025401F" w:rsidP="00A8040B">
            <w:pPr>
              <w:jc w:val="center"/>
              <w:rPr>
                <w:rFonts w:cstheme="minorHAnsi"/>
                <w:color w:val="000000"/>
                <w:szCs w:val="24"/>
              </w:rPr>
            </w:pPr>
            <w:r w:rsidRPr="00133CF7">
              <w:rPr>
                <w:rFonts w:cstheme="minorHAnsi"/>
                <w:color w:val="000000"/>
                <w:szCs w:val="24"/>
              </w:rPr>
              <w:t>0.80</w:t>
            </w:r>
          </w:p>
          <w:p w14:paraId="4586413A" w14:textId="24A5A687" w:rsidR="0025401F" w:rsidRPr="00133CF7" w:rsidRDefault="0025401F" w:rsidP="00A8040B">
            <w:pPr>
              <w:jc w:val="center"/>
              <w:rPr>
                <w:rFonts w:cstheme="minorHAnsi"/>
                <w:szCs w:val="24"/>
              </w:rPr>
            </w:pPr>
            <w:r w:rsidRPr="00133CF7">
              <w:rPr>
                <w:rFonts w:cstheme="minorHAnsi"/>
                <w:color w:val="000000"/>
                <w:szCs w:val="24"/>
              </w:rPr>
              <w:t>(0.78</w:t>
            </w:r>
            <w:ins w:id="710" w:author="Author">
              <w:r w:rsidR="00813A82" w:rsidRPr="00133CF7">
                <w:rPr>
                  <w:rFonts w:cstheme="minorHAnsi"/>
                  <w:color w:val="000000"/>
                  <w:szCs w:val="24"/>
                </w:rPr>
                <w:t>–</w:t>
              </w:r>
            </w:ins>
            <w:del w:id="711" w:author="Author">
              <w:r w:rsidRPr="00133CF7" w:rsidDel="00813A82">
                <w:rPr>
                  <w:rFonts w:cstheme="minorHAnsi"/>
                  <w:color w:val="000000"/>
                  <w:szCs w:val="24"/>
                </w:rPr>
                <w:delText>-</w:delText>
              </w:r>
            </w:del>
            <w:r w:rsidRPr="00133CF7">
              <w:rPr>
                <w:rFonts w:cstheme="minorHAnsi"/>
                <w:color w:val="000000"/>
                <w:szCs w:val="24"/>
              </w:rPr>
              <w:t>0.81)</w:t>
            </w:r>
          </w:p>
        </w:tc>
        <w:tc>
          <w:tcPr>
            <w:tcW w:w="548" w:type="pct"/>
            <w:tcBorders>
              <w:top w:val="single" w:sz="4" w:space="0" w:color="auto"/>
            </w:tcBorders>
            <w:tcMar>
              <w:left w:w="57" w:type="dxa"/>
              <w:right w:w="57" w:type="dxa"/>
            </w:tcMar>
            <w:vAlign w:val="center"/>
          </w:tcPr>
          <w:p w14:paraId="4A81371F" w14:textId="77777777" w:rsidR="0025401F" w:rsidRPr="00133CF7" w:rsidRDefault="0025401F" w:rsidP="00A8040B">
            <w:pPr>
              <w:jc w:val="center"/>
              <w:rPr>
                <w:rFonts w:cstheme="minorHAnsi"/>
                <w:color w:val="000000"/>
                <w:szCs w:val="24"/>
              </w:rPr>
            </w:pPr>
            <w:r w:rsidRPr="00133CF7">
              <w:rPr>
                <w:rFonts w:cstheme="minorHAnsi"/>
                <w:color w:val="000000"/>
                <w:szCs w:val="24"/>
              </w:rPr>
              <w:t>0.80</w:t>
            </w:r>
          </w:p>
          <w:p w14:paraId="5A2C6D10" w14:textId="46C05C95" w:rsidR="0025401F" w:rsidRPr="00133CF7" w:rsidRDefault="0025401F" w:rsidP="00A8040B">
            <w:pPr>
              <w:jc w:val="center"/>
              <w:rPr>
                <w:rFonts w:cstheme="minorHAnsi"/>
                <w:szCs w:val="24"/>
              </w:rPr>
            </w:pPr>
            <w:r w:rsidRPr="00133CF7">
              <w:rPr>
                <w:rFonts w:cstheme="minorHAnsi"/>
                <w:color w:val="000000"/>
                <w:szCs w:val="24"/>
              </w:rPr>
              <w:t>(0.78</w:t>
            </w:r>
            <w:ins w:id="712" w:author="Author">
              <w:r w:rsidR="00813A82" w:rsidRPr="00133CF7">
                <w:rPr>
                  <w:rFonts w:cstheme="minorHAnsi"/>
                  <w:color w:val="000000"/>
                  <w:szCs w:val="24"/>
                </w:rPr>
                <w:t>–</w:t>
              </w:r>
            </w:ins>
            <w:del w:id="713" w:author="Author">
              <w:r w:rsidRPr="00133CF7" w:rsidDel="00813A82">
                <w:rPr>
                  <w:rFonts w:cstheme="minorHAnsi"/>
                  <w:color w:val="000000"/>
                  <w:szCs w:val="24"/>
                </w:rPr>
                <w:delText>-</w:delText>
              </w:r>
            </w:del>
            <w:r w:rsidRPr="00133CF7">
              <w:rPr>
                <w:rFonts w:cstheme="minorHAnsi"/>
                <w:color w:val="000000"/>
                <w:szCs w:val="24"/>
              </w:rPr>
              <w:t>0.81)</w:t>
            </w:r>
          </w:p>
        </w:tc>
        <w:tc>
          <w:tcPr>
            <w:tcW w:w="548" w:type="pct"/>
            <w:tcBorders>
              <w:top w:val="single" w:sz="4" w:space="0" w:color="auto"/>
            </w:tcBorders>
            <w:tcMar>
              <w:left w:w="57" w:type="dxa"/>
              <w:right w:w="57" w:type="dxa"/>
            </w:tcMar>
            <w:vAlign w:val="center"/>
          </w:tcPr>
          <w:p w14:paraId="7560DF9E" w14:textId="77777777" w:rsidR="0025401F" w:rsidRPr="00133CF7" w:rsidRDefault="0025401F" w:rsidP="00A8040B">
            <w:pPr>
              <w:jc w:val="center"/>
              <w:rPr>
                <w:rFonts w:cstheme="minorHAnsi"/>
                <w:color w:val="000000"/>
                <w:szCs w:val="24"/>
              </w:rPr>
            </w:pPr>
            <w:r w:rsidRPr="00133CF7">
              <w:rPr>
                <w:rFonts w:cstheme="minorHAnsi"/>
                <w:color w:val="000000"/>
                <w:szCs w:val="24"/>
              </w:rPr>
              <w:t>0.80</w:t>
            </w:r>
          </w:p>
          <w:p w14:paraId="206FA451" w14:textId="10375FBC" w:rsidR="0025401F" w:rsidRPr="00133CF7" w:rsidRDefault="0025401F" w:rsidP="00A8040B">
            <w:pPr>
              <w:jc w:val="center"/>
              <w:rPr>
                <w:rFonts w:cstheme="minorHAnsi"/>
                <w:szCs w:val="24"/>
              </w:rPr>
            </w:pPr>
            <w:r w:rsidRPr="00133CF7">
              <w:rPr>
                <w:rFonts w:cstheme="minorHAnsi"/>
                <w:color w:val="000000"/>
                <w:szCs w:val="24"/>
              </w:rPr>
              <w:t>(0.78</w:t>
            </w:r>
            <w:ins w:id="714" w:author="Author">
              <w:r w:rsidR="00813A82" w:rsidRPr="00133CF7">
                <w:rPr>
                  <w:rFonts w:cstheme="minorHAnsi"/>
                  <w:color w:val="000000"/>
                  <w:szCs w:val="24"/>
                </w:rPr>
                <w:t>–</w:t>
              </w:r>
            </w:ins>
            <w:del w:id="715" w:author="Author">
              <w:r w:rsidRPr="00133CF7" w:rsidDel="00813A82">
                <w:rPr>
                  <w:rFonts w:cstheme="minorHAnsi"/>
                  <w:color w:val="000000"/>
                  <w:szCs w:val="24"/>
                </w:rPr>
                <w:delText>-</w:delText>
              </w:r>
            </w:del>
            <w:r w:rsidRPr="00133CF7">
              <w:rPr>
                <w:rFonts w:cstheme="minorHAnsi"/>
                <w:color w:val="000000"/>
                <w:szCs w:val="24"/>
              </w:rPr>
              <w:t>0.81)</w:t>
            </w:r>
          </w:p>
        </w:tc>
        <w:tc>
          <w:tcPr>
            <w:tcW w:w="548" w:type="pct"/>
            <w:tcBorders>
              <w:top w:val="single" w:sz="4" w:space="0" w:color="auto"/>
            </w:tcBorders>
            <w:tcMar>
              <w:left w:w="57" w:type="dxa"/>
              <w:right w:w="57" w:type="dxa"/>
            </w:tcMar>
            <w:vAlign w:val="center"/>
          </w:tcPr>
          <w:p w14:paraId="75FF6AE6" w14:textId="77777777" w:rsidR="0025401F" w:rsidRPr="00133CF7" w:rsidRDefault="0025401F" w:rsidP="00A8040B">
            <w:pPr>
              <w:jc w:val="center"/>
              <w:rPr>
                <w:rFonts w:cstheme="minorHAnsi"/>
                <w:color w:val="000000"/>
                <w:szCs w:val="24"/>
              </w:rPr>
            </w:pPr>
            <w:r w:rsidRPr="00133CF7">
              <w:rPr>
                <w:rFonts w:cstheme="minorHAnsi"/>
                <w:color w:val="000000"/>
                <w:szCs w:val="24"/>
              </w:rPr>
              <w:t>0.80</w:t>
            </w:r>
          </w:p>
          <w:p w14:paraId="62B4F197" w14:textId="175866DC" w:rsidR="0025401F" w:rsidRPr="00133CF7" w:rsidRDefault="0025401F" w:rsidP="00A8040B">
            <w:pPr>
              <w:jc w:val="center"/>
              <w:rPr>
                <w:rFonts w:cstheme="minorHAnsi"/>
                <w:szCs w:val="24"/>
              </w:rPr>
            </w:pPr>
            <w:r w:rsidRPr="00133CF7">
              <w:rPr>
                <w:rFonts w:cstheme="minorHAnsi"/>
                <w:color w:val="000000"/>
                <w:szCs w:val="24"/>
              </w:rPr>
              <w:t>(0.78</w:t>
            </w:r>
            <w:ins w:id="716" w:author="Author">
              <w:r w:rsidR="00813A82" w:rsidRPr="00133CF7">
                <w:rPr>
                  <w:rFonts w:cstheme="minorHAnsi"/>
                  <w:color w:val="000000"/>
                  <w:szCs w:val="24"/>
                </w:rPr>
                <w:t>–</w:t>
              </w:r>
            </w:ins>
            <w:del w:id="717" w:author="Author">
              <w:r w:rsidRPr="00133CF7" w:rsidDel="00813A82">
                <w:rPr>
                  <w:rFonts w:cstheme="minorHAnsi"/>
                  <w:color w:val="000000"/>
                  <w:szCs w:val="24"/>
                </w:rPr>
                <w:delText>-</w:delText>
              </w:r>
            </w:del>
            <w:r w:rsidRPr="00133CF7">
              <w:rPr>
                <w:rFonts w:cstheme="minorHAnsi"/>
                <w:color w:val="000000"/>
                <w:szCs w:val="24"/>
              </w:rPr>
              <w:t>0.81)</w:t>
            </w:r>
          </w:p>
        </w:tc>
      </w:tr>
      <w:tr w:rsidR="0025401F" w:rsidRPr="00133CF7" w14:paraId="1B8404F9" w14:textId="77777777" w:rsidTr="00A8040B">
        <w:tc>
          <w:tcPr>
            <w:tcW w:w="671" w:type="pct"/>
            <w:vAlign w:val="center"/>
          </w:tcPr>
          <w:p w14:paraId="201989DB" w14:textId="77777777" w:rsidR="0025401F" w:rsidRPr="00133CF7" w:rsidRDefault="0025401F" w:rsidP="00A8040B">
            <w:pPr>
              <w:spacing w:beforeLines="50" w:before="180"/>
              <w:rPr>
                <w:rFonts w:cstheme="minorHAnsi"/>
                <w:szCs w:val="24"/>
              </w:rPr>
            </w:pPr>
            <w:r w:rsidRPr="00133CF7">
              <w:rPr>
                <w:rFonts w:cstheme="minorHAnsi"/>
                <w:color w:val="000000"/>
                <w:szCs w:val="24"/>
              </w:rPr>
              <w:t>Precision</w:t>
            </w:r>
          </w:p>
        </w:tc>
        <w:tc>
          <w:tcPr>
            <w:tcW w:w="493" w:type="pct"/>
            <w:tcMar>
              <w:left w:w="57" w:type="dxa"/>
              <w:right w:w="57" w:type="dxa"/>
            </w:tcMar>
            <w:vAlign w:val="center"/>
          </w:tcPr>
          <w:p w14:paraId="0ECA5A13"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0.77</w:t>
            </w:r>
          </w:p>
        </w:tc>
        <w:tc>
          <w:tcPr>
            <w:tcW w:w="548" w:type="pct"/>
            <w:tcMar>
              <w:left w:w="57" w:type="dxa"/>
              <w:right w:w="57" w:type="dxa"/>
            </w:tcMar>
            <w:vAlign w:val="center"/>
          </w:tcPr>
          <w:p w14:paraId="03EE3145"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0.79</w:t>
            </w:r>
          </w:p>
        </w:tc>
        <w:tc>
          <w:tcPr>
            <w:tcW w:w="548" w:type="pct"/>
            <w:tcMar>
              <w:left w:w="57" w:type="dxa"/>
              <w:right w:w="57" w:type="dxa"/>
            </w:tcMar>
            <w:vAlign w:val="center"/>
          </w:tcPr>
          <w:p w14:paraId="63E4D78A"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0.73</w:t>
            </w:r>
          </w:p>
        </w:tc>
        <w:tc>
          <w:tcPr>
            <w:tcW w:w="548" w:type="pct"/>
            <w:tcMar>
              <w:left w:w="57" w:type="dxa"/>
              <w:right w:w="57" w:type="dxa"/>
            </w:tcMar>
            <w:vAlign w:val="center"/>
          </w:tcPr>
          <w:p w14:paraId="5D2DC12B"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0.58</w:t>
            </w:r>
          </w:p>
        </w:tc>
        <w:tc>
          <w:tcPr>
            <w:tcW w:w="548" w:type="pct"/>
            <w:tcMar>
              <w:left w:w="57" w:type="dxa"/>
              <w:right w:w="57" w:type="dxa"/>
            </w:tcMar>
            <w:vAlign w:val="center"/>
          </w:tcPr>
          <w:p w14:paraId="3F586803"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0.58</w:t>
            </w:r>
          </w:p>
        </w:tc>
        <w:tc>
          <w:tcPr>
            <w:tcW w:w="548" w:type="pct"/>
            <w:tcMar>
              <w:left w:w="57" w:type="dxa"/>
              <w:right w:w="57" w:type="dxa"/>
            </w:tcMar>
            <w:vAlign w:val="center"/>
          </w:tcPr>
          <w:p w14:paraId="3D9B0951"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0.58</w:t>
            </w:r>
          </w:p>
        </w:tc>
        <w:tc>
          <w:tcPr>
            <w:tcW w:w="548" w:type="pct"/>
            <w:tcMar>
              <w:left w:w="57" w:type="dxa"/>
              <w:right w:w="57" w:type="dxa"/>
            </w:tcMar>
            <w:vAlign w:val="center"/>
          </w:tcPr>
          <w:p w14:paraId="7FC1342D"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0.58</w:t>
            </w:r>
          </w:p>
        </w:tc>
        <w:tc>
          <w:tcPr>
            <w:tcW w:w="548" w:type="pct"/>
            <w:tcMar>
              <w:left w:w="57" w:type="dxa"/>
              <w:right w:w="57" w:type="dxa"/>
            </w:tcMar>
            <w:vAlign w:val="center"/>
          </w:tcPr>
          <w:p w14:paraId="31FB94B0"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0.58</w:t>
            </w:r>
          </w:p>
        </w:tc>
      </w:tr>
      <w:tr w:rsidR="0025401F" w:rsidRPr="00133CF7" w14:paraId="22A1A611" w14:textId="77777777" w:rsidTr="00A8040B">
        <w:tc>
          <w:tcPr>
            <w:tcW w:w="671" w:type="pct"/>
            <w:vAlign w:val="center"/>
          </w:tcPr>
          <w:p w14:paraId="32BF808D" w14:textId="77777777" w:rsidR="0025401F" w:rsidRPr="00133CF7" w:rsidRDefault="0025401F" w:rsidP="00A8040B">
            <w:pPr>
              <w:spacing w:beforeLines="50" w:before="180"/>
              <w:rPr>
                <w:rFonts w:cstheme="minorHAnsi"/>
                <w:szCs w:val="24"/>
              </w:rPr>
            </w:pPr>
            <w:r w:rsidRPr="00133CF7">
              <w:rPr>
                <w:rFonts w:cstheme="minorHAnsi"/>
                <w:color w:val="000000"/>
                <w:szCs w:val="24"/>
              </w:rPr>
              <w:t>Recall</w:t>
            </w:r>
          </w:p>
        </w:tc>
        <w:tc>
          <w:tcPr>
            <w:tcW w:w="493" w:type="pct"/>
            <w:tcMar>
              <w:left w:w="57" w:type="dxa"/>
              <w:right w:w="57" w:type="dxa"/>
            </w:tcMar>
            <w:vAlign w:val="center"/>
          </w:tcPr>
          <w:p w14:paraId="77B36E9F"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0.45</w:t>
            </w:r>
          </w:p>
        </w:tc>
        <w:tc>
          <w:tcPr>
            <w:tcW w:w="548" w:type="pct"/>
            <w:tcMar>
              <w:left w:w="57" w:type="dxa"/>
              <w:right w:w="57" w:type="dxa"/>
            </w:tcMar>
            <w:vAlign w:val="center"/>
          </w:tcPr>
          <w:p w14:paraId="39A7BBF4"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0.46</w:t>
            </w:r>
          </w:p>
        </w:tc>
        <w:tc>
          <w:tcPr>
            <w:tcW w:w="548" w:type="pct"/>
            <w:tcMar>
              <w:left w:w="57" w:type="dxa"/>
              <w:right w:w="57" w:type="dxa"/>
            </w:tcMar>
            <w:vAlign w:val="center"/>
          </w:tcPr>
          <w:p w14:paraId="72E25295"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0.49</w:t>
            </w:r>
          </w:p>
        </w:tc>
        <w:tc>
          <w:tcPr>
            <w:tcW w:w="548" w:type="pct"/>
            <w:tcMar>
              <w:left w:w="57" w:type="dxa"/>
              <w:right w:w="57" w:type="dxa"/>
            </w:tcMar>
            <w:vAlign w:val="center"/>
          </w:tcPr>
          <w:p w14:paraId="6F872140"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0.21</w:t>
            </w:r>
          </w:p>
        </w:tc>
        <w:tc>
          <w:tcPr>
            <w:tcW w:w="548" w:type="pct"/>
            <w:tcMar>
              <w:left w:w="57" w:type="dxa"/>
              <w:right w:w="57" w:type="dxa"/>
            </w:tcMar>
            <w:vAlign w:val="center"/>
          </w:tcPr>
          <w:p w14:paraId="2E138FA9"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0.20</w:t>
            </w:r>
          </w:p>
        </w:tc>
        <w:tc>
          <w:tcPr>
            <w:tcW w:w="548" w:type="pct"/>
            <w:tcMar>
              <w:left w:w="57" w:type="dxa"/>
              <w:right w:w="57" w:type="dxa"/>
            </w:tcMar>
            <w:vAlign w:val="center"/>
          </w:tcPr>
          <w:p w14:paraId="3F7B002A"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0.20</w:t>
            </w:r>
          </w:p>
        </w:tc>
        <w:tc>
          <w:tcPr>
            <w:tcW w:w="548" w:type="pct"/>
            <w:tcMar>
              <w:left w:w="57" w:type="dxa"/>
              <w:right w:w="57" w:type="dxa"/>
            </w:tcMar>
            <w:vAlign w:val="center"/>
          </w:tcPr>
          <w:p w14:paraId="6CC226D1"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0.20</w:t>
            </w:r>
          </w:p>
        </w:tc>
        <w:tc>
          <w:tcPr>
            <w:tcW w:w="548" w:type="pct"/>
            <w:tcMar>
              <w:left w:w="57" w:type="dxa"/>
              <w:right w:w="57" w:type="dxa"/>
            </w:tcMar>
            <w:vAlign w:val="center"/>
          </w:tcPr>
          <w:p w14:paraId="6F581EC7"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0.21</w:t>
            </w:r>
          </w:p>
        </w:tc>
      </w:tr>
      <w:tr w:rsidR="0025401F" w:rsidRPr="00133CF7" w14:paraId="6004C8E4" w14:textId="77777777" w:rsidTr="00A8040B">
        <w:tc>
          <w:tcPr>
            <w:tcW w:w="671" w:type="pct"/>
            <w:vAlign w:val="center"/>
          </w:tcPr>
          <w:p w14:paraId="2E6C91B3" w14:textId="77777777" w:rsidR="0025401F" w:rsidRPr="00133CF7" w:rsidRDefault="0025401F" w:rsidP="00A8040B">
            <w:pPr>
              <w:spacing w:beforeLines="50" w:before="180"/>
              <w:rPr>
                <w:rFonts w:cstheme="minorHAnsi"/>
                <w:szCs w:val="24"/>
              </w:rPr>
            </w:pPr>
            <w:r w:rsidRPr="00133CF7">
              <w:rPr>
                <w:rFonts w:cstheme="minorHAnsi"/>
                <w:color w:val="000000"/>
                <w:szCs w:val="24"/>
              </w:rPr>
              <w:t>Sensitivit</w:t>
            </w:r>
            <w:r w:rsidRPr="00133CF7">
              <w:rPr>
                <w:rFonts w:cstheme="minorHAnsi"/>
                <w:color w:val="000000"/>
                <w:szCs w:val="24"/>
              </w:rPr>
              <w:lastRenderedPageBreak/>
              <w:t>y</w:t>
            </w:r>
          </w:p>
        </w:tc>
        <w:tc>
          <w:tcPr>
            <w:tcW w:w="493" w:type="pct"/>
            <w:tcMar>
              <w:left w:w="57" w:type="dxa"/>
              <w:right w:w="57" w:type="dxa"/>
            </w:tcMar>
            <w:vAlign w:val="center"/>
          </w:tcPr>
          <w:p w14:paraId="161E4A5C"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lastRenderedPageBreak/>
              <w:t>0.45</w:t>
            </w:r>
          </w:p>
        </w:tc>
        <w:tc>
          <w:tcPr>
            <w:tcW w:w="548" w:type="pct"/>
            <w:tcMar>
              <w:left w:w="57" w:type="dxa"/>
              <w:right w:w="57" w:type="dxa"/>
            </w:tcMar>
            <w:vAlign w:val="center"/>
          </w:tcPr>
          <w:p w14:paraId="23176618"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0.46</w:t>
            </w:r>
          </w:p>
        </w:tc>
        <w:tc>
          <w:tcPr>
            <w:tcW w:w="548" w:type="pct"/>
            <w:tcMar>
              <w:left w:w="57" w:type="dxa"/>
              <w:right w:w="57" w:type="dxa"/>
            </w:tcMar>
            <w:vAlign w:val="center"/>
          </w:tcPr>
          <w:p w14:paraId="53B462CF"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0.49</w:t>
            </w:r>
          </w:p>
        </w:tc>
        <w:tc>
          <w:tcPr>
            <w:tcW w:w="548" w:type="pct"/>
            <w:tcMar>
              <w:left w:w="57" w:type="dxa"/>
              <w:right w:w="57" w:type="dxa"/>
            </w:tcMar>
            <w:vAlign w:val="center"/>
          </w:tcPr>
          <w:p w14:paraId="4A3F92F7"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0.21</w:t>
            </w:r>
          </w:p>
        </w:tc>
        <w:tc>
          <w:tcPr>
            <w:tcW w:w="548" w:type="pct"/>
            <w:tcMar>
              <w:left w:w="57" w:type="dxa"/>
              <w:right w:w="57" w:type="dxa"/>
            </w:tcMar>
            <w:vAlign w:val="center"/>
          </w:tcPr>
          <w:p w14:paraId="03F5D990"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0.20</w:t>
            </w:r>
          </w:p>
        </w:tc>
        <w:tc>
          <w:tcPr>
            <w:tcW w:w="548" w:type="pct"/>
            <w:tcMar>
              <w:left w:w="57" w:type="dxa"/>
              <w:right w:w="57" w:type="dxa"/>
            </w:tcMar>
            <w:vAlign w:val="center"/>
          </w:tcPr>
          <w:p w14:paraId="09A815E6"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0.20</w:t>
            </w:r>
          </w:p>
        </w:tc>
        <w:tc>
          <w:tcPr>
            <w:tcW w:w="548" w:type="pct"/>
            <w:tcMar>
              <w:left w:w="57" w:type="dxa"/>
              <w:right w:w="57" w:type="dxa"/>
            </w:tcMar>
            <w:vAlign w:val="center"/>
          </w:tcPr>
          <w:p w14:paraId="105CCEF5"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0.20</w:t>
            </w:r>
          </w:p>
        </w:tc>
        <w:tc>
          <w:tcPr>
            <w:tcW w:w="548" w:type="pct"/>
            <w:tcMar>
              <w:left w:w="57" w:type="dxa"/>
              <w:right w:w="57" w:type="dxa"/>
            </w:tcMar>
            <w:vAlign w:val="center"/>
          </w:tcPr>
          <w:p w14:paraId="537C3B89"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0.21</w:t>
            </w:r>
          </w:p>
        </w:tc>
      </w:tr>
      <w:tr w:rsidR="0025401F" w:rsidRPr="00133CF7" w14:paraId="6B981F43" w14:textId="77777777" w:rsidTr="00A8040B">
        <w:tc>
          <w:tcPr>
            <w:tcW w:w="671" w:type="pct"/>
            <w:vAlign w:val="center"/>
          </w:tcPr>
          <w:p w14:paraId="329BAFAA" w14:textId="77777777" w:rsidR="0025401F" w:rsidRPr="00133CF7" w:rsidRDefault="0025401F" w:rsidP="00A8040B">
            <w:pPr>
              <w:spacing w:beforeLines="50" w:before="180"/>
              <w:rPr>
                <w:rFonts w:cstheme="minorHAnsi"/>
                <w:szCs w:val="24"/>
              </w:rPr>
            </w:pPr>
            <w:r w:rsidRPr="00133CF7">
              <w:rPr>
                <w:rFonts w:cstheme="minorHAnsi"/>
                <w:color w:val="000000"/>
                <w:szCs w:val="24"/>
              </w:rPr>
              <w:t>Specificity</w:t>
            </w:r>
          </w:p>
        </w:tc>
        <w:tc>
          <w:tcPr>
            <w:tcW w:w="493" w:type="pct"/>
            <w:tcMar>
              <w:left w:w="57" w:type="dxa"/>
              <w:right w:w="57" w:type="dxa"/>
            </w:tcMar>
            <w:vAlign w:val="center"/>
          </w:tcPr>
          <w:p w14:paraId="19AEE89F"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0.96</w:t>
            </w:r>
          </w:p>
        </w:tc>
        <w:tc>
          <w:tcPr>
            <w:tcW w:w="548" w:type="pct"/>
            <w:tcMar>
              <w:left w:w="57" w:type="dxa"/>
              <w:right w:w="57" w:type="dxa"/>
            </w:tcMar>
            <w:vAlign w:val="center"/>
          </w:tcPr>
          <w:p w14:paraId="661EE9C3"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0.97</w:t>
            </w:r>
          </w:p>
        </w:tc>
        <w:tc>
          <w:tcPr>
            <w:tcW w:w="548" w:type="pct"/>
            <w:tcMar>
              <w:left w:w="57" w:type="dxa"/>
              <w:right w:w="57" w:type="dxa"/>
            </w:tcMar>
            <w:vAlign w:val="center"/>
          </w:tcPr>
          <w:p w14:paraId="4AFABB0D"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0.95</w:t>
            </w:r>
          </w:p>
        </w:tc>
        <w:tc>
          <w:tcPr>
            <w:tcW w:w="548" w:type="pct"/>
            <w:tcMar>
              <w:left w:w="57" w:type="dxa"/>
              <w:right w:w="57" w:type="dxa"/>
            </w:tcMar>
            <w:vAlign w:val="center"/>
          </w:tcPr>
          <w:p w14:paraId="0FE6BA11"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0.96</w:t>
            </w:r>
          </w:p>
        </w:tc>
        <w:tc>
          <w:tcPr>
            <w:tcW w:w="548" w:type="pct"/>
            <w:tcMar>
              <w:left w:w="57" w:type="dxa"/>
              <w:right w:w="57" w:type="dxa"/>
            </w:tcMar>
            <w:vAlign w:val="center"/>
          </w:tcPr>
          <w:p w14:paraId="217CD793"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0.96</w:t>
            </w:r>
          </w:p>
        </w:tc>
        <w:tc>
          <w:tcPr>
            <w:tcW w:w="548" w:type="pct"/>
            <w:tcMar>
              <w:left w:w="57" w:type="dxa"/>
              <w:right w:w="57" w:type="dxa"/>
            </w:tcMar>
            <w:vAlign w:val="center"/>
          </w:tcPr>
          <w:p w14:paraId="4D66DB1F"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0.96</w:t>
            </w:r>
          </w:p>
        </w:tc>
        <w:tc>
          <w:tcPr>
            <w:tcW w:w="548" w:type="pct"/>
            <w:tcMar>
              <w:left w:w="57" w:type="dxa"/>
              <w:right w:w="57" w:type="dxa"/>
            </w:tcMar>
            <w:vAlign w:val="center"/>
          </w:tcPr>
          <w:p w14:paraId="7DF1215B"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0.96</w:t>
            </w:r>
          </w:p>
        </w:tc>
        <w:tc>
          <w:tcPr>
            <w:tcW w:w="548" w:type="pct"/>
            <w:tcMar>
              <w:left w:w="57" w:type="dxa"/>
              <w:right w:w="57" w:type="dxa"/>
            </w:tcMar>
            <w:vAlign w:val="center"/>
          </w:tcPr>
          <w:p w14:paraId="26998BE2"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0.96</w:t>
            </w:r>
          </w:p>
        </w:tc>
      </w:tr>
      <w:tr w:rsidR="0025401F" w:rsidRPr="00133CF7" w14:paraId="30F4D48B" w14:textId="77777777" w:rsidTr="00A8040B">
        <w:tc>
          <w:tcPr>
            <w:tcW w:w="671" w:type="pct"/>
            <w:vAlign w:val="center"/>
          </w:tcPr>
          <w:p w14:paraId="45F43617" w14:textId="77777777" w:rsidR="0025401F" w:rsidRPr="00133CF7" w:rsidRDefault="0025401F" w:rsidP="00A8040B">
            <w:pPr>
              <w:spacing w:beforeLines="50" w:before="180"/>
              <w:rPr>
                <w:rFonts w:cstheme="minorHAnsi"/>
                <w:szCs w:val="24"/>
              </w:rPr>
            </w:pPr>
            <w:r w:rsidRPr="00133CF7">
              <w:rPr>
                <w:rFonts w:cstheme="minorHAnsi"/>
                <w:color w:val="000000"/>
                <w:szCs w:val="24"/>
              </w:rPr>
              <w:t>F</w:t>
            </w:r>
            <w:r w:rsidRPr="00133CF7">
              <w:rPr>
                <w:rFonts w:cstheme="minorHAnsi"/>
                <w:color w:val="000000"/>
                <w:szCs w:val="24"/>
                <w:vertAlign w:val="subscript"/>
              </w:rPr>
              <w:t>1</w:t>
            </w:r>
            <w:r w:rsidRPr="00133CF7">
              <w:rPr>
                <w:rFonts w:cstheme="minorHAnsi"/>
                <w:color w:val="000000"/>
                <w:szCs w:val="24"/>
              </w:rPr>
              <w:t xml:space="preserve"> Score</w:t>
            </w:r>
          </w:p>
        </w:tc>
        <w:tc>
          <w:tcPr>
            <w:tcW w:w="493" w:type="pct"/>
            <w:tcMar>
              <w:left w:w="57" w:type="dxa"/>
              <w:right w:w="57" w:type="dxa"/>
            </w:tcMar>
            <w:vAlign w:val="center"/>
          </w:tcPr>
          <w:p w14:paraId="44CBE7CC"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0.57</w:t>
            </w:r>
          </w:p>
        </w:tc>
        <w:tc>
          <w:tcPr>
            <w:tcW w:w="548" w:type="pct"/>
            <w:tcMar>
              <w:left w:w="57" w:type="dxa"/>
              <w:right w:w="57" w:type="dxa"/>
            </w:tcMar>
            <w:vAlign w:val="center"/>
          </w:tcPr>
          <w:p w14:paraId="5D8855F9"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0.58</w:t>
            </w:r>
          </w:p>
        </w:tc>
        <w:tc>
          <w:tcPr>
            <w:tcW w:w="548" w:type="pct"/>
            <w:tcMar>
              <w:left w:w="57" w:type="dxa"/>
              <w:right w:w="57" w:type="dxa"/>
            </w:tcMar>
            <w:vAlign w:val="center"/>
          </w:tcPr>
          <w:p w14:paraId="52571BA1"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0.58</w:t>
            </w:r>
          </w:p>
        </w:tc>
        <w:tc>
          <w:tcPr>
            <w:tcW w:w="548" w:type="pct"/>
            <w:tcMar>
              <w:left w:w="57" w:type="dxa"/>
              <w:right w:w="57" w:type="dxa"/>
            </w:tcMar>
            <w:vAlign w:val="center"/>
          </w:tcPr>
          <w:p w14:paraId="72CBD816"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0.30</w:t>
            </w:r>
          </w:p>
        </w:tc>
        <w:tc>
          <w:tcPr>
            <w:tcW w:w="548" w:type="pct"/>
            <w:tcMar>
              <w:left w:w="57" w:type="dxa"/>
              <w:right w:w="57" w:type="dxa"/>
            </w:tcMar>
            <w:vAlign w:val="center"/>
          </w:tcPr>
          <w:p w14:paraId="112DB3B7"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0.30</w:t>
            </w:r>
          </w:p>
        </w:tc>
        <w:tc>
          <w:tcPr>
            <w:tcW w:w="548" w:type="pct"/>
            <w:tcMar>
              <w:left w:w="57" w:type="dxa"/>
              <w:right w:w="57" w:type="dxa"/>
            </w:tcMar>
            <w:vAlign w:val="center"/>
          </w:tcPr>
          <w:p w14:paraId="2154205D"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0.30</w:t>
            </w:r>
          </w:p>
        </w:tc>
        <w:tc>
          <w:tcPr>
            <w:tcW w:w="548" w:type="pct"/>
            <w:tcMar>
              <w:left w:w="57" w:type="dxa"/>
              <w:right w:w="57" w:type="dxa"/>
            </w:tcMar>
            <w:vAlign w:val="center"/>
          </w:tcPr>
          <w:p w14:paraId="336A620F"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0.30</w:t>
            </w:r>
          </w:p>
        </w:tc>
        <w:tc>
          <w:tcPr>
            <w:tcW w:w="548" w:type="pct"/>
            <w:tcMar>
              <w:left w:w="57" w:type="dxa"/>
              <w:right w:w="57" w:type="dxa"/>
            </w:tcMar>
            <w:vAlign w:val="center"/>
          </w:tcPr>
          <w:p w14:paraId="13409DDD"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0.31</w:t>
            </w:r>
          </w:p>
        </w:tc>
      </w:tr>
      <w:tr w:rsidR="0025401F" w:rsidRPr="00133CF7" w14:paraId="36B6C0EE" w14:textId="77777777" w:rsidTr="00A8040B">
        <w:tc>
          <w:tcPr>
            <w:tcW w:w="671" w:type="pct"/>
            <w:vAlign w:val="center"/>
          </w:tcPr>
          <w:p w14:paraId="3B8AA73F" w14:textId="77777777" w:rsidR="0025401F" w:rsidRPr="00133CF7" w:rsidRDefault="0025401F" w:rsidP="00A8040B">
            <w:pPr>
              <w:spacing w:beforeLines="50" w:before="180"/>
              <w:rPr>
                <w:rFonts w:cstheme="minorHAnsi"/>
                <w:szCs w:val="24"/>
              </w:rPr>
            </w:pPr>
            <w:r w:rsidRPr="00133CF7">
              <w:rPr>
                <w:rFonts w:cstheme="minorHAnsi"/>
                <w:color w:val="000000"/>
                <w:szCs w:val="24"/>
              </w:rPr>
              <w:t>Accuracy, Mean (SD)</w:t>
            </w:r>
          </w:p>
        </w:tc>
        <w:tc>
          <w:tcPr>
            <w:tcW w:w="493" w:type="pct"/>
            <w:tcMar>
              <w:left w:w="57" w:type="dxa"/>
              <w:right w:w="57" w:type="dxa"/>
            </w:tcMar>
            <w:vAlign w:val="center"/>
          </w:tcPr>
          <w:p w14:paraId="513EF20E" w14:textId="77777777" w:rsidR="0025401F" w:rsidRPr="00133CF7" w:rsidRDefault="0025401F" w:rsidP="00A8040B">
            <w:pPr>
              <w:jc w:val="center"/>
              <w:rPr>
                <w:rFonts w:cstheme="minorHAnsi"/>
                <w:color w:val="000000"/>
                <w:szCs w:val="24"/>
              </w:rPr>
            </w:pPr>
            <w:r w:rsidRPr="00133CF7">
              <w:rPr>
                <w:rFonts w:cstheme="minorHAnsi"/>
                <w:color w:val="000000"/>
                <w:szCs w:val="24"/>
              </w:rPr>
              <w:t xml:space="preserve">0.85 </w:t>
            </w:r>
          </w:p>
          <w:p w14:paraId="76D8D893" w14:textId="77777777" w:rsidR="0025401F" w:rsidRPr="00133CF7" w:rsidRDefault="0025401F" w:rsidP="00A8040B">
            <w:pPr>
              <w:jc w:val="center"/>
              <w:rPr>
                <w:rFonts w:cstheme="minorHAnsi"/>
                <w:szCs w:val="24"/>
              </w:rPr>
            </w:pPr>
            <w:r w:rsidRPr="00133CF7">
              <w:rPr>
                <w:rFonts w:cstheme="minorHAnsi"/>
                <w:color w:val="000000"/>
                <w:szCs w:val="24"/>
              </w:rPr>
              <w:t>(0.005)</w:t>
            </w:r>
          </w:p>
        </w:tc>
        <w:tc>
          <w:tcPr>
            <w:tcW w:w="548" w:type="pct"/>
            <w:tcMar>
              <w:left w:w="57" w:type="dxa"/>
              <w:right w:w="57" w:type="dxa"/>
            </w:tcMar>
            <w:vAlign w:val="center"/>
          </w:tcPr>
          <w:p w14:paraId="77F98944" w14:textId="77777777" w:rsidR="0025401F" w:rsidRPr="00133CF7" w:rsidRDefault="0025401F" w:rsidP="00A8040B">
            <w:pPr>
              <w:jc w:val="center"/>
              <w:rPr>
                <w:rFonts w:cstheme="minorHAnsi"/>
                <w:color w:val="000000"/>
                <w:szCs w:val="24"/>
              </w:rPr>
            </w:pPr>
            <w:r w:rsidRPr="00133CF7">
              <w:rPr>
                <w:rFonts w:cstheme="minorHAnsi"/>
                <w:color w:val="000000"/>
                <w:szCs w:val="24"/>
              </w:rPr>
              <w:t xml:space="preserve">0.85 </w:t>
            </w:r>
          </w:p>
          <w:p w14:paraId="3B13FE4C" w14:textId="77777777" w:rsidR="0025401F" w:rsidRPr="00133CF7" w:rsidRDefault="0025401F" w:rsidP="00A8040B">
            <w:pPr>
              <w:jc w:val="center"/>
              <w:rPr>
                <w:rFonts w:cstheme="minorHAnsi"/>
                <w:szCs w:val="24"/>
              </w:rPr>
            </w:pPr>
            <w:r w:rsidRPr="00133CF7">
              <w:rPr>
                <w:rFonts w:cstheme="minorHAnsi"/>
                <w:color w:val="000000"/>
                <w:szCs w:val="24"/>
              </w:rPr>
              <w:t>(0.003)</w:t>
            </w:r>
          </w:p>
        </w:tc>
        <w:tc>
          <w:tcPr>
            <w:tcW w:w="548" w:type="pct"/>
            <w:tcMar>
              <w:left w:w="57" w:type="dxa"/>
              <w:right w:w="57" w:type="dxa"/>
            </w:tcMar>
            <w:vAlign w:val="center"/>
          </w:tcPr>
          <w:p w14:paraId="090F888C" w14:textId="77777777" w:rsidR="0025401F" w:rsidRPr="00133CF7" w:rsidRDefault="0025401F" w:rsidP="00A8040B">
            <w:pPr>
              <w:jc w:val="center"/>
              <w:rPr>
                <w:rFonts w:cstheme="minorHAnsi"/>
                <w:color w:val="000000"/>
                <w:szCs w:val="24"/>
              </w:rPr>
            </w:pPr>
            <w:r w:rsidRPr="00133CF7">
              <w:rPr>
                <w:rFonts w:cstheme="minorHAnsi"/>
                <w:color w:val="000000"/>
                <w:szCs w:val="24"/>
              </w:rPr>
              <w:t xml:space="preserve">0.85 </w:t>
            </w:r>
          </w:p>
          <w:p w14:paraId="33F61BA8" w14:textId="77777777" w:rsidR="0025401F" w:rsidRPr="00133CF7" w:rsidRDefault="0025401F" w:rsidP="00A8040B">
            <w:pPr>
              <w:jc w:val="center"/>
              <w:rPr>
                <w:rFonts w:cstheme="minorHAnsi"/>
                <w:szCs w:val="24"/>
              </w:rPr>
            </w:pPr>
            <w:r w:rsidRPr="00133CF7">
              <w:rPr>
                <w:rFonts w:cstheme="minorHAnsi"/>
                <w:color w:val="000000"/>
                <w:szCs w:val="24"/>
              </w:rPr>
              <w:t>(0.005)</w:t>
            </w:r>
          </w:p>
        </w:tc>
        <w:tc>
          <w:tcPr>
            <w:tcW w:w="548" w:type="pct"/>
            <w:tcMar>
              <w:left w:w="57" w:type="dxa"/>
              <w:right w:w="57" w:type="dxa"/>
            </w:tcMar>
            <w:vAlign w:val="center"/>
          </w:tcPr>
          <w:p w14:paraId="038FC9BC" w14:textId="77777777" w:rsidR="0025401F" w:rsidRPr="00133CF7" w:rsidRDefault="0025401F" w:rsidP="00A8040B">
            <w:pPr>
              <w:jc w:val="center"/>
              <w:rPr>
                <w:rFonts w:cstheme="minorHAnsi"/>
                <w:color w:val="000000"/>
                <w:szCs w:val="24"/>
              </w:rPr>
            </w:pPr>
            <w:r w:rsidRPr="00133CF7">
              <w:rPr>
                <w:rFonts w:cstheme="minorHAnsi"/>
                <w:color w:val="000000"/>
                <w:szCs w:val="24"/>
              </w:rPr>
              <w:t xml:space="preserve">0.79 </w:t>
            </w:r>
          </w:p>
          <w:p w14:paraId="3E3AF2A3" w14:textId="77777777" w:rsidR="0025401F" w:rsidRPr="00133CF7" w:rsidRDefault="0025401F" w:rsidP="00A8040B">
            <w:pPr>
              <w:jc w:val="center"/>
              <w:rPr>
                <w:rFonts w:cstheme="minorHAnsi"/>
                <w:szCs w:val="24"/>
              </w:rPr>
            </w:pPr>
            <w:r w:rsidRPr="00133CF7">
              <w:rPr>
                <w:rFonts w:cstheme="minorHAnsi"/>
                <w:color w:val="000000"/>
                <w:szCs w:val="24"/>
              </w:rPr>
              <w:t>(0.005)</w:t>
            </w:r>
          </w:p>
        </w:tc>
        <w:tc>
          <w:tcPr>
            <w:tcW w:w="548" w:type="pct"/>
            <w:tcMar>
              <w:left w:w="57" w:type="dxa"/>
              <w:right w:w="57" w:type="dxa"/>
            </w:tcMar>
            <w:vAlign w:val="center"/>
          </w:tcPr>
          <w:p w14:paraId="767B19AC" w14:textId="77777777" w:rsidR="0025401F" w:rsidRPr="00133CF7" w:rsidRDefault="0025401F" w:rsidP="00A8040B">
            <w:pPr>
              <w:jc w:val="center"/>
              <w:rPr>
                <w:rFonts w:cstheme="minorHAnsi"/>
                <w:color w:val="000000"/>
                <w:szCs w:val="24"/>
              </w:rPr>
            </w:pPr>
            <w:r w:rsidRPr="00133CF7">
              <w:rPr>
                <w:rFonts w:cstheme="minorHAnsi"/>
                <w:color w:val="000000"/>
                <w:szCs w:val="24"/>
              </w:rPr>
              <w:t xml:space="preserve">0.79 </w:t>
            </w:r>
          </w:p>
          <w:p w14:paraId="6B94E01B" w14:textId="77777777" w:rsidR="0025401F" w:rsidRPr="00133CF7" w:rsidRDefault="0025401F" w:rsidP="00A8040B">
            <w:pPr>
              <w:jc w:val="center"/>
              <w:rPr>
                <w:rFonts w:cstheme="minorHAnsi"/>
                <w:szCs w:val="24"/>
              </w:rPr>
            </w:pPr>
            <w:r w:rsidRPr="00133CF7">
              <w:rPr>
                <w:rFonts w:cstheme="minorHAnsi"/>
                <w:color w:val="000000"/>
                <w:szCs w:val="24"/>
              </w:rPr>
              <w:t>(0.005)</w:t>
            </w:r>
          </w:p>
        </w:tc>
        <w:tc>
          <w:tcPr>
            <w:tcW w:w="548" w:type="pct"/>
            <w:tcMar>
              <w:left w:w="57" w:type="dxa"/>
              <w:right w:w="57" w:type="dxa"/>
            </w:tcMar>
            <w:vAlign w:val="center"/>
          </w:tcPr>
          <w:p w14:paraId="49665921" w14:textId="77777777" w:rsidR="0025401F" w:rsidRPr="00133CF7" w:rsidRDefault="0025401F" w:rsidP="00A8040B">
            <w:pPr>
              <w:jc w:val="center"/>
              <w:rPr>
                <w:rFonts w:cstheme="minorHAnsi"/>
                <w:color w:val="000000"/>
                <w:szCs w:val="24"/>
              </w:rPr>
            </w:pPr>
            <w:r w:rsidRPr="00133CF7">
              <w:rPr>
                <w:rFonts w:cstheme="minorHAnsi"/>
                <w:color w:val="000000"/>
                <w:szCs w:val="24"/>
              </w:rPr>
              <w:t xml:space="preserve">0.79 </w:t>
            </w:r>
          </w:p>
          <w:p w14:paraId="7676216C" w14:textId="77777777" w:rsidR="0025401F" w:rsidRPr="00133CF7" w:rsidRDefault="0025401F" w:rsidP="00A8040B">
            <w:pPr>
              <w:jc w:val="center"/>
              <w:rPr>
                <w:rFonts w:cstheme="minorHAnsi"/>
                <w:szCs w:val="24"/>
              </w:rPr>
            </w:pPr>
            <w:r w:rsidRPr="00133CF7">
              <w:rPr>
                <w:rFonts w:cstheme="minorHAnsi"/>
                <w:color w:val="000000"/>
                <w:szCs w:val="24"/>
              </w:rPr>
              <w:t>(0.005)</w:t>
            </w:r>
          </w:p>
        </w:tc>
        <w:tc>
          <w:tcPr>
            <w:tcW w:w="548" w:type="pct"/>
            <w:tcMar>
              <w:left w:w="57" w:type="dxa"/>
              <w:right w:w="57" w:type="dxa"/>
            </w:tcMar>
            <w:vAlign w:val="center"/>
          </w:tcPr>
          <w:p w14:paraId="2CED35A8" w14:textId="77777777" w:rsidR="0025401F" w:rsidRPr="00133CF7" w:rsidRDefault="0025401F" w:rsidP="00A8040B">
            <w:pPr>
              <w:jc w:val="center"/>
              <w:rPr>
                <w:rFonts w:cstheme="minorHAnsi"/>
                <w:color w:val="000000"/>
                <w:szCs w:val="24"/>
              </w:rPr>
            </w:pPr>
            <w:r w:rsidRPr="00133CF7">
              <w:rPr>
                <w:rFonts w:cstheme="minorHAnsi"/>
                <w:color w:val="000000"/>
                <w:szCs w:val="24"/>
              </w:rPr>
              <w:t>0.79</w:t>
            </w:r>
          </w:p>
          <w:p w14:paraId="2330269B" w14:textId="77777777" w:rsidR="0025401F" w:rsidRPr="00133CF7" w:rsidRDefault="0025401F" w:rsidP="00A8040B">
            <w:pPr>
              <w:jc w:val="center"/>
              <w:rPr>
                <w:rFonts w:cstheme="minorHAnsi"/>
                <w:szCs w:val="24"/>
              </w:rPr>
            </w:pPr>
            <w:r w:rsidRPr="00133CF7">
              <w:rPr>
                <w:rFonts w:cstheme="minorHAnsi"/>
                <w:color w:val="000000"/>
                <w:szCs w:val="24"/>
              </w:rPr>
              <w:t xml:space="preserve"> (0.004)</w:t>
            </w:r>
          </w:p>
        </w:tc>
        <w:tc>
          <w:tcPr>
            <w:tcW w:w="548" w:type="pct"/>
            <w:tcMar>
              <w:left w:w="57" w:type="dxa"/>
              <w:right w:w="57" w:type="dxa"/>
            </w:tcMar>
            <w:vAlign w:val="center"/>
          </w:tcPr>
          <w:p w14:paraId="0945C11C" w14:textId="77777777" w:rsidR="0025401F" w:rsidRPr="00133CF7" w:rsidRDefault="0025401F" w:rsidP="00A8040B">
            <w:pPr>
              <w:jc w:val="center"/>
              <w:rPr>
                <w:rFonts w:cstheme="minorHAnsi"/>
                <w:color w:val="000000"/>
                <w:szCs w:val="24"/>
              </w:rPr>
            </w:pPr>
            <w:r w:rsidRPr="00133CF7">
              <w:rPr>
                <w:rFonts w:cstheme="minorHAnsi"/>
                <w:color w:val="000000"/>
                <w:szCs w:val="24"/>
              </w:rPr>
              <w:t xml:space="preserve">0.79 </w:t>
            </w:r>
          </w:p>
          <w:p w14:paraId="540DF682" w14:textId="77777777" w:rsidR="0025401F" w:rsidRPr="00133CF7" w:rsidRDefault="0025401F" w:rsidP="00A8040B">
            <w:pPr>
              <w:jc w:val="center"/>
              <w:rPr>
                <w:rFonts w:cstheme="minorHAnsi"/>
                <w:szCs w:val="24"/>
              </w:rPr>
            </w:pPr>
            <w:r w:rsidRPr="00133CF7">
              <w:rPr>
                <w:rFonts w:cstheme="minorHAnsi"/>
                <w:color w:val="000000"/>
                <w:szCs w:val="24"/>
              </w:rPr>
              <w:t>(0.003)</w:t>
            </w:r>
          </w:p>
        </w:tc>
      </w:tr>
      <w:tr w:rsidR="0025401F" w:rsidRPr="00133CF7" w14:paraId="75059BD5" w14:textId="77777777" w:rsidTr="00A8040B">
        <w:tc>
          <w:tcPr>
            <w:tcW w:w="671" w:type="pct"/>
            <w:vAlign w:val="center"/>
          </w:tcPr>
          <w:p w14:paraId="1C142CED" w14:textId="77777777" w:rsidR="0025401F" w:rsidRPr="00133CF7" w:rsidRDefault="0025401F" w:rsidP="00A8040B">
            <w:pPr>
              <w:spacing w:beforeLines="50" w:before="180"/>
              <w:rPr>
                <w:rFonts w:cstheme="minorHAnsi"/>
                <w:szCs w:val="24"/>
              </w:rPr>
            </w:pPr>
            <w:r w:rsidRPr="00133CF7">
              <w:rPr>
                <w:rFonts w:cstheme="minorHAnsi"/>
                <w:color w:val="000000"/>
                <w:szCs w:val="24"/>
              </w:rPr>
              <w:t xml:space="preserve">Brier Score </w:t>
            </w:r>
          </w:p>
        </w:tc>
        <w:tc>
          <w:tcPr>
            <w:tcW w:w="493" w:type="pct"/>
            <w:tcMar>
              <w:left w:w="57" w:type="dxa"/>
              <w:right w:w="57" w:type="dxa"/>
            </w:tcMar>
            <w:vAlign w:val="center"/>
          </w:tcPr>
          <w:p w14:paraId="4D0C37FE"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0.11</w:t>
            </w:r>
          </w:p>
        </w:tc>
        <w:tc>
          <w:tcPr>
            <w:tcW w:w="548" w:type="pct"/>
            <w:tcMar>
              <w:left w:w="57" w:type="dxa"/>
              <w:right w:w="57" w:type="dxa"/>
            </w:tcMar>
            <w:vAlign w:val="center"/>
          </w:tcPr>
          <w:p w14:paraId="68CCF871"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0.11</w:t>
            </w:r>
          </w:p>
        </w:tc>
        <w:tc>
          <w:tcPr>
            <w:tcW w:w="548" w:type="pct"/>
            <w:tcMar>
              <w:left w:w="57" w:type="dxa"/>
              <w:right w:w="57" w:type="dxa"/>
            </w:tcMar>
            <w:vAlign w:val="center"/>
          </w:tcPr>
          <w:p w14:paraId="1A63F9D8"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0.11</w:t>
            </w:r>
          </w:p>
        </w:tc>
        <w:tc>
          <w:tcPr>
            <w:tcW w:w="548" w:type="pct"/>
            <w:tcMar>
              <w:left w:w="57" w:type="dxa"/>
              <w:right w:w="57" w:type="dxa"/>
            </w:tcMar>
            <w:vAlign w:val="center"/>
          </w:tcPr>
          <w:p w14:paraId="08749170"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0.14</w:t>
            </w:r>
          </w:p>
        </w:tc>
        <w:tc>
          <w:tcPr>
            <w:tcW w:w="548" w:type="pct"/>
            <w:tcMar>
              <w:left w:w="57" w:type="dxa"/>
              <w:right w:w="57" w:type="dxa"/>
            </w:tcMar>
            <w:vAlign w:val="center"/>
          </w:tcPr>
          <w:p w14:paraId="7AFC317A"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0.14</w:t>
            </w:r>
          </w:p>
        </w:tc>
        <w:tc>
          <w:tcPr>
            <w:tcW w:w="548" w:type="pct"/>
            <w:tcMar>
              <w:left w:w="57" w:type="dxa"/>
              <w:right w:w="57" w:type="dxa"/>
            </w:tcMar>
            <w:vAlign w:val="center"/>
          </w:tcPr>
          <w:p w14:paraId="38031393"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0.14</w:t>
            </w:r>
          </w:p>
        </w:tc>
        <w:tc>
          <w:tcPr>
            <w:tcW w:w="548" w:type="pct"/>
            <w:tcMar>
              <w:left w:w="57" w:type="dxa"/>
              <w:right w:w="57" w:type="dxa"/>
            </w:tcMar>
            <w:vAlign w:val="center"/>
          </w:tcPr>
          <w:p w14:paraId="6912CAC9"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0.14</w:t>
            </w:r>
          </w:p>
        </w:tc>
        <w:tc>
          <w:tcPr>
            <w:tcW w:w="548" w:type="pct"/>
            <w:tcMar>
              <w:left w:w="57" w:type="dxa"/>
              <w:right w:w="57" w:type="dxa"/>
            </w:tcMar>
            <w:vAlign w:val="center"/>
          </w:tcPr>
          <w:p w14:paraId="10FA7FCD" w14:textId="77777777" w:rsidR="0025401F" w:rsidRPr="00133CF7" w:rsidRDefault="0025401F" w:rsidP="00A8040B">
            <w:pPr>
              <w:spacing w:beforeLines="50" w:before="180"/>
              <w:jc w:val="center"/>
              <w:rPr>
                <w:rFonts w:cstheme="minorHAnsi"/>
                <w:szCs w:val="24"/>
              </w:rPr>
            </w:pPr>
            <w:r w:rsidRPr="00133CF7">
              <w:rPr>
                <w:rFonts w:cstheme="minorHAnsi"/>
                <w:color w:val="000000"/>
                <w:szCs w:val="24"/>
              </w:rPr>
              <w:t>0.14</w:t>
            </w:r>
          </w:p>
        </w:tc>
      </w:tr>
    </w:tbl>
    <w:p w14:paraId="73383BB4" w14:textId="16F07F19" w:rsidR="0025401F" w:rsidRPr="00133CF7" w:rsidDel="0025401F" w:rsidRDefault="0025401F" w:rsidP="0025401F">
      <w:pPr>
        <w:rPr>
          <w:del w:id="718" w:author="Author"/>
          <w:rFonts w:cstheme="minorHAnsi"/>
          <w:i/>
          <w:iCs/>
          <w:szCs w:val="24"/>
        </w:rPr>
      </w:pPr>
    </w:p>
    <w:p w14:paraId="5B18E1E3" w14:textId="6D7ABD27" w:rsidR="00D221EB" w:rsidRPr="00133CF7" w:rsidRDefault="0025401F" w:rsidP="0025401F">
      <w:pPr>
        <w:rPr>
          <w:ins w:id="719" w:author="Author"/>
          <w:rFonts w:cstheme="minorHAnsi"/>
          <w:color w:val="000000"/>
          <w:szCs w:val="24"/>
        </w:rPr>
      </w:pPr>
      <w:del w:id="720" w:author="Author">
        <w:r w:rsidRPr="00133CF7" w:rsidDel="00D221EB">
          <w:rPr>
            <w:rFonts w:cstheme="minorHAnsi"/>
            <w:i/>
            <w:iCs/>
            <w:szCs w:val="24"/>
          </w:rPr>
          <w:delText>Note.</w:delText>
        </w:r>
        <w:r w:rsidRPr="00133CF7" w:rsidDel="00D221EB">
          <w:rPr>
            <w:rFonts w:cstheme="minorHAnsi"/>
            <w:szCs w:val="24"/>
          </w:rPr>
          <w:delText xml:space="preserve"> Model</w:delText>
        </w:r>
        <w:r w:rsidRPr="00133CF7" w:rsidDel="00D221EB">
          <w:rPr>
            <w:rFonts w:cstheme="minorHAnsi"/>
            <w:szCs w:val="24"/>
            <w:vertAlign w:val="superscript"/>
          </w:rPr>
          <w:delText>1</w:delText>
        </w:r>
      </w:del>
      <w:ins w:id="721" w:author="Author">
        <w:r w:rsidR="00D221EB" w:rsidRPr="00133CF7">
          <w:rPr>
            <w:rFonts w:cstheme="minorHAnsi"/>
            <w:szCs w:val="24"/>
            <w:vertAlign w:val="superscript"/>
          </w:rPr>
          <w:t>a</w:t>
        </w:r>
      </w:ins>
      <w:del w:id="722" w:author="Author">
        <w:r w:rsidRPr="00133CF7" w:rsidDel="00D221EB">
          <w:rPr>
            <w:rFonts w:cstheme="minorHAnsi"/>
            <w:szCs w:val="24"/>
          </w:rPr>
          <w:delText>:</w:delText>
        </w:r>
        <w:r w:rsidRPr="00133CF7" w:rsidDel="00D221EB">
          <w:rPr>
            <w:rFonts w:cstheme="minorHAnsi"/>
            <w:color w:val="000000"/>
            <w:szCs w:val="24"/>
          </w:rPr>
          <w:delText xml:space="preserve"> </w:delText>
        </w:r>
      </w:del>
      <w:r w:rsidRPr="00133CF7">
        <w:rPr>
          <w:rFonts w:cstheme="minorHAnsi"/>
          <w:color w:val="000000"/>
          <w:szCs w:val="24"/>
        </w:rPr>
        <w:t>HybridXGBRF(</w:t>
      </w:r>
      <w:ins w:id="723" w:author="Author">
        <w:r w:rsidRPr="00133CF7">
          <w:rPr>
            <w:rFonts w:cstheme="minorHAnsi"/>
            <w:color w:val="000000"/>
            <w:szCs w:val="24"/>
          </w:rPr>
          <w:t>proposed</w:t>
        </w:r>
      </w:ins>
      <w:del w:id="724" w:author="Author">
        <w:r w:rsidRPr="00133CF7">
          <w:rPr>
            <w:rFonts w:cstheme="minorHAnsi"/>
            <w:color w:val="000000"/>
            <w:szCs w:val="24"/>
          </w:rPr>
          <w:delText>Our</w:delText>
        </w:r>
      </w:del>
      <w:r w:rsidRPr="00133CF7">
        <w:rPr>
          <w:rFonts w:cstheme="minorHAnsi"/>
          <w:color w:val="000000"/>
          <w:szCs w:val="24"/>
        </w:rPr>
        <w:t xml:space="preserve"> </w:t>
      </w:r>
      <w:ins w:id="725" w:author="Author">
        <w:r w:rsidRPr="00133CF7">
          <w:rPr>
            <w:rFonts w:cstheme="minorHAnsi"/>
            <w:color w:val="000000"/>
            <w:szCs w:val="24"/>
          </w:rPr>
          <w:t>a</w:t>
        </w:r>
      </w:ins>
      <w:del w:id="726" w:author="Author">
        <w:r w:rsidRPr="00133CF7">
          <w:rPr>
            <w:rFonts w:cstheme="minorHAnsi"/>
            <w:color w:val="000000"/>
            <w:szCs w:val="24"/>
          </w:rPr>
          <w:delText>A</w:delText>
        </w:r>
      </w:del>
      <w:r w:rsidRPr="00133CF7">
        <w:rPr>
          <w:rFonts w:cstheme="minorHAnsi"/>
          <w:color w:val="000000"/>
          <w:szCs w:val="24"/>
        </w:rPr>
        <w:t>pproach)</w:t>
      </w:r>
      <w:ins w:id="727" w:author="Author">
        <w:r w:rsidR="00D221EB" w:rsidRPr="00133CF7">
          <w:rPr>
            <w:rFonts w:cstheme="minorHAnsi"/>
            <w:color w:val="000000"/>
            <w:szCs w:val="24"/>
          </w:rPr>
          <w:t>.</w:t>
        </w:r>
      </w:ins>
      <w:del w:id="728" w:author="Author">
        <w:r w:rsidRPr="00133CF7" w:rsidDel="00D221EB">
          <w:rPr>
            <w:rFonts w:cstheme="minorHAnsi"/>
            <w:color w:val="000000"/>
            <w:szCs w:val="24"/>
          </w:rPr>
          <w:delText>;</w:delText>
        </w:r>
      </w:del>
    </w:p>
    <w:p w14:paraId="0F5A0F81" w14:textId="2E4D1679" w:rsidR="00D221EB" w:rsidRPr="00133CF7" w:rsidRDefault="0025401F" w:rsidP="0025401F">
      <w:pPr>
        <w:rPr>
          <w:ins w:id="729" w:author="Author"/>
          <w:rFonts w:cstheme="minorHAnsi"/>
          <w:szCs w:val="24"/>
        </w:rPr>
      </w:pPr>
      <w:del w:id="730" w:author="Author">
        <w:r w:rsidRPr="00133CF7" w:rsidDel="00D221EB">
          <w:rPr>
            <w:rFonts w:cstheme="minorHAnsi"/>
            <w:color w:val="000000"/>
            <w:szCs w:val="24"/>
          </w:rPr>
          <w:delText xml:space="preserve"> </w:delText>
        </w:r>
        <w:r w:rsidRPr="00133CF7" w:rsidDel="00D221EB">
          <w:rPr>
            <w:rFonts w:cstheme="minorHAnsi"/>
            <w:szCs w:val="24"/>
          </w:rPr>
          <w:delText>Model</w:delText>
        </w:r>
        <w:r w:rsidRPr="00133CF7" w:rsidDel="00D221EB">
          <w:rPr>
            <w:rFonts w:cstheme="minorHAnsi"/>
            <w:szCs w:val="24"/>
            <w:vertAlign w:val="superscript"/>
          </w:rPr>
          <w:delText>2</w:delText>
        </w:r>
      </w:del>
      <w:ins w:id="731" w:author="Author">
        <w:r w:rsidR="00D221EB" w:rsidRPr="00133CF7">
          <w:rPr>
            <w:rFonts w:cstheme="minorHAnsi"/>
            <w:szCs w:val="24"/>
            <w:vertAlign w:val="superscript"/>
          </w:rPr>
          <w:t>b</w:t>
        </w:r>
      </w:ins>
      <w:del w:id="732" w:author="Author">
        <w:r w:rsidRPr="00133CF7" w:rsidDel="00D221EB">
          <w:rPr>
            <w:rFonts w:cstheme="minorHAnsi"/>
            <w:szCs w:val="24"/>
          </w:rPr>
          <w:delText xml:space="preserve">: </w:delText>
        </w:r>
      </w:del>
      <w:r w:rsidRPr="00133CF7">
        <w:rPr>
          <w:rFonts w:cstheme="minorHAnsi"/>
          <w:color w:val="000000"/>
          <w:szCs w:val="24"/>
        </w:rPr>
        <w:t>XGB</w:t>
      </w:r>
      <w:ins w:id="733" w:author="Author">
        <w:r w:rsidR="00A11EBC" w:rsidRPr="00133CF7">
          <w:rPr>
            <w:rFonts w:cstheme="minorHAnsi"/>
            <w:color w:val="000000"/>
            <w:szCs w:val="24"/>
          </w:rPr>
          <w:t xml:space="preserve"> </w:t>
        </w:r>
      </w:ins>
      <w:r w:rsidRPr="00133CF7">
        <w:rPr>
          <w:rFonts w:cstheme="minorHAnsi"/>
          <w:color w:val="000000"/>
          <w:szCs w:val="24"/>
        </w:rPr>
        <w:t>Classifier</w:t>
      </w:r>
      <w:ins w:id="734" w:author="Author">
        <w:r w:rsidR="00D221EB" w:rsidRPr="00133CF7">
          <w:rPr>
            <w:rFonts w:cstheme="minorHAnsi"/>
            <w:szCs w:val="24"/>
          </w:rPr>
          <w:t>.</w:t>
        </w:r>
      </w:ins>
      <w:del w:id="735" w:author="Author">
        <w:r w:rsidRPr="00133CF7" w:rsidDel="00D221EB">
          <w:rPr>
            <w:rFonts w:cstheme="minorHAnsi"/>
            <w:szCs w:val="24"/>
          </w:rPr>
          <w:delText>;</w:delText>
        </w:r>
      </w:del>
    </w:p>
    <w:p w14:paraId="0C8B712B" w14:textId="1CDCB684" w:rsidR="00D221EB" w:rsidRPr="00133CF7" w:rsidRDefault="0025401F" w:rsidP="0025401F">
      <w:pPr>
        <w:rPr>
          <w:ins w:id="736" w:author="Author"/>
          <w:rFonts w:cstheme="minorHAnsi"/>
          <w:color w:val="000000"/>
          <w:szCs w:val="24"/>
        </w:rPr>
      </w:pPr>
      <w:del w:id="737" w:author="Author">
        <w:r w:rsidRPr="00133CF7" w:rsidDel="00D221EB">
          <w:rPr>
            <w:rFonts w:cstheme="minorHAnsi"/>
            <w:szCs w:val="24"/>
          </w:rPr>
          <w:delText xml:space="preserve"> Model</w:delText>
        </w:r>
        <w:r w:rsidRPr="00133CF7" w:rsidDel="00D221EB">
          <w:rPr>
            <w:rFonts w:cstheme="minorHAnsi"/>
            <w:szCs w:val="24"/>
            <w:vertAlign w:val="superscript"/>
          </w:rPr>
          <w:delText>3</w:delText>
        </w:r>
      </w:del>
      <w:ins w:id="738" w:author="Author">
        <w:r w:rsidR="00D221EB" w:rsidRPr="00133CF7">
          <w:rPr>
            <w:rFonts w:cstheme="minorHAnsi"/>
            <w:szCs w:val="24"/>
            <w:vertAlign w:val="superscript"/>
          </w:rPr>
          <w:t>c</w:t>
        </w:r>
      </w:ins>
      <w:del w:id="739" w:author="Author">
        <w:r w:rsidRPr="00133CF7" w:rsidDel="00D221EB">
          <w:rPr>
            <w:rFonts w:cstheme="minorHAnsi"/>
            <w:szCs w:val="24"/>
          </w:rPr>
          <w:delText xml:space="preserve">: </w:delText>
        </w:r>
      </w:del>
      <w:r w:rsidRPr="00133CF7">
        <w:rPr>
          <w:rFonts w:cstheme="minorHAnsi"/>
          <w:color w:val="000000"/>
          <w:szCs w:val="24"/>
        </w:rPr>
        <w:t>Random</w:t>
      </w:r>
      <w:ins w:id="740" w:author="Author">
        <w:r w:rsidR="00A11EBC" w:rsidRPr="00133CF7">
          <w:rPr>
            <w:rFonts w:cstheme="minorHAnsi"/>
            <w:color w:val="000000"/>
            <w:szCs w:val="24"/>
          </w:rPr>
          <w:t xml:space="preserve"> </w:t>
        </w:r>
      </w:ins>
      <w:r w:rsidRPr="00133CF7">
        <w:rPr>
          <w:rFonts w:cstheme="minorHAnsi"/>
          <w:color w:val="000000"/>
          <w:szCs w:val="24"/>
        </w:rPr>
        <w:t>Forest</w:t>
      </w:r>
      <w:ins w:id="741" w:author="Author">
        <w:r w:rsidR="00A11EBC" w:rsidRPr="00133CF7">
          <w:rPr>
            <w:rFonts w:cstheme="minorHAnsi"/>
            <w:color w:val="000000"/>
            <w:szCs w:val="24"/>
          </w:rPr>
          <w:t xml:space="preserve"> </w:t>
        </w:r>
      </w:ins>
      <w:r w:rsidRPr="00133CF7">
        <w:rPr>
          <w:rFonts w:cstheme="minorHAnsi"/>
          <w:color w:val="000000"/>
          <w:szCs w:val="24"/>
        </w:rPr>
        <w:t>Classifier</w:t>
      </w:r>
      <w:ins w:id="742" w:author="Author">
        <w:r w:rsidR="00D221EB" w:rsidRPr="00133CF7">
          <w:rPr>
            <w:rFonts w:cstheme="minorHAnsi"/>
            <w:color w:val="000000"/>
            <w:szCs w:val="24"/>
          </w:rPr>
          <w:t>.</w:t>
        </w:r>
      </w:ins>
      <w:del w:id="743" w:author="Author">
        <w:r w:rsidRPr="00133CF7" w:rsidDel="00D221EB">
          <w:rPr>
            <w:rFonts w:cstheme="minorHAnsi"/>
            <w:color w:val="000000"/>
            <w:szCs w:val="24"/>
          </w:rPr>
          <w:delText>;</w:delText>
        </w:r>
      </w:del>
    </w:p>
    <w:p w14:paraId="3C605B9D" w14:textId="09B8E4BD" w:rsidR="00D221EB" w:rsidRPr="00133CF7" w:rsidRDefault="0025401F" w:rsidP="0025401F">
      <w:pPr>
        <w:rPr>
          <w:ins w:id="744" w:author="Author"/>
          <w:rFonts w:cstheme="minorHAnsi"/>
          <w:szCs w:val="24"/>
        </w:rPr>
      </w:pPr>
      <w:del w:id="745" w:author="Author">
        <w:r w:rsidRPr="00133CF7" w:rsidDel="00D221EB">
          <w:rPr>
            <w:rFonts w:cstheme="minorHAnsi"/>
            <w:color w:val="000000"/>
            <w:szCs w:val="24"/>
          </w:rPr>
          <w:delText xml:space="preserve"> </w:delText>
        </w:r>
        <w:r w:rsidRPr="00133CF7" w:rsidDel="00D221EB">
          <w:rPr>
            <w:rFonts w:cstheme="minorHAnsi"/>
            <w:szCs w:val="24"/>
          </w:rPr>
          <w:delText>Model</w:delText>
        </w:r>
        <w:r w:rsidRPr="00133CF7" w:rsidDel="00D221EB">
          <w:rPr>
            <w:rFonts w:cstheme="minorHAnsi"/>
            <w:szCs w:val="24"/>
            <w:vertAlign w:val="superscript"/>
          </w:rPr>
          <w:delText>4</w:delText>
        </w:r>
      </w:del>
      <w:ins w:id="746" w:author="Author">
        <w:r w:rsidR="00D221EB" w:rsidRPr="00133CF7">
          <w:rPr>
            <w:rFonts w:cstheme="minorHAnsi"/>
            <w:szCs w:val="24"/>
            <w:vertAlign w:val="superscript"/>
          </w:rPr>
          <w:t>d</w:t>
        </w:r>
      </w:ins>
      <w:del w:id="747" w:author="Author">
        <w:r w:rsidRPr="00133CF7" w:rsidDel="00D221EB">
          <w:rPr>
            <w:rFonts w:cstheme="minorHAnsi"/>
            <w:szCs w:val="24"/>
          </w:rPr>
          <w:delText>:</w:delText>
        </w:r>
        <w:r w:rsidRPr="00133CF7" w:rsidDel="00D221EB">
          <w:rPr>
            <w:rFonts w:cstheme="minorHAnsi"/>
            <w:color w:val="000000"/>
            <w:szCs w:val="24"/>
          </w:rPr>
          <w:delText xml:space="preserve"> </w:delText>
        </w:r>
      </w:del>
      <w:r w:rsidRPr="00133CF7">
        <w:rPr>
          <w:rFonts w:cstheme="minorHAnsi"/>
          <w:color w:val="000000"/>
          <w:szCs w:val="24"/>
        </w:rPr>
        <w:t>Logistic</w:t>
      </w:r>
      <w:ins w:id="748" w:author="Author">
        <w:r w:rsidR="00A11EBC" w:rsidRPr="00133CF7">
          <w:rPr>
            <w:rFonts w:cstheme="minorHAnsi"/>
            <w:color w:val="000000"/>
            <w:szCs w:val="24"/>
          </w:rPr>
          <w:t xml:space="preserve"> </w:t>
        </w:r>
      </w:ins>
      <w:r w:rsidRPr="00133CF7">
        <w:rPr>
          <w:rFonts w:cstheme="minorHAnsi"/>
          <w:color w:val="000000"/>
          <w:szCs w:val="24"/>
        </w:rPr>
        <w:t>Regression (max_iter=1000)</w:t>
      </w:r>
      <w:ins w:id="749" w:author="Author">
        <w:r w:rsidR="00D221EB" w:rsidRPr="00133CF7">
          <w:rPr>
            <w:rFonts w:cstheme="minorHAnsi"/>
            <w:szCs w:val="24"/>
          </w:rPr>
          <w:t>.</w:t>
        </w:r>
      </w:ins>
      <w:del w:id="750" w:author="Author">
        <w:r w:rsidRPr="00133CF7" w:rsidDel="00D221EB">
          <w:rPr>
            <w:rFonts w:cstheme="minorHAnsi"/>
            <w:szCs w:val="24"/>
          </w:rPr>
          <w:delText>;</w:delText>
        </w:r>
      </w:del>
    </w:p>
    <w:p w14:paraId="0DE17EA6" w14:textId="0540E6FE" w:rsidR="00D221EB" w:rsidRPr="00133CF7" w:rsidRDefault="0025401F" w:rsidP="0025401F">
      <w:pPr>
        <w:rPr>
          <w:ins w:id="751" w:author="Author"/>
          <w:rFonts w:cstheme="minorHAnsi"/>
          <w:szCs w:val="24"/>
        </w:rPr>
      </w:pPr>
      <w:del w:id="752" w:author="Author">
        <w:r w:rsidRPr="00133CF7" w:rsidDel="00D221EB">
          <w:rPr>
            <w:rFonts w:cstheme="minorHAnsi"/>
            <w:szCs w:val="24"/>
          </w:rPr>
          <w:delText xml:space="preserve"> Model</w:delText>
        </w:r>
        <w:r w:rsidRPr="00133CF7" w:rsidDel="00D221EB">
          <w:rPr>
            <w:rFonts w:cstheme="minorHAnsi"/>
            <w:szCs w:val="24"/>
            <w:vertAlign w:val="superscript"/>
          </w:rPr>
          <w:delText>5</w:delText>
        </w:r>
      </w:del>
      <w:ins w:id="753" w:author="Author">
        <w:r w:rsidR="00D221EB" w:rsidRPr="00133CF7">
          <w:rPr>
            <w:rFonts w:cstheme="minorHAnsi"/>
            <w:szCs w:val="24"/>
            <w:vertAlign w:val="superscript"/>
          </w:rPr>
          <w:t>e</w:t>
        </w:r>
      </w:ins>
      <w:del w:id="754" w:author="Author">
        <w:r w:rsidRPr="00133CF7" w:rsidDel="00D221EB">
          <w:rPr>
            <w:rFonts w:cstheme="minorHAnsi"/>
            <w:szCs w:val="24"/>
          </w:rPr>
          <w:delText>:</w:delText>
        </w:r>
        <w:r w:rsidRPr="00133CF7" w:rsidDel="00D221EB">
          <w:rPr>
            <w:rFonts w:cstheme="minorHAnsi"/>
            <w:color w:val="000000"/>
            <w:szCs w:val="24"/>
          </w:rPr>
          <w:delText xml:space="preserve"> </w:delText>
        </w:r>
      </w:del>
      <w:r w:rsidRPr="00133CF7">
        <w:rPr>
          <w:rFonts w:cstheme="minorHAnsi"/>
          <w:color w:val="000000"/>
          <w:szCs w:val="24"/>
        </w:rPr>
        <w:t>Ridge</w:t>
      </w:r>
      <w:ins w:id="755" w:author="Author">
        <w:r w:rsidR="00D221EB" w:rsidRPr="00133CF7">
          <w:rPr>
            <w:rFonts w:cstheme="minorHAnsi"/>
            <w:szCs w:val="24"/>
          </w:rPr>
          <w:t>.</w:t>
        </w:r>
      </w:ins>
      <w:del w:id="756" w:author="Author">
        <w:r w:rsidRPr="00133CF7" w:rsidDel="00D221EB">
          <w:rPr>
            <w:rFonts w:cstheme="minorHAnsi"/>
            <w:szCs w:val="24"/>
          </w:rPr>
          <w:delText>;</w:delText>
        </w:r>
      </w:del>
    </w:p>
    <w:p w14:paraId="2A716A0F" w14:textId="6A9B8628" w:rsidR="00D221EB" w:rsidRPr="00133CF7" w:rsidRDefault="0025401F" w:rsidP="0025401F">
      <w:pPr>
        <w:rPr>
          <w:ins w:id="757" w:author="Author"/>
          <w:rFonts w:cstheme="minorHAnsi"/>
          <w:szCs w:val="24"/>
        </w:rPr>
      </w:pPr>
      <w:del w:id="758" w:author="Author">
        <w:r w:rsidRPr="00133CF7" w:rsidDel="00D221EB">
          <w:rPr>
            <w:rFonts w:cstheme="minorHAnsi"/>
            <w:szCs w:val="24"/>
          </w:rPr>
          <w:delText xml:space="preserve"> Model</w:delText>
        </w:r>
        <w:r w:rsidRPr="00133CF7" w:rsidDel="00D221EB">
          <w:rPr>
            <w:rFonts w:cstheme="minorHAnsi"/>
            <w:szCs w:val="24"/>
            <w:vertAlign w:val="superscript"/>
          </w:rPr>
          <w:delText>6</w:delText>
        </w:r>
      </w:del>
      <w:ins w:id="759" w:author="Author">
        <w:r w:rsidR="00D221EB" w:rsidRPr="00133CF7">
          <w:rPr>
            <w:rFonts w:cstheme="minorHAnsi"/>
            <w:szCs w:val="24"/>
            <w:vertAlign w:val="superscript"/>
          </w:rPr>
          <w:t>f</w:t>
        </w:r>
      </w:ins>
      <w:del w:id="760" w:author="Author">
        <w:r w:rsidRPr="00133CF7" w:rsidDel="00D221EB">
          <w:rPr>
            <w:rFonts w:cstheme="minorHAnsi"/>
            <w:szCs w:val="24"/>
          </w:rPr>
          <w:delText xml:space="preserve">: </w:delText>
        </w:r>
      </w:del>
      <w:r w:rsidRPr="00133CF7">
        <w:rPr>
          <w:rFonts w:cstheme="minorHAnsi"/>
          <w:color w:val="000000"/>
          <w:szCs w:val="24"/>
        </w:rPr>
        <w:t>Elastic</w:t>
      </w:r>
      <w:ins w:id="761" w:author="Author">
        <w:r w:rsidR="00D221EB" w:rsidRPr="00133CF7">
          <w:rPr>
            <w:rFonts w:cstheme="minorHAnsi"/>
            <w:szCs w:val="24"/>
          </w:rPr>
          <w:t>.</w:t>
        </w:r>
      </w:ins>
      <w:del w:id="762" w:author="Author">
        <w:r w:rsidRPr="00133CF7" w:rsidDel="00D221EB">
          <w:rPr>
            <w:rFonts w:cstheme="minorHAnsi"/>
            <w:szCs w:val="24"/>
          </w:rPr>
          <w:delText>;</w:delText>
        </w:r>
      </w:del>
    </w:p>
    <w:p w14:paraId="0956C898" w14:textId="6D898741" w:rsidR="00D221EB" w:rsidRPr="00133CF7" w:rsidRDefault="0025401F" w:rsidP="0025401F">
      <w:pPr>
        <w:rPr>
          <w:ins w:id="763" w:author="Author"/>
          <w:rFonts w:cstheme="minorHAnsi"/>
          <w:szCs w:val="24"/>
        </w:rPr>
      </w:pPr>
      <w:del w:id="764" w:author="Author">
        <w:r w:rsidRPr="00133CF7" w:rsidDel="00D221EB">
          <w:rPr>
            <w:rFonts w:cstheme="minorHAnsi"/>
            <w:szCs w:val="24"/>
          </w:rPr>
          <w:delText xml:space="preserve"> Model</w:delText>
        </w:r>
        <w:r w:rsidRPr="00133CF7" w:rsidDel="00D221EB">
          <w:rPr>
            <w:rFonts w:cstheme="minorHAnsi"/>
            <w:szCs w:val="24"/>
            <w:vertAlign w:val="superscript"/>
          </w:rPr>
          <w:delText>7</w:delText>
        </w:r>
      </w:del>
      <w:ins w:id="765" w:author="Author">
        <w:r w:rsidR="00D221EB" w:rsidRPr="00133CF7">
          <w:rPr>
            <w:rFonts w:cstheme="minorHAnsi"/>
            <w:szCs w:val="24"/>
            <w:vertAlign w:val="superscript"/>
          </w:rPr>
          <w:t>g</w:t>
        </w:r>
      </w:ins>
      <w:del w:id="766" w:author="Author">
        <w:r w:rsidRPr="00133CF7" w:rsidDel="00D221EB">
          <w:rPr>
            <w:rFonts w:cstheme="minorHAnsi"/>
            <w:szCs w:val="24"/>
          </w:rPr>
          <w:delText xml:space="preserve">: </w:delText>
        </w:r>
      </w:del>
      <w:r w:rsidRPr="00133CF7">
        <w:rPr>
          <w:rFonts w:cstheme="minorHAnsi"/>
          <w:color w:val="000000"/>
          <w:szCs w:val="24"/>
        </w:rPr>
        <w:t>Lasso</w:t>
      </w:r>
      <w:ins w:id="767" w:author="Author">
        <w:r w:rsidR="00D221EB" w:rsidRPr="00133CF7">
          <w:rPr>
            <w:rFonts w:cstheme="minorHAnsi"/>
            <w:szCs w:val="24"/>
          </w:rPr>
          <w:t>.</w:t>
        </w:r>
      </w:ins>
      <w:del w:id="768" w:author="Author">
        <w:r w:rsidRPr="00133CF7" w:rsidDel="00D221EB">
          <w:rPr>
            <w:rFonts w:cstheme="minorHAnsi"/>
            <w:szCs w:val="24"/>
          </w:rPr>
          <w:delText>;</w:delText>
        </w:r>
      </w:del>
    </w:p>
    <w:p w14:paraId="4F575603" w14:textId="4E0F67EF" w:rsidR="0025401F" w:rsidRPr="00133CF7" w:rsidRDefault="0025401F" w:rsidP="0025401F">
      <w:pPr>
        <w:rPr>
          <w:rFonts w:cstheme="minorHAnsi"/>
          <w:szCs w:val="24"/>
        </w:rPr>
      </w:pPr>
      <w:del w:id="769" w:author="Author">
        <w:r w:rsidRPr="00133CF7" w:rsidDel="00D221EB">
          <w:rPr>
            <w:rFonts w:cstheme="minorHAnsi"/>
            <w:szCs w:val="24"/>
          </w:rPr>
          <w:delText xml:space="preserve"> Model</w:delText>
        </w:r>
        <w:r w:rsidRPr="00133CF7" w:rsidDel="00D221EB">
          <w:rPr>
            <w:rFonts w:cstheme="minorHAnsi"/>
            <w:szCs w:val="24"/>
            <w:vertAlign w:val="superscript"/>
          </w:rPr>
          <w:delText>8</w:delText>
        </w:r>
      </w:del>
      <w:ins w:id="770" w:author="Author">
        <w:r w:rsidR="00D221EB" w:rsidRPr="00133CF7">
          <w:rPr>
            <w:rFonts w:cstheme="minorHAnsi"/>
            <w:szCs w:val="24"/>
            <w:vertAlign w:val="superscript"/>
          </w:rPr>
          <w:t>h</w:t>
        </w:r>
      </w:ins>
      <w:del w:id="771" w:author="Author">
        <w:r w:rsidRPr="00133CF7" w:rsidDel="00D221EB">
          <w:rPr>
            <w:rFonts w:cstheme="minorHAnsi"/>
            <w:szCs w:val="24"/>
          </w:rPr>
          <w:delText>:</w:delText>
        </w:r>
        <w:r w:rsidRPr="00133CF7" w:rsidDel="00D221EB">
          <w:rPr>
            <w:rFonts w:cstheme="minorHAnsi"/>
            <w:color w:val="000000"/>
            <w:szCs w:val="24"/>
          </w:rPr>
          <w:delText xml:space="preserve"> </w:delText>
        </w:r>
      </w:del>
      <w:r w:rsidRPr="00133CF7">
        <w:rPr>
          <w:rFonts w:cstheme="minorHAnsi"/>
          <w:color w:val="000000"/>
          <w:szCs w:val="24"/>
        </w:rPr>
        <w:t>Logistic</w:t>
      </w:r>
      <w:ins w:id="772" w:author="Author">
        <w:r w:rsidR="00A11EBC" w:rsidRPr="00133CF7">
          <w:rPr>
            <w:rFonts w:cstheme="minorHAnsi"/>
            <w:color w:val="000000"/>
            <w:szCs w:val="24"/>
          </w:rPr>
          <w:t xml:space="preserve"> </w:t>
        </w:r>
      </w:ins>
      <w:r w:rsidRPr="00133CF7">
        <w:rPr>
          <w:rFonts w:cstheme="minorHAnsi"/>
          <w:color w:val="000000"/>
          <w:szCs w:val="24"/>
        </w:rPr>
        <w:t>Regression(max_iter=200)</w:t>
      </w:r>
      <w:ins w:id="773" w:author="Author">
        <w:r w:rsidRPr="00133CF7">
          <w:rPr>
            <w:rFonts w:eastAsia="PMingLiU" w:cstheme="minorHAnsi"/>
            <w:szCs w:val="24"/>
          </w:rPr>
          <w:t>.</w:t>
        </w:r>
      </w:ins>
      <w:del w:id="774" w:author="Author">
        <w:r w:rsidRPr="00133CF7" w:rsidDel="00D221EB">
          <w:rPr>
            <w:rFonts w:cstheme="minorHAnsi"/>
            <w:szCs w:val="24"/>
          </w:rPr>
          <w:delText xml:space="preserve"> </w:delText>
        </w:r>
      </w:del>
    </w:p>
    <w:p w14:paraId="29DEB1EA" w14:textId="77777777" w:rsidR="0025401F" w:rsidRPr="00133CF7" w:rsidRDefault="0025401F" w:rsidP="008A5F28"/>
    <w:p w14:paraId="171D04EE" w14:textId="0AE5C14C" w:rsidR="00B139C2" w:rsidRPr="00133CF7" w:rsidRDefault="001042F6" w:rsidP="008A5F28">
      <w:pPr>
        <w:rPr>
          <w:ins w:id="775" w:author="Author"/>
          <w:rFonts w:ascii="Calibri" w:eastAsia="PMingLiU" w:hAnsi="Calibri" w:cs="Times New Roman"/>
        </w:rPr>
      </w:pPr>
      <w:r w:rsidRPr="00133CF7">
        <w:t>Figure 2 shows the</w:t>
      </w:r>
      <w:del w:id="776" w:author="Author">
        <w:r w:rsidRPr="00133CF7">
          <w:delText>ir</w:delText>
        </w:r>
      </w:del>
      <w:r w:rsidRPr="00133CF7">
        <w:t xml:space="preserve"> confusion matrices</w:t>
      </w:r>
      <w:ins w:id="777" w:author="Author">
        <w:r w:rsidR="00813A82" w:rsidRPr="00133CF7">
          <w:t>, offering</w:t>
        </w:r>
      </w:ins>
      <w:del w:id="778" w:author="Author">
        <w:r w:rsidRPr="00133CF7" w:rsidDel="00813A82">
          <w:delText xml:space="preserve"> to offer</w:delText>
        </w:r>
      </w:del>
      <w:r w:rsidRPr="00133CF7">
        <w:t xml:space="preserve"> a detailed view </w:t>
      </w:r>
      <w:ins w:id="779" w:author="Author">
        <w:r w:rsidRPr="00133CF7">
          <w:rPr>
            <w:rFonts w:ascii="Calibri" w:eastAsia="PMingLiU" w:hAnsi="Calibri" w:cs="Times New Roman"/>
          </w:rPr>
          <w:t xml:space="preserve">of the performance </w:t>
        </w:r>
      </w:ins>
      <w:r w:rsidRPr="00133CF7">
        <w:rPr>
          <w:rFonts w:ascii="Calibri" w:eastAsia="PMingLiU" w:hAnsi="Calibri" w:cs="Times New Roman"/>
        </w:rPr>
        <w:t>of individual model</w:t>
      </w:r>
      <w:ins w:id="780" w:author="Author">
        <w:r w:rsidRPr="00133CF7">
          <w:t>s</w:t>
        </w:r>
      </w:ins>
      <w:del w:id="781" w:author="Author">
        <w:r w:rsidRPr="00133CF7">
          <w:delText xml:space="preserve"> performance</w:delText>
        </w:r>
      </w:del>
      <w:r w:rsidRPr="00133CF7">
        <w:t>. Based on these confusion matric</w:t>
      </w:r>
      <w:ins w:id="782" w:author="Author">
        <w:r w:rsidRPr="00133CF7">
          <w:rPr>
            <w:rFonts w:ascii="Calibri" w:eastAsia="PMingLiU" w:hAnsi="Calibri" w:cs="Times New Roman"/>
          </w:rPr>
          <w:t>e</w:t>
        </w:r>
      </w:ins>
      <w:r w:rsidRPr="00133CF7">
        <w:rPr>
          <w:rFonts w:ascii="Calibri" w:eastAsia="PMingLiU" w:hAnsi="Calibri" w:cs="Times New Roman"/>
        </w:rPr>
        <w:t>s</w:t>
      </w:r>
      <w:r w:rsidRPr="00133CF7">
        <w:t xml:space="preserve">, the overall accuracy of </w:t>
      </w:r>
      <w:ins w:id="783" w:author="Author">
        <w:r w:rsidRPr="00133CF7">
          <w:rPr>
            <w:rFonts w:ascii="Calibri" w:eastAsia="PMingLiU" w:hAnsi="Calibri" w:cs="Times New Roman"/>
          </w:rPr>
          <w:t xml:space="preserve">the </w:t>
        </w:r>
      </w:ins>
      <w:r w:rsidRPr="00133CF7">
        <w:t>Hybrid</w:t>
      </w:r>
      <w:r w:rsidRPr="00133CF7">
        <w:rPr>
          <w:rFonts w:ascii="Calibri" w:eastAsia="PMingLiU" w:hAnsi="Calibri" w:cs="Times New Roman"/>
        </w:rPr>
        <w:t>XGBRF</w:t>
      </w:r>
      <w:r w:rsidRPr="00133CF7">
        <w:t xml:space="preserve"> model was 85.0%, </w:t>
      </w:r>
      <w:ins w:id="784" w:author="Author">
        <w:r w:rsidRPr="00133CF7">
          <w:t>whereas</w:t>
        </w:r>
      </w:ins>
      <w:del w:id="785" w:author="Author">
        <w:r w:rsidRPr="00133CF7">
          <w:delText>while</w:delText>
        </w:r>
      </w:del>
      <w:r w:rsidRPr="00133CF7">
        <w:t xml:space="preserve"> </w:t>
      </w:r>
      <w:ins w:id="786" w:author="Author">
        <w:r w:rsidRPr="00133CF7">
          <w:rPr>
            <w:rFonts w:ascii="Calibri" w:eastAsia="PMingLiU" w:hAnsi="Calibri" w:cs="Times New Roman"/>
          </w:rPr>
          <w:t xml:space="preserve">that of </w:t>
        </w:r>
      </w:ins>
      <w:r w:rsidRPr="00133CF7">
        <w:rPr>
          <w:rFonts w:ascii="Calibri" w:eastAsia="PMingLiU" w:hAnsi="Calibri" w:cs="Times New Roman"/>
        </w:rPr>
        <w:t xml:space="preserve">the </w:t>
      </w:r>
      <w:r w:rsidRPr="00133CF7">
        <w:t xml:space="preserve">XGBClassifier model </w:t>
      </w:r>
      <w:ins w:id="787" w:author="Author">
        <w:r w:rsidRPr="00133CF7">
          <w:t>was</w:t>
        </w:r>
      </w:ins>
      <w:del w:id="788" w:author="Author">
        <w:r w:rsidRPr="00133CF7">
          <w:delText>achieved</w:delText>
        </w:r>
      </w:del>
      <w:r w:rsidRPr="00133CF7">
        <w:t xml:space="preserve"> 85.3%. Although the absolute difference in accuracy was small, </w:t>
      </w:r>
      <w:ins w:id="789" w:author="Author">
        <w:r w:rsidRPr="00133CF7">
          <w:rPr>
            <w:rFonts w:ascii="Calibri" w:eastAsia="PMingLiU" w:hAnsi="Calibri" w:cs="Times New Roman"/>
          </w:rPr>
          <w:t xml:space="preserve">the </w:t>
        </w:r>
      </w:ins>
      <w:r w:rsidRPr="00133CF7">
        <w:t>XGBClassifier model displayed slightly fewer misclassification</w:t>
      </w:r>
      <w:ins w:id="790" w:author="Author">
        <w:r w:rsidRPr="00133CF7">
          <w:rPr>
            <w:rFonts w:ascii="Calibri" w:eastAsia="PMingLiU" w:hAnsi="Calibri" w:cs="Times New Roman"/>
          </w:rPr>
          <w:t>s,</w:t>
        </w:r>
      </w:ins>
      <w:r w:rsidRPr="00133CF7">
        <w:rPr>
          <w:rFonts w:ascii="Calibri" w:eastAsia="PMingLiU" w:hAnsi="Calibri" w:cs="Times New Roman"/>
        </w:rPr>
        <w:t xml:space="preserve"> resulting in marginal improvements across multiple performance metrics.</w:t>
      </w:r>
    </w:p>
    <w:p w14:paraId="6B2B5A64" w14:textId="77777777" w:rsidR="00C31433" w:rsidRPr="00133CF7" w:rsidRDefault="00C31433" w:rsidP="008A5F28"/>
    <w:p w14:paraId="4F52DB3A" w14:textId="24C274F8" w:rsidR="00B139C2" w:rsidRPr="00133CF7" w:rsidRDefault="001042F6" w:rsidP="008A5F28">
      <w:pPr>
        <w:rPr>
          <w:rFonts w:ascii="Calibri" w:eastAsia="PMingLiU" w:hAnsi="Calibri" w:cs="Times New Roman"/>
        </w:rPr>
      </w:pPr>
      <w:r w:rsidRPr="00133CF7">
        <w:t>In the temporal external validation cohort, the machine learning models demonstrated robust generalization capabilities</w:t>
      </w:r>
      <w:ins w:id="791" w:author="Author">
        <w:r w:rsidRPr="00133CF7">
          <w:t xml:space="preserve"> and</w:t>
        </w:r>
      </w:ins>
      <w:del w:id="792" w:author="Author">
        <w:r w:rsidRPr="00133CF7">
          <w:delText>,</w:delText>
        </w:r>
      </w:del>
      <w:r w:rsidRPr="00133CF7">
        <w:t xml:space="preserve"> maintain</w:t>
      </w:r>
      <w:ins w:id="793" w:author="Author">
        <w:r w:rsidRPr="00133CF7">
          <w:t>ed</w:t>
        </w:r>
      </w:ins>
      <w:del w:id="794" w:author="Author">
        <w:r w:rsidRPr="00133CF7">
          <w:delText>ing</w:delText>
        </w:r>
      </w:del>
      <w:r w:rsidRPr="00133CF7">
        <w:t xml:space="preserve"> high discriminative performance despite the potential for temporal distributional shifts. </w:t>
      </w:r>
      <w:ins w:id="795" w:author="Author">
        <w:r w:rsidRPr="00133CF7">
          <w:t>A c</w:t>
        </w:r>
      </w:ins>
      <w:del w:id="796" w:author="Author">
        <w:r w:rsidRPr="00133CF7">
          <w:delText>C</w:delText>
        </w:r>
      </w:del>
      <w:r w:rsidRPr="00133CF7">
        <w:t xml:space="preserve">omparative analysis revealed that </w:t>
      </w:r>
      <w:ins w:id="797" w:author="Author">
        <w:r w:rsidRPr="00133CF7">
          <w:rPr>
            <w:rFonts w:ascii="Calibri" w:eastAsia="PMingLiU" w:hAnsi="Calibri" w:cs="Times New Roman"/>
          </w:rPr>
          <w:t xml:space="preserve">the </w:t>
        </w:r>
      </w:ins>
      <w:r w:rsidRPr="00133CF7">
        <w:rPr>
          <w:rFonts w:ascii="Calibri" w:eastAsia="PMingLiU" w:hAnsi="Calibri" w:cs="Times New Roman"/>
        </w:rPr>
        <w:t>non</w:t>
      </w:r>
      <w:del w:id="798" w:author="Author">
        <w:r w:rsidRPr="00133CF7" w:rsidDel="00C306C2">
          <w:rPr>
            <w:rFonts w:ascii="Calibri" w:eastAsia="PMingLiU" w:hAnsi="Calibri" w:cs="Times New Roman"/>
          </w:rPr>
          <w:delText>-</w:delText>
        </w:r>
      </w:del>
      <w:r w:rsidRPr="00133CF7">
        <w:rPr>
          <w:rFonts w:ascii="Calibri" w:eastAsia="PMingLiU" w:hAnsi="Calibri" w:cs="Times New Roman"/>
        </w:rPr>
        <w:t>linear machine learning models consistently outperformed the linear baseline</w:t>
      </w:r>
      <w:del w:id="799" w:author="Author">
        <w:r w:rsidRPr="00133CF7" w:rsidDel="00D221EB">
          <w:rPr>
            <w:rFonts w:ascii="Calibri" w:eastAsia="PMingLiU" w:hAnsi="Calibri" w:cs="Times New Roman"/>
          </w:rPr>
          <w:delText>.</w:delText>
        </w:r>
      </w:del>
      <w:r w:rsidRPr="00133CF7">
        <w:rPr>
          <w:rFonts w:ascii="Calibri" w:eastAsia="PMingLiU" w:hAnsi="Calibri" w:cs="Times New Roman"/>
        </w:rPr>
        <w:t xml:space="preserve"> (Table 4)</w:t>
      </w:r>
      <w:ins w:id="800" w:author="Author">
        <w:r w:rsidR="00D221EB" w:rsidRPr="00133CF7">
          <w:rPr>
            <w:rFonts w:ascii="Calibri" w:eastAsia="PMingLiU" w:hAnsi="Calibri" w:cs="Times New Roman"/>
          </w:rPr>
          <w:t>.</w:t>
        </w:r>
      </w:ins>
    </w:p>
    <w:p w14:paraId="1E016199" w14:textId="77777777" w:rsidR="00D221EB" w:rsidRPr="00133CF7" w:rsidRDefault="00D221EB" w:rsidP="008A5F28">
      <w:pPr>
        <w:rPr>
          <w:rFonts w:ascii="Calibri" w:eastAsia="PMingLiU" w:hAnsi="Calibri" w:cs="Times New Roman"/>
        </w:rPr>
      </w:pPr>
    </w:p>
    <w:p w14:paraId="4AE5BB8B" w14:textId="77777777" w:rsidR="00D221EB" w:rsidRPr="00133CF7" w:rsidRDefault="00D221EB" w:rsidP="00201557">
      <w:pPr>
        <w:widowControl/>
        <w:rPr>
          <w:rFonts w:cstheme="minorHAnsi"/>
          <w:szCs w:val="24"/>
        </w:rPr>
        <w:pPrChange w:id="801" w:author="Author">
          <w:pPr>
            <w:spacing w:afterLines="50" w:after="180"/>
          </w:pPr>
        </w:pPrChange>
      </w:pPr>
      <w:r w:rsidRPr="00133CF7">
        <w:rPr>
          <w:rFonts w:cstheme="minorHAnsi"/>
          <w:b/>
          <w:bCs/>
          <w:szCs w:val="24"/>
        </w:rPr>
        <w:t>Table 4.</w:t>
      </w:r>
      <w:r w:rsidRPr="00133CF7">
        <w:rPr>
          <w:rFonts w:cstheme="minorHAnsi"/>
          <w:szCs w:val="24"/>
        </w:rPr>
        <w:t xml:space="preserve"> Performance metrics of classification algorithms in the external validation dataset</w:t>
      </w: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
        <w:gridCol w:w="936"/>
        <w:gridCol w:w="942"/>
        <w:gridCol w:w="928"/>
        <w:gridCol w:w="942"/>
        <w:gridCol w:w="939"/>
        <w:gridCol w:w="910"/>
        <w:gridCol w:w="934"/>
        <w:gridCol w:w="942"/>
      </w:tblGrid>
      <w:tr w:rsidR="00160B82" w:rsidRPr="00133CF7" w14:paraId="5D762DD8" w14:textId="77777777" w:rsidTr="00A8040B">
        <w:trPr>
          <w:jc w:val="center"/>
        </w:trPr>
        <w:tc>
          <w:tcPr>
            <w:tcW w:w="671" w:type="pct"/>
            <w:tcBorders>
              <w:top w:val="single" w:sz="4" w:space="0" w:color="auto"/>
              <w:left w:val="nil"/>
              <w:bottom w:val="single" w:sz="4" w:space="0" w:color="auto"/>
              <w:right w:val="nil"/>
            </w:tcBorders>
            <w:vAlign w:val="center"/>
            <w:hideMark/>
          </w:tcPr>
          <w:p w14:paraId="6A58A653" w14:textId="77777777" w:rsidR="00D221EB" w:rsidRPr="00133CF7" w:rsidRDefault="00D221EB" w:rsidP="00A8040B">
            <w:pPr>
              <w:spacing w:beforeLines="50" w:before="180"/>
              <w:rPr>
                <w:rFonts w:cstheme="minorHAnsi"/>
                <w:szCs w:val="24"/>
              </w:rPr>
            </w:pPr>
            <w:r w:rsidRPr="00133CF7">
              <w:rPr>
                <w:rFonts w:cstheme="minorHAnsi"/>
                <w:szCs w:val="24"/>
              </w:rPr>
              <w:t>Model</w:t>
            </w:r>
          </w:p>
          <w:p w14:paraId="65F1AE65" w14:textId="77777777" w:rsidR="00D221EB" w:rsidRPr="00133CF7" w:rsidRDefault="00D221EB" w:rsidP="00A8040B">
            <w:pPr>
              <w:spacing w:beforeLines="50" w:before="180"/>
              <w:rPr>
                <w:rFonts w:cstheme="minorHAnsi"/>
                <w:szCs w:val="24"/>
              </w:rPr>
            </w:pPr>
            <w:r w:rsidRPr="00133CF7">
              <w:rPr>
                <w:rFonts w:cstheme="minorHAnsi"/>
                <w:szCs w:val="24"/>
              </w:rPr>
              <w:t>metrics</w:t>
            </w:r>
          </w:p>
        </w:tc>
        <w:tc>
          <w:tcPr>
            <w:tcW w:w="567" w:type="pct"/>
            <w:tcBorders>
              <w:top w:val="single" w:sz="4" w:space="0" w:color="auto"/>
              <w:left w:val="nil"/>
              <w:bottom w:val="single" w:sz="4" w:space="0" w:color="auto"/>
              <w:right w:val="nil"/>
            </w:tcBorders>
            <w:vAlign w:val="center"/>
            <w:hideMark/>
          </w:tcPr>
          <w:p w14:paraId="03BC3648" w14:textId="29610786"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1</w:t>
            </w:r>
            <w:ins w:id="802" w:author="Author">
              <w:r w:rsidR="00160B82" w:rsidRPr="00133CF7">
                <w:rPr>
                  <w:rFonts w:cstheme="minorHAnsi"/>
                  <w:szCs w:val="24"/>
                  <w:vertAlign w:val="superscript"/>
                </w:rPr>
                <w:t>a</w:t>
              </w:r>
            </w:ins>
          </w:p>
        </w:tc>
        <w:tc>
          <w:tcPr>
            <w:tcW w:w="539" w:type="pct"/>
            <w:tcBorders>
              <w:top w:val="single" w:sz="4" w:space="0" w:color="auto"/>
              <w:left w:val="nil"/>
              <w:bottom w:val="single" w:sz="4" w:space="0" w:color="auto"/>
              <w:right w:val="nil"/>
            </w:tcBorders>
            <w:vAlign w:val="center"/>
            <w:hideMark/>
          </w:tcPr>
          <w:p w14:paraId="667B169C" w14:textId="46916B23"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2</w:t>
            </w:r>
            <w:ins w:id="803" w:author="Author">
              <w:r w:rsidR="00160B82" w:rsidRPr="00133CF7">
                <w:rPr>
                  <w:rFonts w:cstheme="minorHAnsi"/>
                  <w:szCs w:val="24"/>
                  <w:vertAlign w:val="superscript"/>
                </w:rPr>
                <w:t>b</w:t>
              </w:r>
            </w:ins>
          </w:p>
        </w:tc>
        <w:tc>
          <w:tcPr>
            <w:tcW w:w="537" w:type="pct"/>
            <w:tcBorders>
              <w:top w:val="single" w:sz="4" w:space="0" w:color="auto"/>
              <w:left w:val="nil"/>
              <w:bottom w:val="single" w:sz="4" w:space="0" w:color="auto"/>
              <w:right w:val="nil"/>
            </w:tcBorders>
            <w:vAlign w:val="center"/>
            <w:hideMark/>
          </w:tcPr>
          <w:p w14:paraId="1B1F5031" w14:textId="5D968CCC"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3</w:t>
            </w:r>
            <w:ins w:id="804" w:author="Author">
              <w:r w:rsidR="00160B82" w:rsidRPr="00133CF7">
                <w:rPr>
                  <w:rFonts w:cstheme="minorHAnsi"/>
                  <w:szCs w:val="24"/>
                  <w:vertAlign w:val="superscript"/>
                </w:rPr>
                <w:t>c</w:t>
              </w:r>
            </w:ins>
          </w:p>
        </w:tc>
        <w:tc>
          <w:tcPr>
            <w:tcW w:w="537" w:type="pct"/>
            <w:tcBorders>
              <w:top w:val="single" w:sz="4" w:space="0" w:color="auto"/>
              <w:left w:val="nil"/>
              <w:bottom w:val="single" w:sz="4" w:space="0" w:color="auto"/>
              <w:right w:val="nil"/>
            </w:tcBorders>
            <w:vAlign w:val="center"/>
            <w:hideMark/>
          </w:tcPr>
          <w:p w14:paraId="1B542266" w14:textId="1C10C259"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4</w:t>
            </w:r>
            <w:ins w:id="805" w:author="Author">
              <w:r w:rsidR="00160B82" w:rsidRPr="00133CF7">
                <w:rPr>
                  <w:rFonts w:cstheme="minorHAnsi"/>
                  <w:szCs w:val="24"/>
                  <w:vertAlign w:val="superscript"/>
                </w:rPr>
                <w:t>d</w:t>
              </w:r>
            </w:ins>
          </w:p>
        </w:tc>
        <w:tc>
          <w:tcPr>
            <w:tcW w:w="537" w:type="pct"/>
            <w:tcBorders>
              <w:top w:val="single" w:sz="4" w:space="0" w:color="auto"/>
              <w:left w:val="nil"/>
              <w:bottom w:val="single" w:sz="4" w:space="0" w:color="auto"/>
              <w:right w:val="nil"/>
            </w:tcBorders>
            <w:vAlign w:val="center"/>
            <w:hideMark/>
          </w:tcPr>
          <w:p w14:paraId="05B8582F" w14:textId="5D80504D"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5</w:t>
            </w:r>
            <w:ins w:id="806" w:author="Author">
              <w:r w:rsidR="00160B82" w:rsidRPr="00133CF7">
                <w:rPr>
                  <w:rFonts w:cstheme="minorHAnsi"/>
                  <w:szCs w:val="24"/>
                  <w:vertAlign w:val="superscript"/>
                </w:rPr>
                <w:t>e</w:t>
              </w:r>
            </w:ins>
          </w:p>
        </w:tc>
        <w:tc>
          <w:tcPr>
            <w:tcW w:w="537" w:type="pct"/>
            <w:tcBorders>
              <w:top w:val="single" w:sz="4" w:space="0" w:color="auto"/>
              <w:left w:val="nil"/>
              <w:bottom w:val="single" w:sz="4" w:space="0" w:color="auto"/>
              <w:right w:val="nil"/>
            </w:tcBorders>
            <w:vAlign w:val="center"/>
            <w:hideMark/>
          </w:tcPr>
          <w:p w14:paraId="0C1BAE3D" w14:textId="79F847A2"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6</w:t>
            </w:r>
            <w:ins w:id="807" w:author="Author">
              <w:r w:rsidR="00160B82" w:rsidRPr="00133CF7">
                <w:rPr>
                  <w:rFonts w:cstheme="minorHAnsi"/>
                  <w:szCs w:val="24"/>
                  <w:vertAlign w:val="superscript"/>
                </w:rPr>
                <w:t>f</w:t>
              </w:r>
            </w:ins>
          </w:p>
        </w:tc>
        <w:tc>
          <w:tcPr>
            <w:tcW w:w="537" w:type="pct"/>
            <w:tcBorders>
              <w:top w:val="single" w:sz="4" w:space="0" w:color="auto"/>
              <w:left w:val="nil"/>
              <w:bottom w:val="single" w:sz="4" w:space="0" w:color="auto"/>
              <w:right w:val="nil"/>
            </w:tcBorders>
            <w:vAlign w:val="center"/>
            <w:hideMark/>
          </w:tcPr>
          <w:p w14:paraId="1CF7FF41" w14:textId="1CBB9064"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7</w:t>
            </w:r>
            <w:ins w:id="808" w:author="Author">
              <w:r w:rsidR="00160B82" w:rsidRPr="00133CF7">
                <w:rPr>
                  <w:rFonts w:cstheme="minorHAnsi"/>
                  <w:szCs w:val="24"/>
                  <w:vertAlign w:val="superscript"/>
                </w:rPr>
                <w:t>g</w:t>
              </w:r>
            </w:ins>
          </w:p>
        </w:tc>
        <w:tc>
          <w:tcPr>
            <w:tcW w:w="537" w:type="pct"/>
            <w:tcBorders>
              <w:top w:val="single" w:sz="4" w:space="0" w:color="auto"/>
              <w:left w:val="nil"/>
              <w:bottom w:val="single" w:sz="4" w:space="0" w:color="auto"/>
              <w:right w:val="nil"/>
            </w:tcBorders>
            <w:vAlign w:val="center"/>
            <w:hideMark/>
          </w:tcPr>
          <w:p w14:paraId="710810B7" w14:textId="6DB2E82B" w:rsidR="00D221EB" w:rsidRPr="00133CF7" w:rsidRDefault="00D221EB" w:rsidP="00A8040B">
            <w:pPr>
              <w:spacing w:beforeLines="50" w:before="180"/>
              <w:rPr>
                <w:rFonts w:cstheme="minorHAnsi"/>
                <w:szCs w:val="24"/>
              </w:rPr>
            </w:pPr>
            <w:r w:rsidRPr="00133CF7">
              <w:rPr>
                <w:rFonts w:cstheme="minorHAnsi"/>
                <w:szCs w:val="24"/>
              </w:rPr>
              <w:t>Model</w:t>
            </w:r>
            <w:r w:rsidRPr="00133CF7">
              <w:rPr>
                <w:rFonts w:cstheme="minorHAnsi"/>
                <w:szCs w:val="24"/>
                <w:vertAlign w:val="superscript"/>
              </w:rPr>
              <w:t>8</w:t>
            </w:r>
            <w:ins w:id="809" w:author="Author">
              <w:r w:rsidR="00160B82" w:rsidRPr="00133CF7">
                <w:rPr>
                  <w:rFonts w:cstheme="minorHAnsi"/>
                  <w:szCs w:val="24"/>
                  <w:vertAlign w:val="superscript"/>
                </w:rPr>
                <w:t>h</w:t>
              </w:r>
            </w:ins>
          </w:p>
        </w:tc>
      </w:tr>
      <w:tr w:rsidR="00160B82" w:rsidRPr="00133CF7" w14:paraId="2AF481C3" w14:textId="77777777" w:rsidTr="00A8040B">
        <w:trPr>
          <w:jc w:val="center"/>
        </w:trPr>
        <w:tc>
          <w:tcPr>
            <w:tcW w:w="671" w:type="pct"/>
            <w:tcBorders>
              <w:top w:val="single" w:sz="4" w:space="0" w:color="auto"/>
              <w:left w:val="nil"/>
              <w:bottom w:val="nil"/>
              <w:right w:val="nil"/>
            </w:tcBorders>
            <w:vAlign w:val="center"/>
            <w:hideMark/>
          </w:tcPr>
          <w:p w14:paraId="19C9B0EE" w14:textId="77777777" w:rsidR="00D221EB" w:rsidRPr="00133CF7" w:rsidRDefault="00D221EB" w:rsidP="00A8040B">
            <w:pPr>
              <w:spacing w:beforeLines="50" w:before="180"/>
              <w:rPr>
                <w:rFonts w:cstheme="minorHAnsi"/>
                <w:szCs w:val="24"/>
              </w:rPr>
            </w:pPr>
            <w:r w:rsidRPr="00133CF7">
              <w:rPr>
                <w:rFonts w:cstheme="minorHAnsi"/>
                <w:szCs w:val="24"/>
              </w:rPr>
              <w:lastRenderedPageBreak/>
              <w:t>AUROC (95%CI)</w:t>
            </w:r>
          </w:p>
        </w:tc>
        <w:tc>
          <w:tcPr>
            <w:tcW w:w="567" w:type="pct"/>
            <w:tcBorders>
              <w:top w:val="single" w:sz="4" w:space="0" w:color="auto"/>
              <w:left w:val="nil"/>
              <w:bottom w:val="nil"/>
              <w:right w:val="nil"/>
            </w:tcBorders>
            <w:tcMar>
              <w:left w:w="57" w:type="dxa"/>
              <w:right w:w="57" w:type="dxa"/>
            </w:tcMar>
            <w:vAlign w:val="bottom"/>
            <w:hideMark/>
          </w:tcPr>
          <w:p w14:paraId="69955ECB"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 xml:space="preserve">0.88 </w:t>
            </w:r>
          </w:p>
          <w:p w14:paraId="226284C3"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(0.87–0.89)</w:t>
            </w:r>
          </w:p>
        </w:tc>
        <w:tc>
          <w:tcPr>
            <w:tcW w:w="539" w:type="pct"/>
            <w:tcBorders>
              <w:top w:val="single" w:sz="4" w:space="0" w:color="auto"/>
              <w:left w:val="nil"/>
              <w:bottom w:val="nil"/>
              <w:right w:val="nil"/>
            </w:tcBorders>
            <w:tcMar>
              <w:left w:w="57" w:type="dxa"/>
              <w:right w:w="57" w:type="dxa"/>
            </w:tcMar>
            <w:vAlign w:val="bottom"/>
            <w:hideMark/>
          </w:tcPr>
          <w:p w14:paraId="388BFFB6"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0.88</w:t>
            </w:r>
          </w:p>
          <w:p w14:paraId="6DDDBEE8" w14:textId="77777777" w:rsidR="00D221EB" w:rsidRPr="00133CF7" w:rsidRDefault="00D221EB" w:rsidP="00A8040B">
            <w:pPr>
              <w:rPr>
                <w:rFonts w:cstheme="minorHAnsi"/>
                <w:szCs w:val="24"/>
              </w:rPr>
            </w:pPr>
            <w:r w:rsidRPr="00133CF7">
              <w:rPr>
                <w:rFonts w:eastAsia="PMingLiU" w:cstheme="minorHAnsi"/>
                <w:kern w:val="0"/>
                <w:szCs w:val="24"/>
              </w:rPr>
              <w:t>(0.86–0.89)</w:t>
            </w:r>
          </w:p>
        </w:tc>
        <w:tc>
          <w:tcPr>
            <w:tcW w:w="537" w:type="pct"/>
            <w:tcBorders>
              <w:top w:val="single" w:sz="4" w:space="0" w:color="auto"/>
              <w:left w:val="nil"/>
              <w:bottom w:val="nil"/>
              <w:right w:val="nil"/>
            </w:tcBorders>
            <w:tcMar>
              <w:left w:w="57" w:type="dxa"/>
              <w:right w:w="57" w:type="dxa"/>
            </w:tcMar>
            <w:vAlign w:val="bottom"/>
            <w:hideMark/>
          </w:tcPr>
          <w:p w14:paraId="6EF1C9A8"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 xml:space="preserve">0.86 </w:t>
            </w:r>
          </w:p>
          <w:p w14:paraId="4CD22A24"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(0.85–0.87)</w:t>
            </w:r>
          </w:p>
        </w:tc>
        <w:tc>
          <w:tcPr>
            <w:tcW w:w="537" w:type="pct"/>
            <w:tcBorders>
              <w:top w:val="single" w:sz="4" w:space="0" w:color="auto"/>
              <w:left w:val="nil"/>
              <w:bottom w:val="nil"/>
              <w:right w:val="nil"/>
            </w:tcBorders>
            <w:tcMar>
              <w:left w:w="57" w:type="dxa"/>
              <w:right w:w="57" w:type="dxa"/>
            </w:tcMar>
            <w:vAlign w:val="bottom"/>
            <w:hideMark/>
          </w:tcPr>
          <w:p w14:paraId="35A78783"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 xml:space="preserve">0.81 </w:t>
            </w:r>
          </w:p>
          <w:p w14:paraId="77067DA9" w14:textId="77777777" w:rsidR="00D221EB" w:rsidRPr="00133CF7" w:rsidRDefault="00D221EB" w:rsidP="00A8040B">
            <w:pPr>
              <w:rPr>
                <w:rFonts w:cstheme="minorHAnsi"/>
                <w:szCs w:val="24"/>
              </w:rPr>
            </w:pPr>
            <w:r w:rsidRPr="00133CF7">
              <w:rPr>
                <w:rFonts w:eastAsia="PMingLiU" w:cstheme="minorHAnsi"/>
                <w:kern w:val="0"/>
                <w:szCs w:val="24"/>
              </w:rPr>
              <w:t>(0.79–0.82)</w:t>
            </w:r>
          </w:p>
        </w:tc>
        <w:tc>
          <w:tcPr>
            <w:tcW w:w="537" w:type="pct"/>
            <w:tcBorders>
              <w:top w:val="single" w:sz="4" w:space="0" w:color="auto"/>
              <w:left w:val="nil"/>
              <w:bottom w:val="nil"/>
              <w:right w:val="nil"/>
            </w:tcBorders>
            <w:tcMar>
              <w:left w:w="57" w:type="dxa"/>
              <w:right w:w="57" w:type="dxa"/>
            </w:tcMar>
            <w:vAlign w:val="bottom"/>
            <w:hideMark/>
          </w:tcPr>
          <w:p w14:paraId="4F0FAAC3"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 xml:space="preserve">0.81 </w:t>
            </w:r>
          </w:p>
          <w:p w14:paraId="2716EA1C" w14:textId="77777777" w:rsidR="00D221EB" w:rsidRPr="00133CF7" w:rsidRDefault="00D221EB" w:rsidP="00A8040B">
            <w:pPr>
              <w:rPr>
                <w:rFonts w:cstheme="minorHAnsi"/>
                <w:szCs w:val="24"/>
              </w:rPr>
            </w:pPr>
            <w:r w:rsidRPr="00133CF7">
              <w:rPr>
                <w:rFonts w:eastAsia="PMingLiU" w:cstheme="minorHAnsi"/>
                <w:kern w:val="0"/>
                <w:szCs w:val="24"/>
              </w:rPr>
              <w:t>(0.79–0.82)</w:t>
            </w:r>
          </w:p>
        </w:tc>
        <w:tc>
          <w:tcPr>
            <w:tcW w:w="537" w:type="pct"/>
            <w:tcBorders>
              <w:top w:val="single" w:sz="4" w:space="0" w:color="auto"/>
              <w:left w:val="nil"/>
              <w:bottom w:val="nil"/>
              <w:right w:val="nil"/>
            </w:tcBorders>
            <w:tcMar>
              <w:left w:w="57" w:type="dxa"/>
              <w:right w:w="57" w:type="dxa"/>
            </w:tcMar>
            <w:vAlign w:val="bottom"/>
            <w:hideMark/>
          </w:tcPr>
          <w:p w14:paraId="352003E6"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 xml:space="preserve">0.81 </w:t>
            </w:r>
          </w:p>
          <w:p w14:paraId="28424C39" w14:textId="77777777" w:rsidR="00D221EB" w:rsidRPr="00133CF7" w:rsidRDefault="00D221EB" w:rsidP="00A8040B">
            <w:pPr>
              <w:rPr>
                <w:rFonts w:cstheme="minorHAnsi"/>
                <w:szCs w:val="24"/>
              </w:rPr>
            </w:pPr>
            <w:r w:rsidRPr="00133CF7">
              <w:rPr>
                <w:rFonts w:eastAsia="PMingLiU" w:cstheme="minorHAnsi"/>
                <w:kern w:val="0"/>
                <w:szCs w:val="24"/>
              </w:rPr>
              <w:t>(0.79–0.82)</w:t>
            </w:r>
          </w:p>
        </w:tc>
        <w:tc>
          <w:tcPr>
            <w:tcW w:w="537" w:type="pct"/>
            <w:tcBorders>
              <w:top w:val="single" w:sz="4" w:space="0" w:color="auto"/>
              <w:left w:val="nil"/>
              <w:bottom w:val="nil"/>
              <w:right w:val="nil"/>
            </w:tcBorders>
            <w:tcMar>
              <w:left w:w="57" w:type="dxa"/>
              <w:right w:w="57" w:type="dxa"/>
            </w:tcMar>
            <w:vAlign w:val="bottom"/>
            <w:hideMark/>
          </w:tcPr>
          <w:p w14:paraId="1272ECFE"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 xml:space="preserve">0.81 </w:t>
            </w:r>
          </w:p>
          <w:p w14:paraId="5DFA8E49" w14:textId="77777777" w:rsidR="00D221EB" w:rsidRPr="00133CF7" w:rsidRDefault="00D221EB" w:rsidP="00A8040B">
            <w:pPr>
              <w:rPr>
                <w:rFonts w:cstheme="minorHAnsi"/>
                <w:szCs w:val="24"/>
              </w:rPr>
            </w:pPr>
            <w:r w:rsidRPr="00133CF7">
              <w:rPr>
                <w:rFonts w:eastAsia="PMingLiU" w:cstheme="minorHAnsi"/>
                <w:kern w:val="0"/>
                <w:szCs w:val="24"/>
              </w:rPr>
              <w:t>(0.79–0.82)</w:t>
            </w:r>
          </w:p>
        </w:tc>
        <w:tc>
          <w:tcPr>
            <w:tcW w:w="537" w:type="pct"/>
            <w:tcBorders>
              <w:top w:val="single" w:sz="4" w:space="0" w:color="auto"/>
              <w:left w:val="nil"/>
              <w:bottom w:val="nil"/>
              <w:right w:val="nil"/>
            </w:tcBorders>
            <w:tcMar>
              <w:left w:w="57" w:type="dxa"/>
              <w:right w:w="57" w:type="dxa"/>
            </w:tcMar>
            <w:vAlign w:val="bottom"/>
            <w:hideMark/>
          </w:tcPr>
          <w:p w14:paraId="70316154"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 xml:space="preserve">0.80 </w:t>
            </w:r>
          </w:p>
          <w:p w14:paraId="316FD96A" w14:textId="77777777" w:rsidR="00D221EB" w:rsidRPr="00133CF7" w:rsidRDefault="00D221EB" w:rsidP="00A8040B">
            <w:pPr>
              <w:rPr>
                <w:rFonts w:cstheme="minorHAnsi"/>
                <w:szCs w:val="24"/>
              </w:rPr>
            </w:pPr>
            <w:r w:rsidRPr="00133CF7">
              <w:rPr>
                <w:rFonts w:eastAsia="PMingLiU" w:cstheme="minorHAnsi"/>
                <w:kern w:val="0"/>
                <w:szCs w:val="24"/>
              </w:rPr>
              <w:t>(0.79–0.82)</w:t>
            </w:r>
          </w:p>
        </w:tc>
      </w:tr>
      <w:tr w:rsidR="00160B82" w:rsidRPr="00133CF7" w14:paraId="7CAADE16" w14:textId="77777777" w:rsidTr="00A8040B">
        <w:trPr>
          <w:jc w:val="center"/>
        </w:trPr>
        <w:tc>
          <w:tcPr>
            <w:tcW w:w="671" w:type="pct"/>
            <w:tcBorders>
              <w:top w:val="nil"/>
              <w:left w:val="nil"/>
              <w:bottom w:val="nil"/>
              <w:right w:val="nil"/>
            </w:tcBorders>
            <w:vAlign w:val="center"/>
            <w:hideMark/>
          </w:tcPr>
          <w:p w14:paraId="0122EFE8" w14:textId="77777777" w:rsidR="00D221EB" w:rsidRPr="00133CF7" w:rsidRDefault="00D221EB" w:rsidP="00A8040B">
            <w:pPr>
              <w:spacing w:beforeLines="50" w:before="180"/>
              <w:rPr>
                <w:rFonts w:cstheme="minorHAnsi"/>
                <w:szCs w:val="24"/>
              </w:rPr>
            </w:pPr>
            <w:r w:rsidRPr="00133CF7">
              <w:rPr>
                <w:rFonts w:cstheme="minorHAnsi"/>
                <w:szCs w:val="24"/>
              </w:rPr>
              <w:t>Precision</w:t>
            </w:r>
          </w:p>
        </w:tc>
        <w:tc>
          <w:tcPr>
            <w:tcW w:w="567" w:type="pct"/>
            <w:tcBorders>
              <w:top w:val="nil"/>
              <w:left w:val="nil"/>
              <w:bottom w:val="nil"/>
              <w:right w:val="nil"/>
            </w:tcBorders>
            <w:tcMar>
              <w:left w:w="57" w:type="dxa"/>
              <w:right w:w="57" w:type="dxa"/>
            </w:tcMar>
            <w:vAlign w:val="center"/>
            <w:hideMark/>
          </w:tcPr>
          <w:p w14:paraId="345A577F"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0.79</w:t>
            </w:r>
          </w:p>
        </w:tc>
        <w:tc>
          <w:tcPr>
            <w:tcW w:w="539" w:type="pct"/>
            <w:tcBorders>
              <w:top w:val="nil"/>
              <w:left w:val="nil"/>
              <w:bottom w:val="nil"/>
              <w:right w:val="nil"/>
            </w:tcBorders>
            <w:tcMar>
              <w:left w:w="57" w:type="dxa"/>
              <w:right w:w="57" w:type="dxa"/>
            </w:tcMar>
            <w:vAlign w:val="center"/>
            <w:hideMark/>
          </w:tcPr>
          <w:p w14:paraId="08DB702B"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0.79</w:t>
            </w:r>
          </w:p>
        </w:tc>
        <w:tc>
          <w:tcPr>
            <w:tcW w:w="537" w:type="pct"/>
            <w:tcBorders>
              <w:top w:val="nil"/>
              <w:left w:val="nil"/>
              <w:bottom w:val="nil"/>
              <w:right w:val="nil"/>
            </w:tcBorders>
            <w:tcMar>
              <w:left w:w="57" w:type="dxa"/>
              <w:right w:w="57" w:type="dxa"/>
            </w:tcMar>
            <w:vAlign w:val="center"/>
            <w:hideMark/>
          </w:tcPr>
          <w:p w14:paraId="656AD61B"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0.73</w:t>
            </w:r>
          </w:p>
        </w:tc>
        <w:tc>
          <w:tcPr>
            <w:tcW w:w="537" w:type="pct"/>
            <w:tcBorders>
              <w:top w:val="nil"/>
              <w:left w:val="nil"/>
              <w:bottom w:val="nil"/>
              <w:right w:val="nil"/>
            </w:tcBorders>
            <w:tcMar>
              <w:left w:w="57" w:type="dxa"/>
              <w:right w:w="57" w:type="dxa"/>
            </w:tcMar>
            <w:vAlign w:val="center"/>
            <w:hideMark/>
          </w:tcPr>
          <w:p w14:paraId="4EA4C002"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0.55</w:t>
            </w:r>
          </w:p>
        </w:tc>
        <w:tc>
          <w:tcPr>
            <w:tcW w:w="537" w:type="pct"/>
            <w:tcBorders>
              <w:top w:val="nil"/>
              <w:left w:val="nil"/>
              <w:bottom w:val="nil"/>
              <w:right w:val="nil"/>
            </w:tcBorders>
            <w:tcMar>
              <w:left w:w="57" w:type="dxa"/>
              <w:right w:w="57" w:type="dxa"/>
            </w:tcMar>
            <w:vAlign w:val="center"/>
            <w:hideMark/>
          </w:tcPr>
          <w:p w14:paraId="2166E7FE"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0.54</w:t>
            </w:r>
          </w:p>
        </w:tc>
        <w:tc>
          <w:tcPr>
            <w:tcW w:w="537" w:type="pct"/>
            <w:tcBorders>
              <w:top w:val="nil"/>
              <w:left w:val="nil"/>
              <w:bottom w:val="nil"/>
              <w:right w:val="nil"/>
            </w:tcBorders>
            <w:tcMar>
              <w:left w:w="57" w:type="dxa"/>
              <w:right w:w="57" w:type="dxa"/>
            </w:tcMar>
            <w:vAlign w:val="center"/>
            <w:hideMark/>
          </w:tcPr>
          <w:p w14:paraId="03DEB7E5"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0.54</w:t>
            </w:r>
          </w:p>
        </w:tc>
        <w:tc>
          <w:tcPr>
            <w:tcW w:w="537" w:type="pct"/>
            <w:tcBorders>
              <w:top w:val="nil"/>
              <w:left w:val="nil"/>
              <w:bottom w:val="nil"/>
              <w:right w:val="nil"/>
            </w:tcBorders>
            <w:tcMar>
              <w:left w:w="57" w:type="dxa"/>
              <w:right w:w="57" w:type="dxa"/>
            </w:tcMar>
            <w:vAlign w:val="center"/>
            <w:hideMark/>
          </w:tcPr>
          <w:p w14:paraId="12417DA6"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0.54</w:t>
            </w:r>
          </w:p>
        </w:tc>
        <w:tc>
          <w:tcPr>
            <w:tcW w:w="537" w:type="pct"/>
            <w:tcBorders>
              <w:top w:val="nil"/>
              <w:left w:val="nil"/>
              <w:bottom w:val="nil"/>
              <w:right w:val="nil"/>
            </w:tcBorders>
            <w:tcMar>
              <w:left w:w="57" w:type="dxa"/>
              <w:right w:w="57" w:type="dxa"/>
            </w:tcMar>
            <w:vAlign w:val="center"/>
            <w:hideMark/>
          </w:tcPr>
          <w:p w14:paraId="757DF848"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0.55</w:t>
            </w:r>
          </w:p>
        </w:tc>
      </w:tr>
      <w:tr w:rsidR="00160B82" w:rsidRPr="00133CF7" w14:paraId="5D180F1D" w14:textId="77777777" w:rsidTr="00A8040B">
        <w:trPr>
          <w:jc w:val="center"/>
        </w:trPr>
        <w:tc>
          <w:tcPr>
            <w:tcW w:w="671" w:type="pct"/>
            <w:tcBorders>
              <w:top w:val="nil"/>
              <w:left w:val="nil"/>
              <w:bottom w:val="nil"/>
              <w:right w:val="nil"/>
            </w:tcBorders>
            <w:vAlign w:val="center"/>
            <w:hideMark/>
          </w:tcPr>
          <w:p w14:paraId="4216DC9E" w14:textId="77777777" w:rsidR="00D221EB" w:rsidRPr="00133CF7" w:rsidRDefault="00D221EB" w:rsidP="00A8040B">
            <w:pPr>
              <w:spacing w:beforeLines="50" w:before="180"/>
              <w:rPr>
                <w:rFonts w:cstheme="minorHAnsi"/>
                <w:szCs w:val="24"/>
              </w:rPr>
            </w:pPr>
            <w:r w:rsidRPr="00133CF7">
              <w:rPr>
                <w:rFonts w:cstheme="minorHAnsi"/>
                <w:szCs w:val="24"/>
              </w:rPr>
              <w:t>Recall</w:t>
            </w:r>
          </w:p>
        </w:tc>
        <w:tc>
          <w:tcPr>
            <w:tcW w:w="567" w:type="pct"/>
            <w:tcBorders>
              <w:top w:val="nil"/>
              <w:left w:val="nil"/>
              <w:bottom w:val="nil"/>
              <w:right w:val="nil"/>
            </w:tcBorders>
            <w:tcMar>
              <w:left w:w="57" w:type="dxa"/>
              <w:right w:w="57" w:type="dxa"/>
            </w:tcMar>
            <w:vAlign w:val="center"/>
            <w:hideMark/>
          </w:tcPr>
          <w:p w14:paraId="021A5F29"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0.45</w:t>
            </w:r>
          </w:p>
        </w:tc>
        <w:tc>
          <w:tcPr>
            <w:tcW w:w="539" w:type="pct"/>
            <w:tcBorders>
              <w:top w:val="nil"/>
              <w:left w:val="nil"/>
              <w:bottom w:val="nil"/>
              <w:right w:val="nil"/>
            </w:tcBorders>
            <w:tcMar>
              <w:left w:w="57" w:type="dxa"/>
              <w:right w:w="57" w:type="dxa"/>
            </w:tcMar>
            <w:vAlign w:val="center"/>
            <w:hideMark/>
          </w:tcPr>
          <w:p w14:paraId="48C15F7E"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0.45</w:t>
            </w:r>
          </w:p>
        </w:tc>
        <w:tc>
          <w:tcPr>
            <w:tcW w:w="537" w:type="pct"/>
            <w:tcBorders>
              <w:top w:val="nil"/>
              <w:left w:val="nil"/>
              <w:bottom w:val="nil"/>
              <w:right w:val="nil"/>
            </w:tcBorders>
            <w:tcMar>
              <w:left w:w="57" w:type="dxa"/>
              <w:right w:w="57" w:type="dxa"/>
            </w:tcMar>
            <w:vAlign w:val="center"/>
            <w:hideMark/>
          </w:tcPr>
          <w:p w14:paraId="3D793613"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0.50</w:t>
            </w:r>
          </w:p>
        </w:tc>
        <w:tc>
          <w:tcPr>
            <w:tcW w:w="537" w:type="pct"/>
            <w:tcBorders>
              <w:top w:val="nil"/>
              <w:left w:val="nil"/>
              <w:bottom w:val="nil"/>
              <w:right w:val="nil"/>
            </w:tcBorders>
            <w:tcMar>
              <w:left w:w="57" w:type="dxa"/>
              <w:right w:w="57" w:type="dxa"/>
            </w:tcMar>
            <w:vAlign w:val="center"/>
            <w:hideMark/>
          </w:tcPr>
          <w:p w14:paraId="6E1C4473"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0.20</w:t>
            </w:r>
          </w:p>
        </w:tc>
        <w:tc>
          <w:tcPr>
            <w:tcW w:w="537" w:type="pct"/>
            <w:tcBorders>
              <w:top w:val="nil"/>
              <w:left w:val="nil"/>
              <w:bottom w:val="nil"/>
              <w:right w:val="nil"/>
            </w:tcBorders>
            <w:tcMar>
              <w:left w:w="57" w:type="dxa"/>
              <w:right w:w="57" w:type="dxa"/>
            </w:tcMar>
            <w:vAlign w:val="center"/>
            <w:hideMark/>
          </w:tcPr>
          <w:p w14:paraId="4D7AEFE7"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0.19</w:t>
            </w:r>
          </w:p>
        </w:tc>
        <w:tc>
          <w:tcPr>
            <w:tcW w:w="537" w:type="pct"/>
            <w:tcBorders>
              <w:top w:val="nil"/>
              <w:left w:val="nil"/>
              <w:bottom w:val="nil"/>
              <w:right w:val="nil"/>
            </w:tcBorders>
            <w:tcMar>
              <w:left w:w="57" w:type="dxa"/>
              <w:right w:w="57" w:type="dxa"/>
            </w:tcMar>
            <w:vAlign w:val="center"/>
            <w:hideMark/>
          </w:tcPr>
          <w:p w14:paraId="00526224"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0.19</w:t>
            </w:r>
          </w:p>
        </w:tc>
        <w:tc>
          <w:tcPr>
            <w:tcW w:w="537" w:type="pct"/>
            <w:tcBorders>
              <w:top w:val="nil"/>
              <w:left w:val="nil"/>
              <w:bottom w:val="nil"/>
              <w:right w:val="nil"/>
            </w:tcBorders>
            <w:tcMar>
              <w:left w:w="57" w:type="dxa"/>
              <w:right w:w="57" w:type="dxa"/>
            </w:tcMar>
            <w:vAlign w:val="center"/>
            <w:hideMark/>
          </w:tcPr>
          <w:p w14:paraId="738B9DCC"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0.19</w:t>
            </w:r>
          </w:p>
        </w:tc>
        <w:tc>
          <w:tcPr>
            <w:tcW w:w="537" w:type="pct"/>
            <w:tcBorders>
              <w:top w:val="nil"/>
              <w:left w:val="nil"/>
              <w:bottom w:val="nil"/>
              <w:right w:val="nil"/>
            </w:tcBorders>
            <w:tcMar>
              <w:left w:w="57" w:type="dxa"/>
              <w:right w:w="57" w:type="dxa"/>
            </w:tcMar>
            <w:vAlign w:val="center"/>
            <w:hideMark/>
          </w:tcPr>
          <w:p w14:paraId="4E318715"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0.21</w:t>
            </w:r>
          </w:p>
        </w:tc>
      </w:tr>
      <w:tr w:rsidR="00160B82" w:rsidRPr="00133CF7" w14:paraId="36FB3F2C" w14:textId="77777777" w:rsidTr="00A8040B">
        <w:trPr>
          <w:jc w:val="center"/>
        </w:trPr>
        <w:tc>
          <w:tcPr>
            <w:tcW w:w="671" w:type="pct"/>
            <w:tcBorders>
              <w:top w:val="nil"/>
              <w:left w:val="nil"/>
              <w:bottom w:val="nil"/>
              <w:right w:val="nil"/>
            </w:tcBorders>
            <w:vAlign w:val="center"/>
            <w:hideMark/>
          </w:tcPr>
          <w:p w14:paraId="7F08A73E" w14:textId="77777777" w:rsidR="00D221EB" w:rsidRPr="00133CF7" w:rsidRDefault="00D221EB" w:rsidP="00A8040B">
            <w:pPr>
              <w:spacing w:beforeLines="50" w:before="180"/>
              <w:rPr>
                <w:rFonts w:cstheme="minorHAnsi"/>
                <w:szCs w:val="24"/>
              </w:rPr>
            </w:pPr>
            <w:r w:rsidRPr="00133CF7">
              <w:rPr>
                <w:rFonts w:cstheme="minorHAnsi"/>
                <w:szCs w:val="24"/>
              </w:rPr>
              <w:t>F</w:t>
            </w:r>
            <w:r w:rsidRPr="00133CF7">
              <w:rPr>
                <w:rFonts w:cstheme="minorHAnsi"/>
                <w:szCs w:val="24"/>
                <w:vertAlign w:val="subscript"/>
              </w:rPr>
              <w:t>1</w:t>
            </w:r>
            <w:r w:rsidRPr="00133CF7">
              <w:rPr>
                <w:rFonts w:cstheme="minorHAnsi"/>
                <w:szCs w:val="24"/>
              </w:rPr>
              <w:t xml:space="preserve"> Score</w:t>
            </w:r>
          </w:p>
        </w:tc>
        <w:tc>
          <w:tcPr>
            <w:tcW w:w="567" w:type="pct"/>
            <w:tcBorders>
              <w:top w:val="nil"/>
              <w:left w:val="nil"/>
              <w:bottom w:val="nil"/>
              <w:right w:val="nil"/>
            </w:tcBorders>
            <w:tcMar>
              <w:left w:w="57" w:type="dxa"/>
              <w:right w:w="57" w:type="dxa"/>
            </w:tcMar>
            <w:vAlign w:val="center"/>
            <w:hideMark/>
          </w:tcPr>
          <w:p w14:paraId="0A050251"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0.57</w:t>
            </w:r>
          </w:p>
        </w:tc>
        <w:tc>
          <w:tcPr>
            <w:tcW w:w="539" w:type="pct"/>
            <w:tcBorders>
              <w:top w:val="nil"/>
              <w:left w:val="nil"/>
              <w:bottom w:val="nil"/>
              <w:right w:val="nil"/>
            </w:tcBorders>
            <w:tcMar>
              <w:left w:w="57" w:type="dxa"/>
              <w:right w:w="57" w:type="dxa"/>
            </w:tcMar>
            <w:vAlign w:val="center"/>
            <w:hideMark/>
          </w:tcPr>
          <w:p w14:paraId="7D369C96"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0.57</w:t>
            </w:r>
          </w:p>
        </w:tc>
        <w:tc>
          <w:tcPr>
            <w:tcW w:w="537" w:type="pct"/>
            <w:tcBorders>
              <w:top w:val="nil"/>
              <w:left w:val="nil"/>
              <w:bottom w:val="nil"/>
              <w:right w:val="nil"/>
            </w:tcBorders>
            <w:tcMar>
              <w:left w:w="57" w:type="dxa"/>
              <w:right w:w="57" w:type="dxa"/>
            </w:tcMar>
            <w:vAlign w:val="center"/>
            <w:hideMark/>
          </w:tcPr>
          <w:p w14:paraId="33222B6B"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0.59</w:t>
            </w:r>
          </w:p>
        </w:tc>
        <w:tc>
          <w:tcPr>
            <w:tcW w:w="537" w:type="pct"/>
            <w:tcBorders>
              <w:top w:val="nil"/>
              <w:left w:val="nil"/>
              <w:bottom w:val="nil"/>
              <w:right w:val="nil"/>
            </w:tcBorders>
            <w:tcMar>
              <w:left w:w="57" w:type="dxa"/>
              <w:right w:w="57" w:type="dxa"/>
            </w:tcMar>
            <w:vAlign w:val="center"/>
            <w:hideMark/>
          </w:tcPr>
          <w:p w14:paraId="40E86457"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0.29</w:t>
            </w:r>
          </w:p>
        </w:tc>
        <w:tc>
          <w:tcPr>
            <w:tcW w:w="537" w:type="pct"/>
            <w:tcBorders>
              <w:top w:val="nil"/>
              <w:left w:val="nil"/>
              <w:bottom w:val="nil"/>
              <w:right w:val="nil"/>
            </w:tcBorders>
            <w:tcMar>
              <w:left w:w="57" w:type="dxa"/>
              <w:right w:w="57" w:type="dxa"/>
            </w:tcMar>
            <w:vAlign w:val="center"/>
            <w:hideMark/>
          </w:tcPr>
          <w:p w14:paraId="2E5E277C"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0.28</w:t>
            </w:r>
          </w:p>
        </w:tc>
        <w:tc>
          <w:tcPr>
            <w:tcW w:w="537" w:type="pct"/>
            <w:tcBorders>
              <w:top w:val="nil"/>
              <w:left w:val="nil"/>
              <w:bottom w:val="nil"/>
              <w:right w:val="nil"/>
            </w:tcBorders>
            <w:tcMar>
              <w:left w:w="57" w:type="dxa"/>
              <w:right w:w="57" w:type="dxa"/>
            </w:tcMar>
            <w:vAlign w:val="center"/>
            <w:hideMark/>
          </w:tcPr>
          <w:p w14:paraId="6D1D9DA1"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0.29</w:t>
            </w:r>
          </w:p>
        </w:tc>
        <w:tc>
          <w:tcPr>
            <w:tcW w:w="537" w:type="pct"/>
            <w:tcBorders>
              <w:top w:val="nil"/>
              <w:left w:val="nil"/>
              <w:bottom w:val="nil"/>
              <w:right w:val="nil"/>
            </w:tcBorders>
            <w:tcMar>
              <w:left w:w="57" w:type="dxa"/>
              <w:right w:w="57" w:type="dxa"/>
            </w:tcMar>
            <w:vAlign w:val="center"/>
            <w:hideMark/>
          </w:tcPr>
          <w:p w14:paraId="243524AC"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0.29</w:t>
            </w:r>
          </w:p>
        </w:tc>
        <w:tc>
          <w:tcPr>
            <w:tcW w:w="537" w:type="pct"/>
            <w:tcBorders>
              <w:top w:val="nil"/>
              <w:left w:val="nil"/>
              <w:bottom w:val="nil"/>
              <w:right w:val="nil"/>
            </w:tcBorders>
            <w:tcMar>
              <w:left w:w="57" w:type="dxa"/>
              <w:right w:w="57" w:type="dxa"/>
            </w:tcMar>
            <w:vAlign w:val="center"/>
            <w:hideMark/>
          </w:tcPr>
          <w:p w14:paraId="25CCA5A4" w14:textId="77777777" w:rsidR="00D221EB" w:rsidRPr="00133CF7" w:rsidRDefault="00D221EB" w:rsidP="00A8040B">
            <w:pPr>
              <w:spacing w:beforeLines="50" w:before="180"/>
              <w:rPr>
                <w:rFonts w:cstheme="minorHAnsi"/>
                <w:szCs w:val="24"/>
              </w:rPr>
            </w:pPr>
            <w:r w:rsidRPr="00133CF7">
              <w:rPr>
                <w:rFonts w:eastAsia="PMingLiU" w:cstheme="minorHAnsi"/>
                <w:kern w:val="0"/>
                <w:szCs w:val="24"/>
              </w:rPr>
              <w:t>0.31</w:t>
            </w:r>
          </w:p>
        </w:tc>
      </w:tr>
      <w:tr w:rsidR="00160B82" w:rsidRPr="00133CF7" w14:paraId="248920C2" w14:textId="77777777" w:rsidTr="00A8040B">
        <w:trPr>
          <w:jc w:val="center"/>
        </w:trPr>
        <w:tc>
          <w:tcPr>
            <w:tcW w:w="671" w:type="pct"/>
            <w:tcBorders>
              <w:top w:val="nil"/>
              <w:left w:val="nil"/>
              <w:bottom w:val="single" w:sz="4" w:space="0" w:color="auto"/>
              <w:right w:val="nil"/>
            </w:tcBorders>
            <w:vAlign w:val="center"/>
            <w:hideMark/>
          </w:tcPr>
          <w:p w14:paraId="5FB35678" w14:textId="77777777" w:rsidR="00D221EB" w:rsidRPr="00133CF7" w:rsidRDefault="00D221EB" w:rsidP="00A8040B">
            <w:pPr>
              <w:spacing w:beforeLines="50" w:before="180"/>
              <w:rPr>
                <w:rFonts w:cstheme="minorHAnsi"/>
                <w:szCs w:val="24"/>
              </w:rPr>
            </w:pPr>
            <w:r w:rsidRPr="00133CF7">
              <w:rPr>
                <w:rFonts w:cstheme="minorHAnsi"/>
                <w:szCs w:val="24"/>
              </w:rPr>
              <w:t>Accuracy, Mean (SD)</w:t>
            </w:r>
          </w:p>
        </w:tc>
        <w:tc>
          <w:tcPr>
            <w:tcW w:w="567" w:type="pct"/>
            <w:tcBorders>
              <w:top w:val="nil"/>
              <w:left w:val="nil"/>
              <w:bottom w:val="single" w:sz="4" w:space="0" w:color="auto"/>
              <w:right w:val="nil"/>
            </w:tcBorders>
            <w:tcMar>
              <w:left w:w="57" w:type="dxa"/>
              <w:right w:w="57" w:type="dxa"/>
            </w:tcMar>
            <w:vAlign w:val="center"/>
            <w:hideMark/>
          </w:tcPr>
          <w:p w14:paraId="7E09317A"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0.85</w:t>
            </w:r>
          </w:p>
          <w:p w14:paraId="41BC0723" w14:textId="77777777" w:rsidR="00D221EB" w:rsidRPr="00133CF7" w:rsidRDefault="00D221EB" w:rsidP="00A8040B">
            <w:pPr>
              <w:rPr>
                <w:rFonts w:cstheme="minorHAnsi"/>
                <w:szCs w:val="24"/>
              </w:rPr>
            </w:pPr>
            <w:r w:rsidRPr="00133CF7">
              <w:rPr>
                <w:rFonts w:eastAsia="PMingLiU" w:cstheme="minorHAnsi"/>
                <w:kern w:val="0"/>
                <w:szCs w:val="24"/>
              </w:rPr>
              <w:t>(0.004)</w:t>
            </w:r>
          </w:p>
        </w:tc>
        <w:tc>
          <w:tcPr>
            <w:tcW w:w="539" w:type="pct"/>
            <w:tcBorders>
              <w:top w:val="nil"/>
              <w:left w:val="nil"/>
              <w:bottom w:val="single" w:sz="4" w:space="0" w:color="auto"/>
              <w:right w:val="nil"/>
            </w:tcBorders>
            <w:tcMar>
              <w:left w:w="57" w:type="dxa"/>
              <w:right w:w="57" w:type="dxa"/>
            </w:tcMar>
            <w:vAlign w:val="center"/>
            <w:hideMark/>
          </w:tcPr>
          <w:p w14:paraId="656AA041"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0.85</w:t>
            </w:r>
          </w:p>
          <w:p w14:paraId="4692D5F3" w14:textId="77777777" w:rsidR="00D221EB" w:rsidRPr="00133CF7" w:rsidRDefault="00D221EB" w:rsidP="00A8040B">
            <w:pPr>
              <w:rPr>
                <w:rFonts w:cstheme="minorHAnsi"/>
                <w:szCs w:val="24"/>
              </w:rPr>
            </w:pPr>
            <w:r w:rsidRPr="00133CF7">
              <w:rPr>
                <w:rFonts w:eastAsia="PMingLiU" w:cstheme="minorHAnsi"/>
                <w:kern w:val="0"/>
                <w:szCs w:val="24"/>
              </w:rPr>
              <w:t>(0.004)</w:t>
            </w:r>
          </w:p>
        </w:tc>
        <w:tc>
          <w:tcPr>
            <w:tcW w:w="537" w:type="pct"/>
            <w:tcBorders>
              <w:top w:val="nil"/>
              <w:left w:val="nil"/>
              <w:bottom w:val="single" w:sz="4" w:space="0" w:color="auto"/>
              <w:right w:val="nil"/>
            </w:tcBorders>
            <w:tcMar>
              <w:left w:w="57" w:type="dxa"/>
              <w:right w:w="57" w:type="dxa"/>
            </w:tcMar>
            <w:vAlign w:val="center"/>
            <w:hideMark/>
          </w:tcPr>
          <w:p w14:paraId="0A269A2E"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 xml:space="preserve">0.85 </w:t>
            </w:r>
          </w:p>
          <w:p w14:paraId="05F59475" w14:textId="77777777" w:rsidR="00D221EB" w:rsidRPr="00133CF7" w:rsidRDefault="00D221EB" w:rsidP="00A8040B">
            <w:pPr>
              <w:rPr>
                <w:rFonts w:cstheme="minorHAnsi"/>
                <w:szCs w:val="24"/>
              </w:rPr>
            </w:pPr>
            <w:r w:rsidRPr="00133CF7">
              <w:rPr>
                <w:rFonts w:eastAsia="PMingLiU" w:cstheme="minorHAnsi"/>
                <w:kern w:val="0"/>
                <w:szCs w:val="24"/>
              </w:rPr>
              <w:t>(0.004)</w:t>
            </w:r>
          </w:p>
        </w:tc>
        <w:tc>
          <w:tcPr>
            <w:tcW w:w="537" w:type="pct"/>
            <w:tcBorders>
              <w:top w:val="nil"/>
              <w:left w:val="nil"/>
              <w:bottom w:val="single" w:sz="4" w:space="0" w:color="auto"/>
              <w:right w:val="nil"/>
            </w:tcBorders>
            <w:tcMar>
              <w:left w:w="57" w:type="dxa"/>
              <w:right w:w="57" w:type="dxa"/>
            </w:tcMar>
            <w:vAlign w:val="center"/>
            <w:hideMark/>
          </w:tcPr>
          <w:p w14:paraId="394CF364"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0.79</w:t>
            </w:r>
          </w:p>
          <w:p w14:paraId="58222795" w14:textId="77777777" w:rsidR="00D221EB" w:rsidRPr="00133CF7" w:rsidRDefault="00D221EB" w:rsidP="00A8040B">
            <w:pPr>
              <w:rPr>
                <w:rFonts w:cstheme="minorHAnsi"/>
                <w:szCs w:val="24"/>
              </w:rPr>
            </w:pPr>
            <w:r w:rsidRPr="00133CF7">
              <w:rPr>
                <w:rFonts w:eastAsia="PMingLiU" w:cstheme="minorHAnsi"/>
                <w:kern w:val="0"/>
                <w:szCs w:val="24"/>
              </w:rPr>
              <w:t>(0.004)</w:t>
            </w:r>
          </w:p>
        </w:tc>
        <w:tc>
          <w:tcPr>
            <w:tcW w:w="537" w:type="pct"/>
            <w:tcBorders>
              <w:top w:val="nil"/>
              <w:left w:val="nil"/>
              <w:bottom w:val="single" w:sz="4" w:space="0" w:color="auto"/>
              <w:right w:val="nil"/>
            </w:tcBorders>
            <w:tcMar>
              <w:left w:w="57" w:type="dxa"/>
              <w:right w:w="57" w:type="dxa"/>
            </w:tcMar>
            <w:vAlign w:val="center"/>
            <w:hideMark/>
          </w:tcPr>
          <w:p w14:paraId="31555A51"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 xml:space="preserve">0.79 </w:t>
            </w:r>
          </w:p>
          <w:p w14:paraId="3276B170" w14:textId="77777777" w:rsidR="00D221EB" w:rsidRPr="00133CF7" w:rsidRDefault="00D221EB" w:rsidP="00A8040B">
            <w:pPr>
              <w:rPr>
                <w:rFonts w:cstheme="minorHAnsi"/>
                <w:szCs w:val="24"/>
              </w:rPr>
            </w:pPr>
            <w:r w:rsidRPr="00133CF7">
              <w:rPr>
                <w:rFonts w:eastAsia="PMingLiU" w:cstheme="minorHAnsi"/>
                <w:kern w:val="0"/>
                <w:szCs w:val="24"/>
              </w:rPr>
              <w:t>(0.004)</w:t>
            </w:r>
          </w:p>
        </w:tc>
        <w:tc>
          <w:tcPr>
            <w:tcW w:w="537" w:type="pct"/>
            <w:tcBorders>
              <w:top w:val="nil"/>
              <w:left w:val="nil"/>
              <w:bottom w:val="single" w:sz="4" w:space="0" w:color="auto"/>
              <w:right w:val="nil"/>
            </w:tcBorders>
            <w:tcMar>
              <w:left w:w="57" w:type="dxa"/>
              <w:right w:w="57" w:type="dxa"/>
            </w:tcMar>
            <w:vAlign w:val="center"/>
            <w:hideMark/>
          </w:tcPr>
          <w:p w14:paraId="0E81F1A1"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 xml:space="preserve">0.79 </w:t>
            </w:r>
          </w:p>
          <w:p w14:paraId="2A1F5C18" w14:textId="77777777" w:rsidR="00D221EB" w:rsidRPr="00133CF7" w:rsidRDefault="00D221EB" w:rsidP="00A8040B">
            <w:pPr>
              <w:rPr>
                <w:rFonts w:cstheme="minorHAnsi"/>
                <w:szCs w:val="24"/>
              </w:rPr>
            </w:pPr>
            <w:r w:rsidRPr="00133CF7">
              <w:rPr>
                <w:rFonts w:eastAsia="PMingLiU" w:cstheme="minorHAnsi"/>
                <w:kern w:val="0"/>
                <w:szCs w:val="24"/>
              </w:rPr>
              <w:t>(0.004)</w:t>
            </w:r>
          </w:p>
        </w:tc>
        <w:tc>
          <w:tcPr>
            <w:tcW w:w="537" w:type="pct"/>
            <w:tcBorders>
              <w:top w:val="nil"/>
              <w:left w:val="nil"/>
              <w:bottom w:val="single" w:sz="4" w:space="0" w:color="auto"/>
              <w:right w:val="nil"/>
            </w:tcBorders>
            <w:tcMar>
              <w:left w:w="57" w:type="dxa"/>
              <w:right w:w="57" w:type="dxa"/>
            </w:tcMar>
            <w:vAlign w:val="center"/>
            <w:hideMark/>
          </w:tcPr>
          <w:p w14:paraId="101CDDD0"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 xml:space="preserve">0.79 </w:t>
            </w:r>
          </w:p>
          <w:p w14:paraId="3E7626EA" w14:textId="77777777" w:rsidR="00D221EB" w:rsidRPr="00133CF7" w:rsidRDefault="00D221EB" w:rsidP="00A8040B">
            <w:pPr>
              <w:rPr>
                <w:rFonts w:cstheme="minorHAnsi"/>
                <w:szCs w:val="24"/>
              </w:rPr>
            </w:pPr>
            <w:r w:rsidRPr="00133CF7">
              <w:rPr>
                <w:rFonts w:eastAsia="PMingLiU" w:cstheme="minorHAnsi"/>
                <w:kern w:val="0"/>
                <w:szCs w:val="24"/>
              </w:rPr>
              <w:t>(0.004)</w:t>
            </w:r>
          </w:p>
        </w:tc>
        <w:tc>
          <w:tcPr>
            <w:tcW w:w="537" w:type="pct"/>
            <w:tcBorders>
              <w:top w:val="nil"/>
              <w:left w:val="nil"/>
              <w:bottom w:val="single" w:sz="4" w:space="0" w:color="auto"/>
              <w:right w:val="nil"/>
            </w:tcBorders>
            <w:tcMar>
              <w:left w:w="57" w:type="dxa"/>
              <w:right w:w="57" w:type="dxa"/>
            </w:tcMar>
            <w:vAlign w:val="center"/>
            <w:hideMark/>
          </w:tcPr>
          <w:p w14:paraId="55BFBB3E" w14:textId="77777777" w:rsidR="00D221EB" w:rsidRPr="00133CF7" w:rsidRDefault="00D221EB" w:rsidP="00A8040B">
            <w:pPr>
              <w:rPr>
                <w:rFonts w:eastAsia="PMingLiU" w:cstheme="minorHAnsi"/>
                <w:kern w:val="0"/>
                <w:szCs w:val="24"/>
              </w:rPr>
            </w:pPr>
            <w:r w:rsidRPr="00133CF7">
              <w:rPr>
                <w:rFonts w:eastAsia="PMingLiU" w:cstheme="minorHAnsi"/>
                <w:kern w:val="0"/>
                <w:szCs w:val="24"/>
              </w:rPr>
              <w:t xml:space="preserve">0.79 </w:t>
            </w:r>
          </w:p>
          <w:p w14:paraId="377F2A5E" w14:textId="77777777" w:rsidR="00D221EB" w:rsidRPr="00133CF7" w:rsidRDefault="00D221EB" w:rsidP="00A8040B">
            <w:pPr>
              <w:rPr>
                <w:rFonts w:cstheme="minorHAnsi"/>
                <w:szCs w:val="24"/>
              </w:rPr>
            </w:pPr>
            <w:r w:rsidRPr="00133CF7">
              <w:rPr>
                <w:rFonts w:eastAsia="PMingLiU" w:cstheme="minorHAnsi"/>
                <w:kern w:val="0"/>
                <w:szCs w:val="24"/>
              </w:rPr>
              <w:t>(0.004)</w:t>
            </w:r>
          </w:p>
        </w:tc>
      </w:tr>
    </w:tbl>
    <w:p w14:paraId="06B0D313" w14:textId="77777777" w:rsidR="00160B82" w:rsidRPr="00133CF7" w:rsidRDefault="00D221EB" w:rsidP="00160B82">
      <w:pPr>
        <w:rPr>
          <w:ins w:id="810" w:author="Author"/>
          <w:rFonts w:cstheme="minorHAnsi"/>
          <w:color w:val="000000"/>
          <w:szCs w:val="24"/>
        </w:rPr>
      </w:pPr>
      <w:del w:id="811" w:author="Author">
        <w:r w:rsidRPr="00133CF7" w:rsidDel="00D221EB">
          <w:rPr>
            <w:rFonts w:cstheme="minorHAnsi"/>
            <w:i/>
            <w:iCs/>
            <w:szCs w:val="24"/>
          </w:rPr>
          <w:delText>Note.</w:delText>
        </w:r>
        <w:r w:rsidRPr="00133CF7" w:rsidDel="00D221EB">
          <w:rPr>
            <w:rFonts w:cstheme="minorHAnsi"/>
            <w:szCs w:val="24"/>
          </w:rPr>
          <w:delText xml:space="preserve"> </w:delText>
        </w:r>
      </w:del>
      <w:ins w:id="812" w:author="Author">
        <w:r w:rsidR="00160B82" w:rsidRPr="00133CF7">
          <w:rPr>
            <w:rFonts w:cstheme="minorHAnsi"/>
            <w:szCs w:val="24"/>
            <w:vertAlign w:val="superscript"/>
          </w:rPr>
          <w:t>a</w:t>
        </w:r>
        <w:r w:rsidR="00160B82" w:rsidRPr="00133CF7">
          <w:rPr>
            <w:rFonts w:cstheme="minorHAnsi"/>
            <w:color w:val="000000"/>
            <w:szCs w:val="24"/>
          </w:rPr>
          <w:t>HybridXGBRF(proposed approach).</w:t>
        </w:r>
      </w:ins>
    </w:p>
    <w:p w14:paraId="489E3FBE" w14:textId="2CB28BDA" w:rsidR="00160B82" w:rsidRPr="00133CF7" w:rsidRDefault="00160B82" w:rsidP="00160B82">
      <w:pPr>
        <w:rPr>
          <w:ins w:id="813" w:author="Author"/>
          <w:rFonts w:cstheme="minorHAnsi"/>
          <w:szCs w:val="24"/>
        </w:rPr>
      </w:pPr>
      <w:ins w:id="814" w:author="Author">
        <w:r w:rsidRPr="00133CF7">
          <w:rPr>
            <w:rFonts w:cstheme="minorHAnsi"/>
            <w:szCs w:val="24"/>
            <w:vertAlign w:val="superscript"/>
          </w:rPr>
          <w:t>b</w:t>
        </w:r>
        <w:r w:rsidRPr="00133CF7">
          <w:rPr>
            <w:rFonts w:cstheme="minorHAnsi"/>
            <w:color w:val="000000"/>
            <w:szCs w:val="24"/>
          </w:rPr>
          <w:t>XGB</w:t>
        </w:r>
        <w:r w:rsidR="00A11EBC" w:rsidRPr="00133CF7">
          <w:rPr>
            <w:rFonts w:cstheme="minorHAnsi"/>
            <w:color w:val="000000"/>
            <w:szCs w:val="24"/>
          </w:rPr>
          <w:t xml:space="preserve"> </w:t>
        </w:r>
        <w:r w:rsidRPr="00133CF7">
          <w:rPr>
            <w:rFonts w:cstheme="minorHAnsi"/>
            <w:color w:val="000000"/>
            <w:szCs w:val="24"/>
          </w:rPr>
          <w:t>Classifier</w:t>
        </w:r>
        <w:r w:rsidRPr="00133CF7">
          <w:rPr>
            <w:rFonts w:cstheme="minorHAnsi"/>
            <w:szCs w:val="24"/>
          </w:rPr>
          <w:t>.</w:t>
        </w:r>
      </w:ins>
    </w:p>
    <w:p w14:paraId="7A002C91" w14:textId="0951DEAA" w:rsidR="00160B82" w:rsidRPr="00133CF7" w:rsidRDefault="00160B82" w:rsidP="00160B82">
      <w:pPr>
        <w:rPr>
          <w:ins w:id="815" w:author="Author"/>
          <w:rFonts w:cstheme="minorHAnsi"/>
          <w:color w:val="000000"/>
          <w:szCs w:val="24"/>
        </w:rPr>
      </w:pPr>
      <w:ins w:id="816" w:author="Author">
        <w:r w:rsidRPr="00133CF7">
          <w:rPr>
            <w:rFonts w:cstheme="minorHAnsi"/>
            <w:szCs w:val="24"/>
            <w:vertAlign w:val="superscript"/>
          </w:rPr>
          <w:t>c</w:t>
        </w:r>
        <w:r w:rsidRPr="00133CF7">
          <w:rPr>
            <w:rFonts w:cstheme="minorHAnsi"/>
            <w:color w:val="000000"/>
            <w:szCs w:val="24"/>
          </w:rPr>
          <w:t>Random</w:t>
        </w:r>
        <w:r w:rsidR="00A11EBC" w:rsidRPr="00133CF7">
          <w:rPr>
            <w:rFonts w:cstheme="minorHAnsi"/>
            <w:color w:val="000000"/>
            <w:szCs w:val="24"/>
          </w:rPr>
          <w:t xml:space="preserve"> </w:t>
        </w:r>
        <w:r w:rsidRPr="00133CF7">
          <w:rPr>
            <w:rFonts w:cstheme="minorHAnsi"/>
            <w:color w:val="000000"/>
            <w:szCs w:val="24"/>
          </w:rPr>
          <w:t>Forest</w:t>
        </w:r>
        <w:r w:rsidR="00A11EBC" w:rsidRPr="00133CF7">
          <w:rPr>
            <w:rFonts w:cstheme="minorHAnsi"/>
            <w:color w:val="000000"/>
            <w:szCs w:val="24"/>
          </w:rPr>
          <w:t xml:space="preserve"> </w:t>
        </w:r>
        <w:r w:rsidRPr="00133CF7">
          <w:rPr>
            <w:rFonts w:cstheme="minorHAnsi"/>
            <w:color w:val="000000"/>
            <w:szCs w:val="24"/>
          </w:rPr>
          <w:t>Classifier.</w:t>
        </w:r>
      </w:ins>
    </w:p>
    <w:p w14:paraId="73BAC0FE" w14:textId="5C125890" w:rsidR="00160B82" w:rsidRPr="00133CF7" w:rsidRDefault="00160B82" w:rsidP="00160B82">
      <w:pPr>
        <w:rPr>
          <w:ins w:id="817" w:author="Author"/>
          <w:rFonts w:cstheme="minorHAnsi"/>
          <w:szCs w:val="24"/>
        </w:rPr>
      </w:pPr>
      <w:ins w:id="818" w:author="Author">
        <w:r w:rsidRPr="00133CF7">
          <w:rPr>
            <w:rFonts w:cstheme="minorHAnsi"/>
            <w:szCs w:val="24"/>
            <w:vertAlign w:val="superscript"/>
          </w:rPr>
          <w:t>d</w:t>
        </w:r>
        <w:r w:rsidRPr="00133CF7">
          <w:rPr>
            <w:rFonts w:cstheme="minorHAnsi"/>
            <w:color w:val="000000"/>
            <w:szCs w:val="24"/>
          </w:rPr>
          <w:t>Logistic</w:t>
        </w:r>
        <w:r w:rsidR="00A11EBC" w:rsidRPr="00133CF7">
          <w:rPr>
            <w:rFonts w:cstheme="minorHAnsi"/>
            <w:color w:val="000000"/>
            <w:szCs w:val="24"/>
          </w:rPr>
          <w:t xml:space="preserve"> </w:t>
        </w:r>
        <w:r w:rsidRPr="00133CF7">
          <w:rPr>
            <w:rFonts w:cstheme="minorHAnsi"/>
            <w:color w:val="000000"/>
            <w:szCs w:val="24"/>
          </w:rPr>
          <w:t>Regression (max_iter=1000)</w:t>
        </w:r>
        <w:r w:rsidRPr="00133CF7">
          <w:rPr>
            <w:rFonts w:cstheme="minorHAnsi"/>
            <w:szCs w:val="24"/>
          </w:rPr>
          <w:t>.</w:t>
        </w:r>
      </w:ins>
    </w:p>
    <w:p w14:paraId="5E8AB619" w14:textId="77777777" w:rsidR="00160B82" w:rsidRPr="00133CF7" w:rsidRDefault="00160B82" w:rsidP="00160B82">
      <w:pPr>
        <w:rPr>
          <w:ins w:id="819" w:author="Author"/>
          <w:rFonts w:cstheme="minorHAnsi"/>
          <w:szCs w:val="24"/>
        </w:rPr>
      </w:pPr>
      <w:ins w:id="820" w:author="Author">
        <w:r w:rsidRPr="00133CF7">
          <w:rPr>
            <w:rFonts w:cstheme="minorHAnsi"/>
            <w:szCs w:val="24"/>
            <w:vertAlign w:val="superscript"/>
          </w:rPr>
          <w:t>e</w:t>
        </w:r>
        <w:r w:rsidRPr="00133CF7">
          <w:rPr>
            <w:rFonts w:cstheme="minorHAnsi"/>
            <w:color w:val="000000"/>
            <w:szCs w:val="24"/>
          </w:rPr>
          <w:t>Ridge</w:t>
        </w:r>
        <w:r w:rsidRPr="00133CF7">
          <w:rPr>
            <w:rFonts w:cstheme="minorHAnsi"/>
            <w:szCs w:val="24"/>
          </w:rPr>
          <w:t>.</w:t>
        </w:r>
      </w:ins>
    </w:p>
    <w:p w14:paraId="0A78D798" w14:textId="77777777" w:rsidR="00160B82" w:rsidRPr="00133CF7" w:rsidRDefault="00160B82" w:rsidP="00160B82">
      <w:pPr>
        <w:rPr>
          <w:ins w:id="821" w:author="Author"/>
          <w:rFonts w:cstheme="minorHAnsi"/>
          <w:szCs w:val="24"/>
        </w:rPr>
      </w:pPr>
      <w:ins w:id="822" w:author="Author">
        <w:r w:rsidRPr="00133CF7">
          <w:rPr>
            <w:rFonts w:cstheme="minorHAnsi"/>
            <w:szCs w:val="24"/>
            <w:vertAlign w:val="superscript"/>
          </w:rPr>
          <w:t>f</w:t>
        </w:r>
        <w:r w:rsidRPr="00133CF7">
          <w:rPr>
            <w:rFonts w:cstheme="minorHAnsi"/>
            <w:color w:val="000000"/>
            <w:szCs w:val="24"/>
          </w:rPr>
          <w:t>Elastic</w:t>
        </w:r>
        <w:r w:rsidRPr="00133CF7">
          <w:rPr>
            <w:rFonts w:cstheme="minorHAnsi"/>
            <w:szCs w:val="24"/>
          </w:rPr>
          <w:t>.</w:t>
        </w:r>
      </w:ins>
    </w:p>
    <w:p w14:paraId="58F39505" w14:textId="77777777" w:rsidR="00160B82" w:rsidRPr="00133CF7" w:rsidRDefault="00160B82" w:rsidP="00160B82">
      <w:pPr>
        <w:rPr>
          <w:ins w:id="823" w:author="Author"/>
          <w:rFonts w:cstheme="minorHAnsi"/>
          <w:szCs w:val="24"/>
        </w:rPr>
      </w:pPr>
      <w:ins w:id="824" w:author="Author">
        <w:r w:rsidRPr="00133CF7">
          <w:rPr>
            <w:rFonts w:cstheme="minorHAnsi"/>
            <w:szCs w:val="24"/>
            <w:vertAlign w:val="superscript"/>
          </w:rPr>
          <w:t>g</w:t>
        </w:r>
        <w:r w:rsidRPr="00133CF7">
          <w:rPr>
            <w:rFonts w:cstheme="minorHAnsi"/>
            <w:color w:val="000000"/>
            <w:szCs w:val="24"/>
          </w:rPr>
          <w:t>Lasso</w:t>
        </w:r>
        <w:r w:rsidRPr="00133CF7">
          <w:rPr>
            <w:rFonts w:cstheme="minorHAnsi"/>
            <w:szCs w:val="24"/>
          </w:rPr>
          <w:t>.</w:t>
        </w:r>
      </w:ins>
    </w:p>
    <w:p w14:paraId="3BBA6654" w14:textId="7011D765" w:rsidR="00D221EB" w:rsidRPr="00133CF7" w:rsidRDefault="00160B82" w:rsidP="00160B82">
      <w:pPr>
        <w:rPr>
          <w:rFonts w:cstheme="minorHAnsi"/>
          <w:szCs w:val="24"/>
        </w:rPr>
      </w:pPr>
      <w:ins w:id="825" w:author="Author">
        <w:r w:rsidRPr="00133CF7">
          <w:rPr>
            <w:rFonts w:cstheme="minorHAnsi"/>
            <w:szCs w:val="24"/>
            <w:vertAlign w:val="superscript"/>
          </w:rPr>
          <w:t>h</w:t>
        </w:r>
        <w:r w:rsidRPr="00133CF7">
          <w:rPr>
            <w:rFonts w:cstheme="minorHAnsi"/>
            <w:color w:val="000000"/>
            <w:szCs w:val="24"/>
          </w:rPr>
          <w:t>Logistic</w:t>
        </w:r>
        <w:r w:rsidR="00A11EBC" w:rsidRPr="00133CF7">
          <w:rPr>
            <w:rFonts w:cstheme="minorHAnsi"/>
            <w:color w:val="000000"/>
            <w:szCs w:val="24"/>
          </w:rPr>
          <w:t xml:space="preserve"> </w:t>
        </w:r>
        <w:r w:rsidRPr="00133CF7">
          <w:rPr>
            <w:rFonts w:cstheme="minorHAnsi"/>
            <w:color w:val="000000"/>
            <w:szCs w:val="24"/>
          </w:rPr>
          <w:t>Regression</w:t>
        </w:r>
        <w:r w:rsidR="00A11EBC" w:rsidRPr="00133CF7">
          <w:rPr>
            <w:rFonts w:cstheme="minorHAnsi"/>
            <w:color w:val="000000"/>
            <w:szCs w:val="24"/>
          </w:rPr>
          <w:t xml:space="preserve"> </w:t>
        </w:r>
        <w:r w:rsidRPr="00133CF7">
          <w:rPr>
            <w:rFonts w:cstheme="minorHAnsi"/>
            <w:color w:val="000000"/>
            <w:szCs w:val="24"/>
          </w:rPr>
          <w:t>(max_iter=200)</w:t>
        </w:r>
        <w:r w:rsidRPr="00133CF7">
          <w:rPr>
            <w:rFonts w:eastAsia="PMingLiU" w:cstheme="minorHAnsi"/>
            <w:szCs w:val="24"/>
          </w:rPr>
          <w:t>.</w:t>
        </w:r>
      </w:ins>
      <w:del w:id="826" w:author="Author">
        <w:r w:rsidR="00D221EB" w:rsidRPr="00133CF7" w:rsidDel="00160B82">
          <w:rPr>
            <w:rFonts w:cstheme="minorHAnsi"/>
            <w:szCs w:val="24"/>
          </w:rPr>
          <w:delText>Model</w:delText>
        </w:r>
        <w:r w:rsidR="00D221EB" w:rsidRPr="00133CF7" w:rsidDel="00160B82">
          <w:rPr>
            <w:rFonts w:cstheme="minorHAnsi"/>
            <w:szCs w:val="24"/>
            <w:vertAlign w:val="superscript"/>
          </w:rPr>
          <w:delText>1</w:delText>
        </w:r>
        <w:r w:rsidR="00D221EB" w:rsidRPr="00133CF7" w:rsidDel="00160B82">
          <w:rPr>
            <w:rFonts w:cstheme="minorHAnsi"/>
            <w:szCs w:val="24"/>
          </w:rPr>
          <w:delText>: HybridXGBRF(</w:delText>
        </w:r>
        <w:r w:rsidR="00D221EB" w:rsidRPr="00133CF7" w:rsidDel="002C67A4">
          <w:rPr>
            <w:rFonts w:cstheme="minorHAnsi"/>
            <w:szCs w:val="24"/>
          </w:rPr>
          <w:delText>Our Approach</w:delText>
        </w:r>
        <w:r w:rsidR="00D221EB" w:rsidRPr="00133CF7" w:rsidDel="00160B82">
          <w:rPr>
            <w:rFonts w:cstheme="minorHAnsi"/>
            <w:szCs w:val="24"/>
          </w:rPr>
          <w:delText>); Model</w:delText>
        </w:r>
        <w:r w:rsidR="00D221EB" w:rsidRPr="00133CF7" w:rsidDel="00160B82">
          <w:rPr>
            <w:rFonts w:cstheme="minorHAnsi"/>
            <w:szCs w:val="24"/>
            <w:vertAlign w:val="superscript"/>
          </w:rPr>
          <w:delText>2</w:delText>
        </w:r>
        <w:r w:rsidR="00D221EB" w:rsidRPr="00133CF7" w:rsidDel="00160B82">
          <w:rPr>
            <w:rFonts w:cstheme="minorHAnsi"/>
            <w:szCs w:val="24"/>
          </w:rPr>
          <w:delText>: XGBClassifier; Model</w:delText>
        </w:r>
        <w:r w:rsidR="00D221EB" w:rsidRPr="00133CF7" w:rsidDel="00160B82">
          <w:rPr>
            <w:rFonts w:cstheme="minorHAnsi"/>
            <w:szCs w:val="24"/>
            <w:vertAlign w:val="superscript"/>
          </w:rPr>
          <w:delText>3</w:delText>
        </w:r>
        <w:r w:rsidR="00D221EB" w:rsidRPr="00133CF7" w:rsidDel="00160B82">
          <w:rPr>
            <w:rFonts w:cstheme="minorHAnsi"/>
            <w:szCs w:val="24"/>
          </w:rPr>
          <w:delText>: RandomForestClassifier; Model</w:delText>
        </w:r>
        <w:r w:rsidR="00D221EB" w:rsidRPr="00133CF7" w:rsidDel="00160B82">
          <w:rPr>
            <w:rFonts w:cstheme="minorHAnsi"/>
            <w:szCs w:val="24"/>
            <w:vertAlign w:val="superscript"/>
          </w:rPr>
          <w:delText>4</w:delText>
        </w:r>
        <w:r w:rsidR="00D221EB" w:rsidRPr="00133CF7" w:rsidDel="00160B82">
          <w:rPr>
            <w:rFonts w:cstheme="minorHAnsi"/>
            <w:szCs w:val="24"/>
          </w:rPr>
          <w:delText>: LogisticRegression (max_iter=1000); Model</w:delText>
        </w:r>
        <w:r w:rsidR="00D221EB" w:rsidRPr="00133CF7" w:rsidDel="00160B82">
          <w:rPr>
            <w:rFonts w:cstheme="minorHAnsi"/>
            <w:szCs w:val="24"/>
            <w:vertAlign w:val="superscript"/>
          </w:rPr>
          <w:delText>5</w:delText>
        </w:r>
        <w:r w:rsidR="00D221EB" w:rsidRPr="00133CF7" w:rsidDel="00160B82">
          <w:rPr>
            <w:rFonts w:cstheme="minorHAnsi"/>
            <w:szCs w:val="24"/>
          </w:rPr>
          <w:delText>: Ridge; Model</w:delText>
        </w:r>
        <w:r w:rsidR="00D221EB" w:rsidRPr="00133CF7" w:rsidDel="00160B82">
          <w:rPr>
            <w:rFonts w:cstheme="minorHAnsi"/>
            <w:szCs w:val="24"/>
            <w:vertAlign w:val="superscript"/>
          </w:rPr>
          <w:delText>6</w:delText>
        </w:r>
        <w:r w:rsidR="00D221EB" w:rsidRPr="00133CF7" w:rsidDel="00160B82">
          <w:rPr>
            <w:rFonts w:cstheme="minorHAnsi"/>
            <w:szCs w:val="24"/>
          </w:rPr>
          <w:delText>: Elastic; Model</w:delText>
        </w:r>
        <w:r w:rsidR="00D221EB" w:rsidRPr="00133CF7" w:rsidDel="00160B82">
          <w:rPr>
            <w:rFonts w:cstheme="minorHAnsi"/>
            <w:szCs w:val="24"/>
            <w:vertAlign w:val="superscript"/>
          </w:rPr>
          <w:delText>7</w:delText>
        </w:r>
        <w:r w:rsidR="00D221EB" w:rsidRPr="00133CF7" w:rsidDel="00160B82">
          <w:rPr>
            <w:rFonts w:cstheme="minorHAnsi"/>
            <w:szCs w:val="24"/>
          </w:rPr>
          <w:delText>: Lasso; Model</w:delText>
        </w:r>
        <w:r w:rsidR="00D221EB" w:rsidRPr="00133CF7" w:rsidDel="00160B82">
          <w:rPr>
            <w:rFonts w:cstheme="minorHAnsi"/>
            <w:szCs w:val="24"/>
            <w:vertAlign w:val="superscript"/>
          </w:rPr>
          <w:delText>8</w:delText>
        </w:r>
        <w:r w:rsidR="00D221EB" w:rsidRPr="00133CF7" w:rsidDel="00160B82">
          <w:rPr>
            <w:rFonts w:cstheme="minorHAnsi"/>
            <w:szCs w:val="24"/>
          </w:rPr>
          <w:delText>: LogisticRegression(max_iter=200)</w:delText>
        </w:r>
      </w:del>
      <w:ins w:id="827" w:author="Author">
        <w:del w:id="828" w:author="Author">
          <w:r w:rsidR="00D221EB" w:rsidRPr="00133CF7" w:rsidDel="00160B82">
            <w:rPr>
              <w:rFonts w:eastAsia="PMingLiU" w:cstheme="minorHAnsi"/>
              <w:szCs w:val="24"/>
            </w:rPr>
            <w:delText>.</w:delText>
          </w:r>
        </w:del>
      </w:ins>
      <w:r w:rsidR="00D221EB" w:rsidRPr="00133CF7">
        <w:rPr>
          <w:rFonts w:eastAsia="PMingLiU" w:cstheme="minorHAnsi"/>
          <w:szCs w:val="24"/>
        </w:rPr>
        <w:t xml:space="preserve"> </w:t>
      </w:r>
    </w:p>
    <w:p w14:paraId="38B125D3" w14:textId="77777777" w:rsidR="00B139C2" w:rsidRPr="00133CF7" w:rsidRDefault="00B139C2" w:rsidP="008A5F28"/>
    <w:p w14:paraId="7F04DCC0" w14:textId="271C988E" w:rsidR="00B139C2" w:rsidRPr="00133CF7" w:rsidRDefault="001042F6" w:rsidP="004E36AC">
      <w:pPr>
        <w:rPr>
          <w:b/>
          <w:bCs/>
          <w:i/>
          <w:iCs/>
        </w:rPr>
      </w:pPr>
      <w:r w:rsidRPr="00133CF7">
        <w:rPr>
          <w:b/>
          <w:bCs/>
          <w:i/>
          <w:iCs/>
        </w:rPr>
        <w:t xml:space="preserve">Subgroup </w:t>
      </w:r>
      <w:del w:id="829" w:author="Author">
        <w:r w:rsidRPr="00133CF7" w:rsidDel="00A741DA">
          <w:rPr>
            <w:b/>
            <w:bCs/>
            <w:i/>
            <w:iCs/>
          </w:rPr>
          <w:delText>analysis</w:delText>
        </w:r>
      </w:del>
      <w:ins w:id="830" w:author="Author">
        <w:r w:rsidR="00A741DA" w:rsidRPr="00133CF7">
          <w:rPr>
            <w:b/>
            <w:bCs/>
            <w:i/>
            <w:iCs/>
          </w:rPr>
          <w:t>Analysis</w:t>
        </w:r>
      </w:ins>
    </w:p>
    <w:p w14:paraId="7895AE6D" w14:textId="006B4F77" w:rsidR="00B139C2" w:rsidRPr="00133CF7" w:rsidRDefault="001042F6" w:rsidP="008A5F28">
      <w:r w:rsidRPr="00133CF7">
        <w:t>Subgroup analyses demonstrated that the HybridXGBRF model maintained high and consistent discriminative power across demographic strata, with</w:t>
      </w:r>
      <w:ins w:id="831" w:author="Author">
        <w:r w:rsidR="00AC4626" w:rsidRPr="00133CF7">
          <w:t xml:space="preserve"> its</w:t>
        </w:r>
      </w:ins>
      <w:r w:rsidRPr="00133CF7">
        <w:t xml:space="preserve"> AUROC ranging from </w:t>
      </w:r>
      <w:r w:rsidRPr="00133CF7">
        <w:rPr>
          <w:bCs/>
        </w:rPr>
        <w:t xml:space="preserve">0.88 to 0.89 for </w:t>
      </w:r>
      <w:ins w:id="832" w:author="Author">
        <w:r w:rsidR="00AC4626" w:rsidRPr="00133CF7">
          <w:rPr>
            <w:bCs/>
          </w:rPr>
          <w:t xml:space="preserve">the </w:t>
        </w:r>
      </w:ins>
      <w:r w:rsidRPr="00133CF7">
        <w:rPr>
          <w:bCs/>
        </w:rPr>
        <w:t>sex and age subgroups</w:t>
      </w:r>
      <w:r w:rsidRPr="00133CF7">
        <w:t xml:space="preserve">. Notably, the model achieved </w:t>
      </w:r>
      <w:ins w:id="833" w:author="Author">
        <w:r w:rsidRPr="00133CF7">
          <w:t>the</w:t>
        </w:r>
      </w:ins>
      <w:del w:id="834" w:author="Author">
        <w:r w:rsidRPr="00133CF7">
          <w:delText>its</w:delText>
        </w:r>
      </w:del>
      <w:r w:rsidRPr="00133CF7">
        <w:t xml:space="preserve"> </w:t>
      </w:r>
      <w:ins w:id="835" w:author="Author">
        <w:r w:rsidRPr="00133CF7">
          <w:t>b</w:t>
        </w:r>
      </w:ins>
      <w:del w:id="836" w:author="Author">
        <w:r w:rsidRPr="00133CF7">
          <w:delText>high</w:delText>
        </w:r>
      </w:del>
      <w:r w:rsidRPr="00133CF7">
        <w:t xml:space="preserve">est performance among residents with </w:t>
      </w:r>
      <w:r w:rsidRPr="00133CF7">
        <w:rPr>
          <w:bCs/>
        </w:rPr>
        <w:t>ADL improvement (AUROC: 0.90)</w:t>
      </w:r>
      <w:r w:rsidRPr="00133CF7">
        <w:t xml:space="preserve">. In contrast, residents with </w:t>
      </w:r>
      <w:r w:rsidRPr="00133CF7">
        <w:rPr>
          <w:bCs/>
        </w:rPr>
        <w:t>ADL decline</w:t>
      </w:r>
      <w:r w:rsidRPr="00133CF7">
        <w:t xml:space="preserve"> presented a greater predictive challenge, yielding a lower AUROC</w:t>
      </w:r>
      <w:ins w:id="837" w:author="Author">
        <w:r w:rsidRPr="00133CF7">
          <w:t xml:space="preserve"> (</w:t>
        </w:r>
      </w:ins>
      <w:del w:id="838" w:author="Author">
        <w:r w:rsidRPr="00133CF7">
          <w:delText xml:space="preserve"> of </w:delText>
        </w:r>
      </w:del>
      <w:r w:rsidRPr="00133CF7">
        <w:rPr>
          <w:bCs/>
        </w:rPr>
        <w:t>0.73</w:t>
      </w:r>
      <w:ins w:id="839" w:author="Author">
        <w:r w:rsidR="00AC4626" w:rsidRPr="00133CF7">
          <w:rPr>
            <w:bCs/>
          </w:rPr>
          <w:t>)</w:t>
        </w:r>
      </w:ins>
      <w:r w:rsidRPr="00133CF7">
        <w:t xml:space="preserve"> and significantly reduced sensitivity (</w:t>
      </w:r>
      <w:ins w:id="840" w:author="Author">
        <w:r w:rsidRPr="00133CF7">
          <w:t>r</w:t>
        </w:r>
      </w:ins>
      <w:del w:id="841" w:author="Author">
        <w:r w:rsidRPr="00133CF7">
          <w:delText>R</w:delText>
        </w:r>
      </w:del>
      <w:r w:rsidRPr="00133CF7">
        <w:t>ecall</w:t>
      </w:r>
      <w:ins w:id="842" w:author="Author">
        <w:r w:rsidRPr="00133CF7">
          <w:t>,</w:t>
        </w:r>
      </w:ins>
      <w:del w:id="843" w:author="Author">
        <w:r w:rsidRPr="00133CF7">
          <w:delText>:</w:delText>
        </w:r>
      </w:del>
      <w:r w:rsidRPr="00133CF7">
        <w:t xml:space="preserve"> 0.08), reflecting higher clinical heterogeneity in this specific subpopulation (</w:t>
      </w:r>
      <w:r w:rsidRPr="00133CF7">
        <w:rPr>
          <w:bCs/>
        </w:rPr>
        <w:t>Table 5</w:t>
      </w:r>
      <w:r w:rsidRPr="00133CF7">
        <w:t>).</w:t>
      </w:r>
    </w:p>
    <w:p w14:paraId="7E03A27F" w14:textId="77777777" w:rsidR="004C4293" w:rsidRPr="00133CF7" w:rsidRDefault="004C4293" w:rsidP="008A5F28"/>
    <w:p w14:paraId="29F86736" w14:textId="77777777" w:rsidR="004C4293" w:rsidRPr="00133CF7" w:rsidRDefault="004C4293" w:rsidP="00201557">
      <w:pPr>
        <w:widowControl/>
        <w:rPr>
          <w:rFonts w:cstheme="minorHAnsi"/>
          <w:szCs w:val="24"/>
        </w:rPr>
        <w:pPrChange w:id="844" w:author="Author">
          <w:pPr>
            <w:spacing w:afterLines="50" w:after="180"/>
          </w:pPr>
        </w:pPrChange>
      </w:pPr>
      <w:r w:rsidRPr="00133CF7">
        <w:rPr>
          <w:rFonts w:cstheme="minorHAnsi"/>
          <w:b/>
          <w:bCs/>
          <w:szCs w:val="24"/>
        </w:rPr>
        <w:t>Table 5</w:t>
      </w:r>
      <w:del w:id="845" w:author="Author">
        <w:r w:rsidRPr="00133CF7" w:rsidDel="004C4293">
          <w:rPr>
            <w:rFonts w:cstheme="minorHAnsi"/>
            <w:color w:val="EE0000"/>
            <w:szCs w:val="24"/>
          </w:rPr>
          <w:delText>.</w:delText>
        </w:r>
      </w:del>
      <w:r w:rsidRPr="00133CF7">
        <w:rPr>
          <w:rFonts w:cstheme="minorHAnsi"/>
          <w:szCs w:val="24"/>
        </w:rPr>
        <w:t xml:space="preserve"> Subgroup performance of the HybridXGBRF model</w:t>
      </w:r>
    </w:p>
    <w:tbl>
      <w:tblPr>
        <w:tblW w:w="5000" w:type="pct"/>
        <w:tblCellMar>
          <w:left w:w="28" w:type="dxa"/>
          <w:right w:w="28" w:type="dxa"/>
        </w:tblCellMar>
        <w:tblLook w:val="04A0" w:firstRow="1" w:lastRow="0" w:firstColumn="1" w:lastColumn="0" w:noHBand="0" w:noVBand="1"/>
      </w:tblPr>
      <w:tblGrid>
        <w:gridCol w:w="1618"/>
        <w:gridCol w:w="933"/>
        <w:gridCol w:w="942"/>
        <w:gridCol w:w="759"/>
        <w:gridCol w:w="760"/>
        <w:gridCol w:w="949"/>
        <w:gridCol w:w="1162"/>
        <w:gridCol w:w="1239"/>
      </w:tblGrid>
      <w:tr w:rsidR="004C4293" w:rsidRPr="00133CF7" w14:paraId="2D01025B" w14:textId="77777777" w:rsidTr="0040036A">
        <w:trPr>
          <w:trHeight w:val="330"/>
        </w:trPr>
        <w:tc>
          <w:tcPr>
            <w:tcW w:w="1042" w:type="pct"/>
            <w:tcBorders>
              <w:top w:val="single" w:sz="4" w:space="0" w:color="auto"/>
              <w:left w:val="nil"/>
              <w:bottom w:val="single" w:sz="4" w:space="0" w:color="auto"/>
              <w:right w:val="nil"/>
            </w:tcBorders>
            <w:noWrap/>
            <w:vAlign w:val="center"/>
            <w:hideMark/>
          </w:tcPr>
          <w:p w14:paraId="399C5078"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Subgroup</w:t>
            </w:r>
          </w:p>
        </w:tc>
        <w:tc>
          <w:tcPr>
            <w:tcW w:w="528" w:type="pct"/>
            <w:tcBorders>
              <w:top w:val="single" w:sz="4" w:space="0" w:color="auto"/>
              <w:left w:val="nil"/>
              <w:bottom w:val="single" w:sz="4" w:space="0" w:color="auto"/>
              <w:right w:val="nil"/>
            </w:tcBorders>
            <w:noWrap/>
            <w:vAlign w:val="center"/>
            <w:hideMark/>
          </w:tcPr>
          <w:p w14:paraId="3CC7DADE"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Accuracy</w:t>
            </w:r>
          </w:p>
        </w:tc>
        <w:tc>
          <w:tcPr>
            <w:tcW w:w="528" w:type="pct"/>
            <w:tcBorders>
              <w:top w:val="single" w:sz="4" w:space="0" w:color="auto"/>
              <w:left w:val="nil"/>
              <w:bottom w:val="single" w:sz="4" w:space="0" w:color="auto"/>
              <w:right w:val="nil"/>
            </w:tcBorders>
            <w:noWrap/>
            <w:vAlign w:val="center"/>
            <w:hideMark/>
          </w:tcPr>
          <w:p w14:paraId="5A24573B"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Precision</w:t>
            </w:r>
          </w:p>
        </w:tc>
        <w:tc>
          <w:tcPr>
            <w:tcW w:w="528" w:type="pct"/>
            <w:tcBorders>
              <w:top w:val="single" w:sz="4" w:space="0" w:color="auto"/>
              <w:left w:val="nil"/>
              <w:bottom w:val="single" w:sz="4" w:space="0" w:color="auto"/>
              <w:right w:val="nil"/>
            </w:tcBorders>
            <w:noWrap/>
            <w:vAlign w:val="center"/>
            <w:hideMark/>
          </w:tcPr>
          <w:p w14:paraId="3F335171"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Recall</w:t>
            </w:r>
          </w:p>
        </w:tc>
        <w:tc>
          <w:tcPr>
            <w:tcW w:w="528" w:type="pct"/>
            <w:tcBorders>
              <w:top w:val="single" w:sz="4" w:space="0" w:color="auto"/>
              <w:left w:val="nil"/>
              <w:bottom w:val="single" w:sz="4" w:space="0" w:color="auto"/>
              <w:right w:val="nil"/>
            </w:tcBorders>
            <w:noWrap/>
            <w:vAlign w:val="center"/>
            <w:hideMark/>
          </w:tcPr>
          <w:p w14:paraId="2EC8422E"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F1</w:t>
            </w:r>
          </w:p>
        </w:tc>
        <w:tc>
          <w:tcPr>
            <w:tcW w:w="616" w:type="pct"/>
            <w:tcBorders>
              <w:top w:val="single" w:sz="4" w:space="0" w:color="auto"/>
              <w:left w:val="nil"/>
              <w:bottom w:val="single" w:sz="4" w:space="0" w:color="auto"/>
              <w:right w:val="nil"/>
            </w:tcBorders>
            <w:noWrap/>
            <w:vAlign w:val="center"/>
            <w:hideMark/>
          </w:tcPr>
          <w:p w14:paraId="539FA84A"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ROC AUC</w:t>
            </w:r>
          </w:p>
        </w:tc>
        <w:tc>
          <w:tcPr>
            <w:tcW w:w="616" w:type="pct"/>
            <w:tcBorders>
              <w:top w:val="single" w:sz="4" w:space="0" w:color="auto"/>
              <w:left w:val="nil"/>
              <w:bottom w:val="single" w:sz="4" w:space="0" w:color="auto"/>
              <w:right w:val="nil"/>
            </w:tcBorders>
            <w:noWrap/>
            <w:vAlign w:val="center"/>
            <w:hideMark/>
          </w:tcPr>
          <w:p w14:paraId="2F0806F6"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Support (n)</w:t>
            </w:r>
          </w:p>
        </w:tc>
        <w:tc>
          <w:tcPr>
            <w:tcW w:w="616" w:type="pct"/>
            <w:tcBorders>
              <w:top w:val="single" w:sz="4" w:space="0" w:color="auto"/>
              <w:left w:val="nil"/>
              <w:bottom w:val="single" w:sz="4" w:space="0" w:color="auto"/>
              <w:right w:val="nil"/>
            </w:tcBorders>
            <w:noWrap/>
            <w:vAlign w:val="center"/>
            <w:hideMark/>
          </w:tcPr>
          <w:p w14:paraId="61FFCA4E"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Positives (n)</w:t>
            </w:r>
          </w:p>
        </w:tc>
      </w:tr>
      <w:tr w:rsidR="004C4293" w:rsidRPr="00133CF7" w14:paraId="769FCB5E" w14:textId="77777777" w:rsidTr="0040036A">
        <w:trPr>
          <w:trHeight w:val="900"/>
        </w:trPr>
        <w:tc>
          <w:tcPr>
            <w:tcW w:w="1042" w:type="pct"/>
            <w:tcBorders>
              <w:top w:val="single" w:sz="4" w:space="0" w:color="auto"/>
              <w:left w:val="nil"/>
              <w:bottom w:val="nil"/>
              <w:right w:val="nil"/>
            </w:tcBorders>
            <w:vAlign w:val="center"/>
            <w:hideMark/>
          </w:tcPr>
          <w:p w14:paraId="1AC425BE" w14:textId="77777777" w:rsidR="004C4293" w:rsidRPr="00133CF7" w:rsidRDefault="004C4293" w:rsidP="00A8040B">
            <w:pPr>
              <w:widowControl/>
              <w:rPr>
                <w:rFonts w:eastAsia="PMingLiU" w:cstheme="minorHAnsi"/>
                <w:color w:val="000000"/>
                <w:kern w:val="0"/>
                <w:szCs w:val="24"/>
              </w:rPr>
            </w:pPr>
            <w:r w:rsidRPr="00133CF7">
              <w:rPr>
                <w:rFonts w:eastAsia="PMingLiU" w:cstheme="minorHAnsi"/>
                <w:color w:val="000000"/>
                <w:kern w:val="0"/>
                <w:szCs w:val="24"/>
              </w:rPr>
              <w:t>ADL improvement</w:t>
            </w:r>
          </w:p>
        </w:tc>
        <w:tc>
          <w:tcPr>
            <w:tcW w:w="528" w:type="pct"/>
            <w:tcBorders>
              <w:top w:val="single" w:sz="4" w:space="0" w:color="auto"/>
              <w:left w:val="nil"/>
              <w:bottom w:val="nil"/>
              <w:right w:val="nil"/>
            </w:tcBorders>
            <w:vAlign w:val="center"/>
            <w:hideMark/>
          </w:tcPr>
          <w:p w14:paraId="71E8A4D7"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0.83</w:t>
            </w:r>
          </w:p>
        </w:tc>
        <w:tc>
          <w:tcPr>
            <w:tcW w:w="528" w:type="pct"/>
            <w:tcBorders>
              <w:top w:val="single" w:sz="4" w:space="0" w:color="auto"/>
              <w:left w:val="nil"/>
              <w:bottom w:val="nil"/>
              <w:right w:val="nil"/>
            </w:tcBorders>
            <w:vAlign w:val="center"/>
            <w:hideMark/>
          </w:tcPr>
          <w:p w14:paraId="0508BC80"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0.86</w:t>
            </w:r>
          </w:p>
        </w:tc>
        <w:tc>
          <w:tcPr>
            <w:tcW w:w="528" w:type="pct"/>
            <w:tcBorders>
              <w:top w:val="single" w:sz="4" w:space="0" w:color="auto"/>
              <w:left w:val="nil"/>
              <w:bottom w:val="nil"/>
              <w:right w:val="nil"/>
            </w:tcBorders>
            <w:vAlign w:val="center"/>
            <w:hideMark/>
          </w:tcPr>
          <w:p w14:paraId="3B343FA9"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0.53</w:t>
            </w:r>
          </w:p>
        </w:tc>
        <w:tc>
          <w:tcPr>
            <w:tcW w:w="528" w:type="pct"/>
            <w:tcBorders>
              <w:top w:val="single" w:sz="4" w:space="0" w:color="auto"/>
              <w:left w:val="nil"/>
              <w:bottom w:val="nil"/>
              <w:right w:val="nil"/>
            </w:tcBorders>
            <w:vAlign w:val="center"/>
            <w:hideMark/>
          </w:tcPr>
          <w:p w14:paraId="5E7B02F8"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0.65</w:t>
            </w:r>
          </w:p>
        </w:tc>
        <w:tc>
          <w:tcPr>
            <w:tcW w:w="616" w:type="pct"/>
            <w:tcBorders>
              <w:top w:val="single" w:sz="4" w:space="0" w:color="auto"/>
              <w:left w:val="nil"/>
              <w:bottom w:val="nil"/>
              <w:right w:val="nil"/>
            </w:tcBorders>
            <w:vAlign w:val="center"/>
            <w:hideMark/>
          </w:tcPr>
          <w:p w14:paraId="302DD65C"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0.90</w:t>
            </w:r>
          </w:p>
        </w:tc>
        <w:tc>
          <w:tcPr>
            <w:tcW w:w="616" w:type="pct"/>
            <w:tcBorders>
              <w:top w:val="single" w:sz="4" w:space="0" w:color="auto"/>
              <w:left w:val="nil"/>
              <w:bottom w:val="nil"/>
              <w:right w:val="nil"/>
            </w:tcBorders>
            <w:vAlign w:val="center"/>
            <w:hideMark/>
          </w:tcPr>
          <w:p w14:paraId="69856155"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5524</w:t>
            </w:r>
          </w:p>
        </w:tc>
        <w:tc>
          <w:tcPr>
            <w:tcW w:w="616" w:type="pct"/>
            <w:tcBorders>
              <w:top w:val="single" w:sz="4" w:space="0" w:color="auto"/>
              <w:left w:val="nil"/>
              <w:bottom w:val="nil"/>
              <w:right w:val="nil"/>
            </w:tcBorders>
            <w:vAlign w:val="center"/>
            <w:hideMark/>
          </w:tcPr>
          <w:p w14:paraId="3CF3F8E2"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1658</w:t>
            </w:r>
          </w:p>
        </w:tc>
      </w:tr>
      <w:tr w:rsidR="004C4293" w:rsidRPr="00133CF7" w14:paraId="457DA96E" w14:textId="77777777" w:rsidTr="00A8040B">
        <w:trPr>
          <w:trHeight w:val="600"/>
        </w:trPr>
        <w:tc>
          <w:tcPr>
            <w:tcW w:w="1042" w:type="pct"/>
            <w:tcBorders>
              <w:top w:val="nil"/>
              <w:left w:val="nil"/>
              <w:bottom w:val="nil"/>
              <w:right w:val="nil"/>
            </w:tcBorders>
            <w:vAlign w:val="center"/>
            <w:hideMark/>
          </w:tcPr>
          <w:p w14:paraId="6B49CA1C" w14:textId="77777777" w:rsidR="004C4293" w:rsidRPr="00133CF7" w:rsidRDefault="004C4293" w:rsidP="00A8040B">
            <w:pPr>
              <w:widowControl/>
              <w:rPr>
                <w:rFonts w:eastAsia="PMingLiU" w:cstheme="minorHAnsi"/>
                <w:color w:val="000000"/>
                <w:kern w:val="0"/>
                <w:szCs w:val="24"/>
              </w:rPr>
            </w:pPr>
            <w:r w:rsidRPr="00133CF7">
              <w:rPr>
                <w:rFonts w:eastAsia="PMingLiU" w:cstheme="minorHAnsi"/>
                <w:color w:val="000000"/>
                <w:kern w:val="0"/>
                <w:szCs w:val="24"/>
              </w:rPr>
              <w:t>ADL decline</w:t>
            </w:r>
          </w:p>
        </w:tc>
        <w:tc>
          <w:tcPr>
            <w:tcW w:w="528" w:type="pct"/>
            <w:tcBorders>
              <w:top w:val="nil"/>
              <w:left w:val="nil"/>
              <w:bottom w:val="nil"/>
              <w:right w:val="nil"/>
            </w:tcBorders>
            <w:vAlign w:val="center"/>
            <w:hideMark/>
          </w:tcPr>
          <w:p w14:paraId="08DB82D8"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0.83</w:t>
            </w:r>
          </w:p>
        </w:tc>
        <w:tc>
          <w:tcPr>
            <w:tcW w:w="528" w:type="pct"/>
            <w:tcBorders>
              <w:top w:val="nil"/>
              <w:left w:val="nil"/>
              <w:bottom w:val="nil"/>
              <w:right w:val="nil"/>
            </w:tcBorders>
            <w:vAlign w:val="center"/>
            <w:hideMark/>
          </w:tcPr>
          <w:p w14:paraId="683756E2"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0.67</w:t>
            </w:r>
          </w:p>
        </w:tc>
        <w:tc>
          <w:tcPr>
            <w:tcW w:w="528" w:type="pct"/>
            <w:tcBorders>
              <w:top w:val="nil"/>
              <w:left w:val="nil"/>
              <w:bottom w:val="nil"/>
              <w:right w:val="nil"/>
            </w:tcBorders>
            <w:vAlign w:val="center"/>
            <w:hideMark/>
          </w:tcPr>
          <w:p w14:paraId="2E0D01B5"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0.08</w:t>
            </w:r>
          </w:p>
        </w:tc>
        <w:tc>
          <w:tcPr>
            <w:tcW w:w="528" w:type="pct"/>
            <w:tcBorders>
              <w:top w:val="nil"/>
              <w:left w:val="nil"/>
              <w:bottom w:val="nil"/>
              <w:right w:val="nil"/>
            </w:tcBorders>
            <w:vAlign w:val="center"/>
            <w:hideMark/>
          </w:tcPr>
          <w:p w14:paraId="44073BEB"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0.14</w:t>
            </w:r>
          </w:p>
        </w:tc>
        <w:tc>
          <w:tcPr>
            <w:tcW w:w="616" w:type="pct"/>
            <w:tcBorders>
              <w:top w:val="nil"/>
              <w:left w:val="nil"/>
              <w:bottom w:val="nil"/>
              <w:right w:val="nil"/>
            </w:tcBorders>
            <w:vAlign w:val="center"/>
            <w:hideMark/>
          </w:tcPr>
          <w:p w14:paraId="649284EE"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0.73</w:t>
            </w:r>
          </w:p>
        </w:tc>
        <w:tc>
          <w:tcPr>
            <w:tcW w:w="616" w:type="pct"/>
            <w:tcBorders>
              <w:top w:val="nil"/>
              <w:left w:val="nil"/>
              <w:bottom w:val="nil"/>
              <w:right w:val="nil"/>
            </w:tcBorders>
            <w:vAlign w:val="center"/>
            <w:hideMark/>
          </w:tcPr>
          <w:p w14:paraId="64028124"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692</w:t>
            </w:r>
          </w:p>
        </w:tc>
        <w:tc>
          <w:tcPr>
            <w:tcW w:w="616" w:type="pct"/>
            <w:tcBorders>
              <w:top w:val="nil"/>
              <w:left w:val="nil"/>
              <w:bottom w:val="nil"/>
              <w:right w:val="nil"/>
            </w:tcBorders>
            <w:vAlign w:val="center"/>
            <w:hideMark/>
          </w:tcPr>
          <w:p w14:paraId="4F212462"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123</w:t>
            </w:r>
          </w:p>
        </w:tc>
      </w:tr>
      <w:tr w:rsidR="004C4293" w:rsidRPr="00133CF7" w14:paraId="6208159A" w14:textId="77777777" w:rsidTr="00A8040B">
        <w:trPr>
          <w:trHeight w:val="600"/>
        </w:trPr>
        <w:tc>
          <w:tcPr>
            <w:tcW w:w="1042" w:type="pct"/>
            <w:tcBorders>
              <w:top w:val="nil"/>
              <w:left w:val="nil"/>
              <w:bottom w:val="nil"/>
              <w:right w:val="nil"/>
            </w:tcBorders>
            <w:vAlign w:val="center"/>
            <w:hideMark/>
          </w:tcPr>
          <w:p w14:paraId="00D9B509" w14:textId="551034DA" w:rsidR="004C4293" w:rsidRPr="00133CF7" w:rsidRDefault="0040036A" w:rsidP="00A8040B">
            <w:pPr>
              <w:widowControl/>
              <w:rPr>
                <w:rFonts w:eastAsia="PMingLiU" w:cstheme="minorHAnsi"/>
                <w:color w:val="000000"/>
                <w:kern w:val="0"/>
                <w:szCs w:val="24"/>
              </w:rPr>
            </w:pPr>
            <w:ins w:id="846" w:author="Author">
              <w:r w:rsidRPr="00133CF7">
                <w:rPr>
                  <w:rFonts w:eastAsia="PMingLiU" w:cstheme="minorHAnsi"/>
                  <w:color w:val="000000"/>
                  <w:kern w:val="0"/>
                  <w:szCs w:val="24"/>
                </w:rPr>
                <w:t>F</w:t>
              </w:r>
            </w:ins>
            <w:del w:id="847" w:author="Author">
              <w:r w:rsidR="004C4293" w:rsidRPr="00133CF7" w:rsidDel="0040036A">
                <w:rPr>
                  <w:rFonts w:eastAsia="PMingLiU" w:cstheme="minorHAnsi"/>
                  <w:color w:val="000000"/>
                  <w:kern w:val="0"/>
                  <w:szCs w:val="24"/>
                </w:rPr>
                <w:delText>f</w:delText>
              </w:r>
            </w:del>
            <w:r w:rsidR="004C4293" w:rsidRPr="00133CF7">
              <w:rPr>
                <w:rFonts w:eastAsia="PMingLiU" w:cstheme="minorHAnsi"/>
                <w:color w:val="000000"/>
                <w:kern w:val="0"/>
                <w:szCs w:val="24"/>
              </w:rPr>
              <w:t>emale</w:t>
            </w:r>
          </w:p>
        </w:tc>
        <w:tc>
          <w:tcPr>
            <w:tcW w:w="528" w:type="pct"/>
            <w:tcBorders>
              <w:top w:val="nil"/>
              <w:left w:val="nil"/>
              <w:bottom w:val="nil"/>
              <w:right w:val="nil"/>
            </w:tcBorders>
            <w:vAlign w:val="center"/>
            <w:hideMark/>
          </w:tcPr>
          <w:p w14:paraId="3B02C61A"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0.85</w:t>
            </w:r>
          </w:p>
        </w:tc>
        <w:tc>
          <w:tcPr>
            <w:tcW w:w="528" w:type="pct"/>
            <w:tcBorders>
              <w:top w:val="nil"/>
              <w:left w:val="nil"/>
              <w:bottom w:val="nil"/>
              <w:right w:val="nil"/>
            </w:tcBorders>
            <w:vAlign w:val="center"/>
            <w:hideMark/>
          </w:tcPr>
          <w:p w14:paraId="7476B740"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0.83</w:t>
            </w:r>
          </w:p>
        </w:tc>
        <w:tc>
          <w:tcPr>
            <w:tcW w:w="528" w:type="pct"/>
            <w:tcBorders>
              <w:top w:val="nil"/>
              <w:left w:val="nil"/>
              <w:bottom w:val="nil"/>
              <w:right w:val="nil"/>
            </w:tcBorders>
            <w:vAlign w:val="center"/>
            <w:hideMark/>
          </w:tcPr>
          <w:p w14:paraId="0960F575"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0.47</w:t>
            </w:r>
          </w:p>
        </w:tc>
        <w:tc>
          <w:tcPr>
            <w:tcW w:w="528" w:type="pct"/>
            <w:tcBorders>
              <w:top w:val="nil"/>
              <w:left w:val="nil"/>
              <w:bottom w:val="nil"/>
              <w:right w:val="nil"/>
            </w:tcBorders>
            <w:vAlign w:val="center"/>
            <w:hideMark/>
          </w:tcPr>
          <w:p w14:paraId="67B54FDC"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0.61</w:t>
            </w:r>
          </w:p>
        </w:tc>
        <w:tc>
          <w:tcPr>
            <w:tcW w:w="616" w:type="pct"/>
            <w:tcBorders>
              <w:top w:val="nil"/>
              <w:left w:val="nil"/>
              <w:bottom w:val="nil"/>
              <w:right w:val="nil"/>
            </w:tcBorders>
            <w:vAlign w:val="center"/>
            <w:hideMark/>
          </w:tcPr>
          <w:p w14:paraId="31C59A44"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0.89</w:t>
            </w:r>
          </w:p>
        </w:tc>
        <w:tc>
          <w:tcPr>
            <w:tcW w:w="616" w:type="pct"/>
            <w:tcBorders>
              <w:top w:val="nil"/>
              <w:left w:val="nil"/>
              <w:bottom w:val="nil"/>
              <w:right w:val="nil"/>
            </w:tcBorders>
            <w:vAlign w:val="center"/>
            <w:hideMark/>
          </w:tcPr>
          <w:p w14:paraId="04BBF966"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3043</w:t>
            </w:r>
          </w:p>
        </w:tc>
        <w:tc>
          <w:tcPr>
            <w:tcW w:w="616" w:type="pct"/>
            <w:tcBorders>
              <w:top w:val="nil"/>
              <w:left w:val="nil"/>
              <w:bottom w:val="nil"/>
              <w:right w:val="nil"/>
            </w:tcBorders>
            <w:vAlign w:val="center"/>
            <w:hideMark/>
          </w:tcPr>
          <w:p w14:paraId="3A5B779A"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714</w:t>
            </w:r>
          </w:p>
        </w:tc>
      </w:tr>
      <w:tr w:rsidR="004C4293" w:rsidRPr="00133CF7" w14:paraId="1BFCDD46" w14:textId="77777777" w:rsidTr="00A8040B">
        <w:trPr>
          <w:trHeight w:val="600"/>
        </w:trPr>
        <w:tc>
          <w:tcPr>
            <w:tcW w:w="1042" w:type="pct"/>
            <w:tcBorders>
              <w:top w:val="nil"/>
              <w:left w:val="nil"/>
              <w:bottom w:val="nil"/>
              <w:right w:val="nil"/>
            </w:tcBorders>
            <w:vAlign w:val="center"/>
            <w:hideMark/>
          </w:tcPr>
          <w:p w14:paraId="6B3199CC" w14:textId="77777777" w:rsidR="004C4293" w:rsidRPr="00133CF7" w:rsidRDefault="004C4293" w:rsidP="00A8040B">
            <w:pPr>
              <w:widowControl/>
              <w:rPr>
                <w:rFonts w:eastAsia="PMingLiU" w:cstheme="minorHAnsi"/>
                <w:color w:val="000000"/>
                <w:kern w:val="0"/>
                <w:szCs w:val="24"/>
              </w:rPr>
            </w:pPr>
            <w:r w:rsidRPr="00133CF7">
              <w:rPr>
                <w:rFonts w:eastAsia="PMingLiU" w:cstheme="minorHAnsi"/>
                <w:color w:val="000000"/>
                <w:kern w:val="0"/>
                <w:szCs w:val="24"/>
              </w:rPr>
              <w:lastRenderedPageBreak/>
              <w:t xml:space="preserve">Age </w:t>
            </w:r>
            <m:oMath>
              <m:r>
                <w:rPr>
                  <w:rFonts w:ascii="Cambria Math" w:eastAsia="PMingLiU" w:hAnsi="Cambria Math" w:cstheme="minorHAnsi"/>
                  <w:color w:val="000000"/>
                  <w:kern w:val="0"/>
                  <w:szCs w:val="24"/>
                </w:rPr>
                <m:t>≤</m:t>
              </m:r>
            </m:oMath>
            <w:r w:rsidRPr="00133CF7">
              <w:rPr>
                <w:rFonts w:eastAsia="PMingLiU" w:cstheme="minorHAnsi"/>
                <w:color w:val="000000"/>
                <w:kern w:val="0"/>
                <w:szCs w:val="24"/>
              </w:rPr>
              <w:t>85</w:t>
            </w:r>
          </w:p>
        </w:tc>
        <w:tc>
          <w:tcPr>
            <w:tcW w:w="528" w:type="pct"/>
            <w:tcBorders>
              <w:top w:val="nil"/>
              <w:left w:val="nil"/>
              <w:bottom w:val="nil"/>
              <w:right w:val="nil"/>
            </w:tcBorders>
            <w:vAlign w:val="center"/>
            <w:hideMark/>
          </w:tcPr>
          <w:p w14:paraId="68E613AE"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0.83</w:t>
            </w:r>
          </w:p>
        </w:tc>
        <w:tc>
          <w:tcPr>
            <w:tcW w:w="528" w:type="pct"/>
            <w:tcBorders>
              <w:top w:val="nil"/>
              <w:left w:val="nil"/>
              <w:bottom w:val="nil"/>
              <w:right w:val="nil"/>
            </w:tcBorders>
            <w:vAlign w:val="center"/>
            <w:hideMark/>
          </w:tcPr>
          <w:p w14:paraId="5D8DDBB1"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0.84</w:t>
            </w:r>
          </w:p>
        </w:tc>
        <w:tc>
          <w:tcPr>
            <w:tcW w:w="528" w:type="pct"/>
            <w:tcBorders>
              <w:top w:val="nil"/>
              <w:left w:val="nil"/>
              <w:bottom w:val="nil"/>
              <w:right w:val="nil"/>
            </w:tcBorders>
            <w:vAlign w:val="center"/>
            <w:hideMark/>
          </w:tcPr>
          <w:p w14:paraId="2631FB35"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0.49</w:t>
            </w:r>
          </w:p>
        </w:tc>
        <w:tc>
          <w:tcPr>
            <w:tcW w:w="528" w:type="pct"/>
            <w:tcBorders>
              <w:top w:val="nil"/>
              <w:left w:val="nil"/>
              <w:bottom w:val="nil"/>
              <w:right w:val="nil"/>
            </w:tcBorders>
            <w:vAlign w:val="center"/>
            <w:hideMark/>
          </w:tcPr>
          <w:p w14:paraId="667ED4ED"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0.62</w:t>
            </w:r>
          </w:p>
        </w:tc>
        <w:tc>
          <w:tcPr>
            <w:tcW w:w="616" w:type="pct"/>
            <w:tcBorders>
              <w:top w:val="nil"/>
              <w:left w:val="nil"/>
              <w:bottom w:val="nil"/>
              <w:right w:val="nil"/>
            </w:tcBorders>
            <w:vAlign w:val="center"/>
            <w:hideMark/>
          </w:tcPr>
          <w:p w14:paraId="2ABB7C8A"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0.88</w:t>
            </w:r>
          </w:p>
        </w:tc>
        <w:tc>
          <w:tcPr>
            <w:tcW w:w="616" w:type="pct"/>
            <w:tcBorders>
              <w:top w:val="nil"/>
              <w:left w:val="nil"/>
              <w:bottom w:val="nil"/>
              <w:right w:val="nil"/>
            </w:tcBorders>
            <w:vAlign w:val="center"/>
            <w:hideMark/>
          </w:tcPr>
          <w:p w14:paraId="75A577F2"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4292</w:t>
            </w:r>
          </w:p>
        </w:tc>
        <w:tc>
          <w:tcPr>
            <w:tcW w:w="616" w:type="pct"/>
            <w:tcBorders>
              <w:top w:val="nil"/>
              <w:left w:val="nil"/>
              <w:bottom w:val="nil"/>
              <w:right w:val="nil"/>
            </w:tcBorders>
            <w:vAlign w:val="center"/>
            <w:hideMark/>
          </w:tcPr>
          <w:p w14:paraId="67F7797F"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1181</w:t>
            </w:r>
          </w:p>
        </w:tc>
      </w:tr>
      <w:tr w:rsidR="004C4293" w:rsidRPr="00133CF7" w14:paraId="5E94D4AE" w14:textId="77777777" w:rsidTr="0040036A">
        <w:trPr>
          <w:trHeight w:val="600"/>
        </w:trPr>
        <w:tc>
          <w:tcPr>
            <w:tcW w:w="1042" w:type="pct"/>
            <w:tcBorders>
              <w:top w:val="nil"/>
              <w:left w:val="nil"/>
              <w:right w:val="nil"/>
            </w:tcBorders>
            <w:vAlign w:val="center"/>
            <w:hideMark/>
          </w:tcPr>
          <w:p w14:paraId="4EC17BA1" w14:textId="77777777" w:rsidR="004C4293" w:rsidRPr="00133CF7" w:rsidRDefault="004C4293" w:rsidP="00A8040B">
            <w:pPr>
              <w:widowControl/>
              <w:rPr>
                <w:rFonts w:eastAsia="PMingLiU" w:cstheme="minorHAnsi"/>
                <w:color w:val="000000"/>
                <w:kern w:val="0"/>
                <w:szCs w:val="24"/>
              </w:rPr>
            </w:pPr>
            <w:r w:rsidRPr="00133CF7">
              <w:rPr>
                <w:rFonts w:eastAsia="PMingLiU" w:cstheme="minorHAnsi"/>
                <w:color w:val="000000"/>
                <w:kern w:val="0"/>
                <w:szCs w:val="24"/>
              </w:rPr>
              <w:t>Age &gt; 85</w:t>
            </w:r>
          </w:p>
        </w:tc>
        <w:tc>
          <w:tcPr>
            <w:tcW w:w="528" w:type="pct"/>
            <w:tcBorders>
              <w:top w:val="nil"/>
              <w:left w:val="nil"/>
              <w:right w:val="nil"/>
            </w:tcBorders>
            <w:vAlign w:val="center"/>
            <w:hideMark/>
          </w:tcPr>
          <w:p w14:paraId="6FB0A7FA"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0.83</w:t>
            </w:r>
          </w:p>
        </w:tc>
        <w:tc>
          <w:tcPr>
            <w:tcW w:w="528" w:type="pct"/>
            <w:tcBorders>
              <w:top w:val="nil"/>
              <w:left w:val="nil"/>
              <w:right w:val="nil"/>
            </w:tcBorders>
            <w:vAlign w:val="center"/>
            <w:hideMark/>
          </w:tcPr>
          <w:p w14:paraId="67290F83"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0.88</w:t>
            </w:r>
          </w:p>
        </w:tc>
        <w:tc>
          <w:tcPr>
            <w:tcW w:w="528" w:type="pct"/>
            <w:tcBorders>
              <w:top w:val="nil"/>
              <w:left w:val="nil"/>
              <w:right w:val="nil"/>
            </w:tcBorders>
            <w:vAlign w:val="center"/>
            <w:hideMark/>
          </w:tcPr>
          <w:p w14:paraId="2D4511CC"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0.52</w:t>
            </w:r>
          </w:p>
        </w:tc>
        <w:tc>
          <w:tcPr>
            <w:tcW w:w="528" w:type="pct"/>
            <w:tcBorders>
              <w:top w:val="nil"/>
              <w:left w:val="nil"/>
              <w:right w:val="nil"/>
            </w:tcBorders>
            <w:vAlign w:val="center"/>
            <w:hideMark/>
          </w:tcPr>
          <w:p w14:paraId="4DC88697"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0.65</w:t>
            </w:r>
          </w:p>
        </w:tc>
        <w:tc>
          <w:tcPr>
            <w:tcW w:w="616" w:type="pct"/>
            <w:tcBorders>
              <w:top w:val="nil"/>
              <w:left w:val="nil"/>
              <w:right w:val="nil"/>
            </w:tcBorders>
            <w:vAlign w:val="center"/>
            <w:hideMark/>
          </w:tcPr>
          <w:p w14:paraId="20E033A3"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0.89</w:t>
            </w:r>
          </w:p>
        </w:tc>
        <w:tc>
          <w:tcPr>
            <w:tcW w:w="616" w:type="pct"/>
            <w:tcBorders>
              <w:top w:val="nil"/>
              <w:left w:val="nil"/>
              <w:right w:val="nil"/>
            </w:tcBorders>
            <w:vAlign w:val="center"/>
            <w:hideMark/>
          </w:tcPr>
          <w:p w14:paraId="5429B374"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1924</w:t>
            </w:r>
          </w:p>
        </w:tc>
        <w:tc>
          <w:tcPr>
            <w:tcW w:w="616" w:type="pct"/>
            <w:tcBorders>
              <w:top w:val="nil"/>
              <w:left w:val="nil"/>
              <w:right w:val="nil"/>
            </w:tcBorders>
            <w:vAlign w:val="center"/>
            <w:hideMark/>
          </w:tcPr>
          <w:p w14:paraId="5ED64EAB"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600</w:t>
            </w:r>
          </w:p>
        </w:tc>
      </w:tr>
      <w:tr w:rsidR="004C4293" w:rsidRPr="00133CF7" w14:paraId="396B41BF" w14:textId="77777777" w:rsidTr="0040036A">
        <w:trPr>
          <w:trHeight w:val="600"/>
        </w:trPr>
        <w:tc>
          <w:tcPr>
            <w:tcW w:w="1042" w:type="pct"/>
            <w:tcBorders>
              <w:top w:val="nil"/>
              <w:left w:val="nil"/>
              <w:bottom w:val="single" w:sz="4" w:space="0" w:color="auto"/>
              <w:right w:val="nil"/>
            </w:tcBorders>
            <w:vAlign w:val="center"/>
            <w:hideMark/>
          </w:tcPr>
          <w:p w14:paraId="0EAFF9E5" w14:textId="39E15725" w:rsidR="004C4293" w:rsidRPr="00133CF7" w:rsidRDefault="0040036A" w:rsidP="00A8040B">
            <w:pPr>
              <w:widowControl/>
              <w:rPr>
                <w:rFonts w:eastAsia="PMingLiU" w:cstheme="minorHAnsi"/>
                <w:color w:val="000000"/>
                <w:kern w:val="0"/>
                <w:szCs w:val="24"/>
              </w:rPr>
            </w:pPr>
            <w:ins w:id="848" w:author="Author">
              <w:r w:rsidRPr="00133CF7">
                <w:rPr>
                  <w:rFonts w:eastAsia="PMingLiU" w:cstheme="minorHAnsi"/>
                  <w:color w:val="000000"/>
                  <w:kern w:val="0"/>
                  <w:szCs w:val="24"/>
                </w:rPr>
                <w:t>M</w:t>
              </w:r>
            </w:ins>
            <w:del w:id="849" w:author="Author">
              <w:r w:rsidR="004C4293" w:rsidRPr="00133CF7" w:rsidDel="0040036A">
                <w:rPr>
                  <w:rFonts w:eastAsia="PMingLiU" w:cstheme="minorHAnsi"/>
                  <w:color w:val="000000"/>
                  <w:kern w:val="0"/>
                  <w:szCs w:val="24"/>
                </w:rPr>
                <w:delText>m</w:delText>
              </w:r>
            </w:del>
            <w:r w:rsidR="004C4293" w:rsidRPr="00133CF7">
              <w:rPr>
                <w:rFonts w:eastAsia="PMingLiU" w:cstheme="minorHAnsi"/>
                <w:color w:val="000000"/>
                <w:kern w:val="0"/>
                <w:szCs w:val="24"/>
              </w:rPr>
              <w:t>ale</w:t>
            </w:r>
          </w:p>
        </w:tc>
        <w:tc>
          <w:tcPr>
            <w:tcW w:w="528" w:type="pct"/>
            <w:tcBorders>
              <w:top w:val="nil"/>
              <w:left w:val="nil"/>
              <w:bottom w:val="single" w:sz="4" w:space="0" w:color="auto"/>
              <w:right w:val="nil"/>
            </w:tcBorders>
            <w:vAlign w:val="center"/>
            <w:hideMark/>
          </w:tcPr>
          <w:p w14:paraId="10128223"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0.81</w:t>
            </w:r>
          </w:p>
        </w:tc>
        <w:tc>
          <w:tcPr>
            <w:tcW w:w="528" w:type="pct"/>
            <w:tcBorders>
              <w:top w:val="nil"/>
              <w:left w:val="nil"/>
              <w:bottom w:val="single" w:sz="4" w:space="0" w:color="auto"/>
              <w:right w:val="nil"/>
            </w:tcBorders>
            <w:vAlign w:val="center"/>
            <w:hideMark/>
          </w:tcPr>
          <w:p w14:paraId="3117382E"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0.86</w:t>
            </w:r>
          </w:p>
        </w:tc>
        <w:tc>
          <w:tcPr>
            <w:tcW w:w="528" w:type="pct"/>
            <w:tcBorders>
              <w:top w:val="nil"/>
              <w:left w:val="nil"/>
              <w:bottom w:val="single" w:sz="4" w:space="0" w:color="auto"/>
              <w:right w:val="nil"/>
            </w:tcBorders>
            <w:vAlign w:val="center"/>
            <w:hideMark/>
          </w:tcPr>
          <w:p w14:paraId="62D310C7"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0.51</w:t>
            </w:r>
          </w:p>
        </w:tc>
        <w:tc>
          <w:tcPr>
            <w:tcW w:w="528" w:type="pct"/>
            <w:tcBorders>
              <w:top w:val="nil"/>
              <w:left w:val="nil"/>
              <w:bottom w:val="single" w:sz="4" w:space="0" w:color="auto"/>
              <w:right w:val="nil"/>
            </w:tcBorders>
            <w:vAlign w:val="center"/>
            <w:hideMark/>
          </w:tcPr>
          <w:p w14:paraId="56379ADA"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0.64</w:t>
            </w:r>
          </w:p>
        </w:tc>
        <w:tc>
          <w:tcPr>
            <w:tcW w:w="616" w:type="pct"/>
            <w:tcBorders>
              <w:top w:val="nil"/>
              <w:left w:val="nil"/>
              <w:bottom w:val="single" w:sz="4" w:space="0" w:color="auto"/>
              <w:right w:val="nil"/>
            </w:tcBorders>
            <w:vAlign w:val="center"/>
            <w:hideMark/>
          </w:tcPr>
          <w:p w14:paraId="2E3C8100"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0.88</w:t>
            </w:r>
          </w:p>
        </w:tc>
        <w:tc>
          <w:tcPr>
            <w:tcW w:w="616" w:type="pct"/>
            <w:tcBorders>
              <w:top w:val="nil"/>
              <w:left w:val="nil"/>
              <w:bottom w:val="single" w:sz="4" w:space="0" w:color="auto"/>
              <w:right w:val="nil"/>
            </w:tcBorders>
            <w:vAlign w:val="center"/>
            <w:hideMark/>
          </w:tcPr>
          <w:p w14:paraId="622DB4BD"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3173</w:t>
            </w:r>
          </w:p>
        </w:tc>
        <w:tc>
          <w:tcPr>
            <w:tcW w:w="616" w:type="pct"/>
            <w:tcBorders>
              <w:top w:val="nil"/>
              <w:left w:val="nil"/>
              <w:bottom w:val="single" w:sz="4" w:space="0" w:color="auto"/>
              <w:right w:val="nil"/>
            </w:tcBorders>
            <w:vAlign w:val="center"/>
            <w:hideMark/>
          </w:tcPr>
          <w:p w14:paraId="0E7BAB67" w14:textId="77777777" w:rsidR="004C4293" w:rsidRPr="00133CF7" w:rsidRDefault="004C4293" w:rsidP="00A8040B">
            <w:pPr>
              <w:widowControl/>
              <w:jc w:val="center"/>
              <w:rPr>
                <w:rFonts w:eastAsia="PMingLiU" w:cstheme="minorHAnsi"/>
                <w:color w:val="000000"/>
                <w:kern w:val="0"/>
                <w:szCs w:val="24"/>
              </w:rPr>
            </w:pPr>
            <w:r w:rsidRPr="00133CF7">
              <w:rPr>
                <w:rFonts w:eastAsia="PMingLiU" w:cstheme="minorHAnsi"/>
                <w:color w:val="000000"/>
                <w:kern w:val="0"/>
                <w:szCs w:val="24"/>
              </w:rPr>
              <w:t>1067</w:t>
            </w:r>
          </w:p>
        </w:tc>
      </w:tr>
    </w:tbl>
    <w:p w14:paraId="2C9D4F4F" w14:textId="77777777" w:rsidR="004C4293" w:rsidRPr="00133CF7" w:rsidRDefault="004C4293" w:rsidP="008A5F28">
      <w:pPr>
        <w:rPr>
          <w:rFonts w:cstheme="minorHAnsi"/>
          <w:szCs w:val="24"/>
        </w:rPr>
      </w:pPr>
    </w:p>
    <w:p w14:paraId="21519565" w14:textId="77777777" w:rsidR="00B139C2" w:rsidRPr="00133CF7" w:rsidRDefault="00B139C2" w:rsidP="008A5F28"/>
    <w:p w14:paraId="51DCF8AA" w14:textId="77777777" w:rsidR="00B139C2" w:rsidRPr="00133CF7" w:rsidRDefault="001042F6" w:rsidP="004E36AC">
      <w:pPr>
        <w:rPr>
          <w:b/>
          <w:bCs/>
          <w:i/>
          <w:iCs/>
        </w:rPr>
      </w:pPr>
      <w:r w:rsidRPr="00133CF7">
        <w:rPr>
          <w:b/>
          <w:bCs/>
          <w:i/>
          <w:iCs/>
        </w:rPr>
        <w:t>Internal Calibration</w:t>
      </w:r>
    </w:p>
    <w:p w14:paraId="253C7BB5" w14:textId="05F759BF" w:rsidR="00B139C2" w:rsidRPr="00133CF7" w:rsidRDefault="001042F6" w:rsidP="004E36AC">
      <w:r w:rsidRPr="00133CF7">
        <w:t xml:space="preserve">The HybridXGBRF model demonstrated good internal calibration, with predicted probabilities closely following the reference 45-degree line across the low-to-moderate risk range (&lt;0.6) (Figure 3). A small degree of underestimation was observed in the highest predicted-risk bin (&gt;0.7). The model achieved the best internal Brier score (0.128), outperforming all comparators. Tree-based models </w:t>
      </w:r>
      <w:del w:id="850" w:author="Author">
        <w:r w:rsidRPr="00133CF7">
          <w:delText xml:space="preserve">showed </w:delText>
        </w:r>
      </w:del>
      <w:r w:rsidRPr="00133CF7">
        <w:t xml:space="preserve">generally </w:t>
      </w:r>
      <w:ins w:id="851" w:author="Author">
        <w:r w:rsidRPr="00133CF7">
          <w:rPr>
            <w:rFonts w:ascii="Calibri" w:eastAsia="PMingLiU" w:hAnsi="Calibri" w:cs="Times New Roman"/>
          </w:rPr>
          <w:t>exhibit</w:t>
        </w:r>
        <w:r w:rsidR="00A97AEB" w:rsidRPr="00133CF7">
          <w:rPr>
            <w:rFonts w:ascii="Calibri" w:eastAsia="PMingLiU" w:hAnsi="Calibri" w:cs="Times New Roman"/>
          </w:rPr>
          <w:t>ed</w:t>
        </w:r>
        <w:r w:rsidRPr="00133CF7">
          <w:rPr>
            <w:rFonts w:ascii="Calibri" w:eastAsia="PMingLiU" w:hAnsi="Calibri" w:cs="Times New Roman"/>
          </w:rPr>
          <w:t xml:space="preserve"> a </w:t>
        </w:r>
      </w:ins>
      <w:r w:rsidRPr="00133CF7">
        <w:rPr>
          <w:rFonts w:ascii="Calibri" w:eastAsia="PMingLiU" w:hAnsi="Calibri" w:cs="Times New Roman"/>
        </w:rPr>
        <w:t xml:space="preserve">stable calibration, whereas linear models </w:t>
      </w:r>
      <w:del w:id="852" w:author="Author">
        <w:r w:rsidRPr="00133CF7" w:rsidDel="00A97AEB">
          <w:rPr>
            <w:rFonts w:ascii="Calibri" w:eastAsia="PMingLiU" w:hAnsi="Calibri" w:cs="Times New Roman"/>
          </w:rPr>
          <w:delText>exhibit</w:delText>
        </w:r>
        <w:r w:rsidRPr="00133CF7" w:rsidDel="00A97AEB">
          <w:delText xml:space="preserve">ed </w:delText>
        </w:r>
      </w:del>
      <w:ins w:id="853" w:author="Author">
        <w:r w:rsidR="00A97AEB" w:rsidRPr="00133CF7">
          <w:rPr>
            <w:rFonts w:ascii="Calibri" w:eastAsia="PMingLiU" w:hAnsi="Calibri" w:cs="Times New Roman"/>
          </w:rPr>
          <w:t xml:space="preserve">demonstrated </w:t>
        </w:r>
      </w:ins>
      <w:r w:rsidRPr="00133CF7">
        <w:t>noticeable deviation</w:t>
      </w:r>
      <w:ins w:id="854" w:author="Author">
        <w:r w:rsidRPr="00133CF7">
          <w:rPr>
            <w:rFonts w:ascii="Calibri" w:eastAsia="PMingLiU" w:hAnsi="Calibri" w:cs="Times New Roman"/>
          </w:rPr>
          <w:t>s</w:t>
        </w:r>
      </w:ins>
      <w:r w:rsidRPr="00133CF7">
        <w:rPr>
          <w:rFonts w:ascii="Calibri" w:eastAsia="PMingLiU" w:hAnsi="Calibri" w:cs="Times New Roman"/>
        </w:rPr>
        <w:t xml:space="preserve"> from the reference line.</w:t>
      </w:r>
    </w:p>
    <w:p w14:paraId="1C62A274" w14:textId="77777777" w:rsidR="00B139C2" w:rsidRPr="00133CF7" w:rsidRDefault="00B139C2" w:rsidP="008A5F28"/>
    <w:p w14:paraId="0EFEEB80" w14:textId="77777777" w:rsidR="00B139C2" w:rsidRPr="00133CF7" w:rsidRDefault="001042F6" w:rsidP="004E36AC">
      <w:pPr>
        <w:rPr>
          <w:b/>
          <w:bCs/>
          <w:i/>
          <w:iCs/>
        </w:rPr>
      </w:pPr>
      <w:r w:rsidRPr="00133CF7">
        <w:rPr>
          <w:b/>
          <w:bCs/>
          <w:i/>
          <w:iCs/>
        </w:rPr>
        <w:t>External Calibration</w:t>
      </w:r>
    </w:p>
    <w:p w14:paraId="649D392E" w14:textId="2ED5225E" w:rsidR="00B139C2" w:rsidRPr="00133CF7" w:rsidRDefault="001042F6" w:rsidP="004E36AC">
      <w:r w:rsidRPr="00133CF7">
        <w:t xml:space="preserve">External validation showed that HybridXGBRF maintained the strongest calibration among all </w:t>
      </w:r>
      <w:ins w:id="855" w:author="Author">
        <w:r w:rsidRPr="00133CF7">
          <w:rPr>
            <w:rFonts w:ascii="Calibri" w:eastAsia="PMingLiU" w:hAnsi="Calibri" w:cs="Times New Roman"/>
          </w:rPr>
          <w:t xml:space="preserve">the </w:t>
        </w:r>
      </w:ins>
      <w:r w:rsidRPr="00133CF7">
        <w:rPr>
          <w:rFonts w:ascii="Calibri" w:eastAsia="PMingLiU" w:hAnsi="Calibri" w:cs="Times New Roman"/>
        </w:rPr>
        <w:t>models, yielding the lowest Brier score (0.122</w:t>
      </w:r>
      <w:ins w:id="856" w:author="Author">
        <w:r w:rsidR="00686B7E" w:rsidRPr="00133CF7">
          <w:rPr>
            <w:rFonts w:ascii="Calibri" w:eastAsia="PMingLiU" w:hAnsi="Calibri" w:cs="Times New Roman"/>
          </w:rPr>
          <w:t xml:space="preserve">; </w:t>
        </w:r>
      </w:ins>
      <w:del w:id="857" w:author="Author">
        <w:r w:rsidRPr="00133CF7" w:rsidDel="00686B7E">
          <w:rPr>
            <w:rFonts w:ascii="Calibri" w:eastAsia="PMingLiU" w:hAnsi="Calibri" w:cs="Times New Roman"/>
          </w:rPr>
          <w:delText>) (</w:delText>
        </w:r>
      </w:del>
      <w:r w:rsidRPr="00133CF7">
        <w:rPr>
          <w:rFonts w:ascii="Calibri" w:eastAsia="PMingLiU" w:hAnsi="Calibri" w:cs="Times New Roman"/>
        </w:rPr>
        <w:t xml:space="preserve">Figure </w:t>
      </w:r>
      <w:r w:rsidRPr="00133CF7">
        <w:t xml:space="preserve">4). </w:t>
      </w:r>
      <w:ins w:id="858" w:author="Author">
        <w:r w:rsidRPr="00133CF7">
          <w:t>The</w:t>
        </w:r>
      </w:ins>
      <w:del w:id="859" w:author="Author">
        <w:r w:rsidRPr="00133CF7">
          <w:delText>Its</w:delText>
        </w:r>
      </w:del>
      <w:r w:rsidRPr="00133CF7">
        <w:t xml:space="preserve"> calibration curve closely matched the reference line across most probability ranges, with only </w:t>
      </w:r>
      <w:ins w:id="860" w:author="Author">
        <w:r w:rsidR="00686B7E" w:rsidRPr="00133CF7">
          <w:t xml:space="preserve">a </w:t>
        </w:r>
      </w:ins>
      <w:r w:rsidRPr="00133CF7">
        <w:t xml:space="preserve">mild divergence at higher predicted risks. </w:t>
      </w:r>
      <w:ins w:id="861" w:author="Author">
        <w:r w:rsidRPr="00133CF7">
          <w:t>Again, the t</w:t>
        </w:r>
      </w:ins>
      <w:del w:id="862" w:author="Author">
        <w:r w:rsidRPr="00133CF7">
          <w:delText>T</w:delText>
        </w:r>
      </w:del>
      <w:r w:rsidRPr="00133CF7">
        <w:t xml:space="preserve">ree-based models </w:t>
      </w:r>
      <w:del w:id="863" w:author="Author">
        <w:r w:rsidRPr="00133CF7">
          <w:delText xml:space="preserve">again </w:delText>
        </w:r>
      </w:del>
      <w:r w:rsidRPr="00133CF7">
        <w:t xml:space="preserve">demonstrated better alignment than </w:t>
      </w:r>
      <w:ins w:id="864" w:author="Author">
        <w:r w:rsidRPr="00133CF7">
          <w:rPr>
            <w:rFonts w:ascii="Calibri" w:eastAsia="PMingLiU" w:hAnsi="Calibri" w:cs="Times New Roman"/>
          </w:rPr>
          <w:t xml:space="preserve">the </w:t>
        </w:r>
      </w:ins>
      <w:r w:rsidRPr="00133CF7">
        <w:rPr>
          <w:rFonts w:ascii="Calibri" w:eastAsia="PMingLiU" w:hAnsi="Calibri" w:cs="Times New Roman"/>
        </w:rPr>
        <w:t xml:space="preserve">linear models, which consistently overestimated </w:t>
      </w:r>
      <w:ins w:id="865" w:author="Author">
        <w:r w:rsidRPr="00133CF7">
          <w:rPr>
            <w:rFonts w:ascii="Calibri" w:eastAsia="PMingLiU" w:hAnsi="Calibri" w:cs="Times New Roman"/>
          </w:rPr>
          <w:t xml:space="preserve">the </w:t>
        </w:r>
      </w:ins>
      <w:r w:rsidRPr="00133CF7">
        <w:rPr>
          <w:rFonts w:ascii="Calibri" w:eastAsia="PMingLiU" w:hAnsi="Calibri" w:cs="Times New Roman"/>
        </w:rPr>
        <w:t xml:space="preserve">mid-range probabilities. Overall, </w:t>
      </w:r>
      <w:r w:rsidRPr="00133CF7">
        <w:t xml:space="preserve">HybridXGBRF provided the most reliable probability estimates across </w:t>
      </w:r>
      <w:r w:rsidRPr="00133CF7">
        <w:rPr>
          <w:rFonts w:ascii="Calibri" w:eastAsia="PMingLiU" w:hAnsi="Calibri" w:cs="Times New Roman"/>
        </w:rPr>
        <w:t>datasets.</w:t>
      </w:r>
    </w:p>
    <w:p w14:paraId="7EA795F0" w14:textId="77777777" w:rsidR="00B139C2" w:rsidRPr="00133CF7" w:rsidRDefault="00B139C2" w:rsidP="00CC72B6">
      <w:pPr>
        <w:rPr>
          <w:b/>
          <w:bCs/>
          <w:i/>
        </w:rPr>
      </w:pPr>
    </w:p>
    <w:p w14:paraId="7E301E88" w14:textId="18C8FDF4" w:rsidR="00B139C2" w:rsidRPr="00133CF7" w:rsidRDefault="001042F6" w:rsidP="00CC72B6">
      <w:pPr>
        <w:rPr>
          <w:b/>
          <w:bCs/>
        </w:rPr>
      </w:pPr>
      <w:r w:rsidRPr="00133CF7">
        <w:rPr>
          <w:b/>
          <w:bCs/>
          <w:i/>
        </w:rPr>
        <w:t xml:space="preserve">Model Global </w:t>
      </w:r>
      <w:ins w:id="866" w:author="Author">
        <w:r w:rsidR="00F2209F" w:rsidRPr="00133CF7">
          <w:rPr>
            <w:b/>
            <w:bCs/>
            <w:i/>
          </w:rPr>
          <w:t>I</w:t>
        </w:r>
      </w:ins>
      <w:del w:id="867" w:author="Author">
        <w:r w:rsidRPr="00133CF7" w:rsidDel="00F2209F">
          <w:rPr>
            <w:b/>
            <w:bCs/>
            <w:i/>
          </w:rPr>
          <w:delText>i</w:delText>
        </w:r>
      </w:del>
      <w:r w:rsidRPr="00133CF7">
        <w:rPr>
          <w:b/>
          <w:bCs/>
          <w:i/>
        </w:rPr>
        <w:t>nterpretability</w:t>
      </w:r>
    </w:p>
    <w:p w14:paraId="17103B79" w14:textId="3D1551E8" w:rsidR="00B139C2" w:rsidRPr="00133CF7" w:rsidRDefault="001042F6" w:rsidP="00CC72B6">
      <w:r w:rsidRPr="00133CF7">
        <w:t xml:space="preserve">Figure 5 presents </w:t>
      </w:r>
      <w:ins w:id="868" w:author="Author">
        <w:r w:rsidRPr="00133CF7">
          <w:t>a</w:t>
        </w:r>
      </w:ins>
      <w:del w:id="869" w:author="Author">
        <w:r w:rsidRPr="00133CF7">
          <w:delText>the</w:delText>
        </w:r>
      </w:del>
      <w:r w:rsidRPr="00133CF7">
        <w:t xml:space="preserve"> SHAP beeswarm plot illustrating the distribution of individual SHAP values, </w:t>
      </w:r>
      <w:ins w:id="870" w:author="Author">
        <w:r w:rsidRPr="00133CF7">
          <w:t>and</w:t>
        </w:r>
      </w:ins>
      <w:del w:id="871" w:author="Author">
        <w:r w:rsidRPr="00133CF7">
          <w:delText>while</w:delText>
        </w:r>
      </w:del>
      <w:r w:rsidRPr="00133CF7">
        <w:t xml:space="preserve"> Figure 6 summarizes the mean absolute SHAP values with 95% confidence intervals in a forest plot. Across both visualizations, recent hospitalizations within the past 6 months demonstrated the largest overall contribution to predicted mortality, consistently shifting model outputs toward </w:t>
      </w:r>
      <w:ins w:id="872" w:author="Author">
        <w:r w:rsidR="009C651A" w:rsidRPr="00133CF7">
          <w:t xml:space="preserve">the </w:t>
        </w:r>
      </w:ins>
      <w:r w:rsidRPr="00133CF7">
        <w:t>higher risk.</w:t>
      </w:r>
    </w:p>
    <w:p w14:paraId="64C6525E" w14:textId="77777777" w:rsidR="00B139C2" w:rsidRPr="00133CF7" w:rsidRDefault="00B139C2" w:rsidP="00CC72B6"/>
    <w:p w14:paraId="2752CFF1" w14:textId="076BCD0B" w:rsidR="00B139C2" w:rsidRPr="00133CF7" w:rsidRDefault="001042F6" w:rsidP="00CC72B6">
      <w:r w:rsidRPr="00133CF7">
        <w:t xml:space="preserve">Functional status </w:t>
      </w:r>
      <w:del w:id="873" w:author="Author">
        <w:r w:rsidRPr="00133CF7">
          <w:delText>also</w:delText>
        </w:r>
        <w:r w:rsidRPr="00133CF7" w:rsidDel="00A94392">
          <w:delText xml:space="preserve"> </w:delText>
        </w:r>
      </w:del>
      <w:r w:rsidRPr="00133CF7">
        <w:t>emerged as a key determinant</w:t>
      </w:r>
      <w:ins w:id="874" w:author="Author">
        <w:r w:rsidR="002E3B47" w:rsidRPr="00133CF7">
          <w:t>:</w:t>
        </w:r>
      </w:ins>
      <w:del w:id="875" w:author="Author">
        <w:r w:rsidRPr="00133CF7" w:rsidDel="002E3B47">
          <w:delText>.</w:delText>
        </w:r>
      </w:del>
      <w:r w:rsidRPr="00133CF7">
        <w:t xml:space="preserve"> </w:t>
      </w:r>
      <w:del w:id="876" w:author="Author">
        <w:r w:rsidRPr="00133CF7" w:rsidDel="002E3B47">
          <w:delText>L</w:delText>
        </w:r>
      </w:del>
      <w:ins w:id="877" w:author="Author">
        <w:r w:rsidR="002E3B47" w:rsidRPr="00133CF7">
          <w:t>l</w:t>
        </w:r>
      </w:ins>
      <w:r w:rsidRPr="00133CF7">
        <w:t xml:space="preserve">ower most recent ADL scores, declines in ADL performance, and greater variability across ADL measurements (ADL </w:t>
      </w:r>
      <w:del w:id="878" w:author="Author">
        <w:r w:rsidRPr="00133CF7" w:rsidDel="002E3B47">
          <w:delText>standard deviation</w:delText>
        </w:r>
      </w:del>
      <w:ins w:id="879" w:author="Author">
        <w:r w:rsidR="002E3B47" w:rsidRPr="00133CF7">
          <w:t>SD</w:t>
        </w:r>
      </w:ins>
      <w:r w:rsidRPr="00133CF7">
        <w:t xml:space="preserve">) were all associated with increased predicted risk, as reflected by </w:t>
      </w:r>
      <w:ins w:id="880" w:author="Author">
        <w:r w:rsidRPr="00133CF7">
          <w:rPr>
            <w:rFonts w:ascii="Calibri" w:eastAsia="PMingLiU" w:hAnsi="Calibri" w:cs="Times New Roman"/>
          </w:rPr>
          <w:t xml:space="preserve">the </w:t>
        </w:r>
      </w:ins>
      <w:r w:rsidRPr="00133CF7">
        <w:rPr>
          <w:rFonts w:ascii="Calibri" w:eastAsia="PMingLiU" w:hAnsi="Calibri" w:cs="Times New Roman"/>
        </w:rPr>
        <w:t xml:space="preserve">predominantly positive SHAP values. </w:t>
      </w:r>
      <w:del w:id="881" w:author="Author">
        <w:r w:rsidRPr="00133CF7" w:rsidDel="002E3B47">
          <w:delText>In contrast</w:delText>
        </w:r>
      </w:del>
      <w:ins w:id="882" w:author="Author">
        <w:r w:rsidR="002E3B47" w:rsidRPr="00133CF7">
          <w:t>Conversely</w:t>
        </w:r>
      </w:ins>
      <w:r w:rsidRPr="00133CF7">
        <w:t xml:space="preserve">, higher </w:t>
      </w:r>
      <w:del w:id="883" w:author="Author">
        <w:r w:rsidRPr="00133CF7">
          <w:delText xml:space="preserve">ADL total </w:delText>
        </w:r>
      </w:del>
      <w:r w:rsidRPr="00133CF7">
        <w:t xml:space="preserve">maximum </w:t>
      </w:r>
      <w:ins w:id="884" w:author="Author">
        <w:r w:rsidRPr="00133CF7">
          <w:rPr>
            <w:rFonts w:ascii="Calibri" w:eastAsia="PMingLiU" w:hAnsi="Calibri" w:cs="Times New Roman"/>
          </w:rPr>
          <w:t xml:space="preserve">total ADL </w:t>
        </w:r>
      </w:ins>
      <w:r w:rsidRPr="00133CF7">
        <w:rPr>
          <w:rFonts w:ascii="Calibri" w:eastAsia="PMingLiU" w:hAnsi="Calibri" w:cs="Times New Roman"/>
        </w:rPr>
        <w:t xml:space="preserve">scores </w:t>
      </w:r>
      <w:r w:rsidRPr="00133CF7">
        <w:t>exerted a modest protective effect by lowering the predicted probability of death.</w:t>
      </w:r>
    </w:p>
    <w:p w14:paraId="2F002AB1" w14:textId="77777777" w:rsidR="00B139C2" w:rsidRPr="00133CF7" w:rsidRDefault="00B139C2" w:rsidP="00CC72B6"/>
    <w:p w14:paraId="34728F7C" w14:textId="316B15D7" w:rsidR="00B139C2" w:rsidRPr="00133CF7" w:rsidRDefault="001042F6" w:rsidP="00CC72B6">
      <w:r w:rsidRPr="00133CF7">
        <w:t>Nutritional indicators were similarly influential</w:t>
      </w:r>
      <w:ins w:id="885" w:author="Author">
        <w:r w:rsidR="002E3B47" w:rsidRPr="00133CF7">
          <w:t xml:space="preserve">, such that </w:t>
        </w:r>
      </w:ins>
      <w:del w:id="886" w:author="Author">
        <w:r w:rsidRPr="00133CF7" w:rsidDel="002E3B47">
          <w:delText xml:space="preserve">. </w:delText>
        </w:r>
      </w:del>
      <w:ins w:id="887" w:author="Author">
        <w:r w:rsidR="002E3B47" w:rsidRPr="00133CF7">
          <w:t>s</w:t>
        </w:r>
      </w:ins>
      <w:del w:id="888" w:author="Author">
        <w:r w:rsidRPr="00133CF7" w:rsidDel="002E3B47">
          <w:delText>S</w:delText>
        </w:r>
      </w:del>
      <w:r w:rsidRPr="00133CF7">
        <w:t xml:space="preserve">equential declines in body weight and lower recent body weight shifted SHAP values upward, indicating </w:t>
      </w:r>
      <w:ins w:id="889" w:author="Author">
        <w:r w:rsidRPr="00133CF7">
          <w:t>a heightened risk of</w:t>
        </w:r>
      </w:ins>
      <w:del w:id="890" w:author="Author">
        <w:r w:rsidRPr="00133CF7">
          <w:delText>heightened risk associated with</w:delText>
        </w:r>
      </w:del>
      <w:r w:rsidRPr="00133CF7">
        <w:t xml:space="preserve"> nutritional deterioration. Sex contributed as well, with male patients tending to </w:t>
      </w:r>
      <w:ins w:id="891" w:author="Author">
        <w:r w:rsidRPr="00133CF7">
          <w:rPr>
            <w:rFonts w:ascii="Calibri" w:eastAsia="PMingLiU" w:hAnsi="Calibri" w:cs="Times New Roman"/>
          </w:rPr>
          <w:t xml:space="preserve">have an </w:t>
        </w:r>
      </w:ins>
      <w:r w:rsidRPr="00133CF7">
        <w:rPr>
          <w:rFonts w:ascii="Calibri" w:eastAsia="PMingLiU" w:hAnsi="Calibri" w:cs="Times New Roman"/>
        </w:rPr>
        <w:t>increase</w:t>
      </w:r>
      <w:ins w:id="892" w:author="Author">
        <w:r w:rsidRPr="00133CF7">
          <w:rPr>
            <w:rFonts w:ascii="Calibri" w:eastAsia="PMingLiU" w:hAnsi="Calibri" w:cs="Times New Roman"/>
          </w:rPr>
          <w:t>d</w:t>
        </w:r>
      </w:ins>
      <w:r w:rsidRPr="00133CF7">
        <w:rPr>
          <w:rFonts w:ascii="Calibri" w:eastAsia="PMingLiU" w:hAnsi="Calibri" w:cs="Times New Roman"/>
        </w:rPr>
        <w:t xml:space="preserve"> predicted mortality probability.</w:t>
      </w:r>
    </w:p>
    <w:p w14:paraId="29F750F4" w14:textId="77777777" w:rsidR="00B139C2" w:rsidRPr="00133CF7" w:rsidRDefault="00B139C2" w:rsidP="00CC72B6"/>
    <w:p w14:paraId="0FE9705E" w14:textId="080AFECD" w:rsidR="00B139C2" w:rsidRPr="00133CF7" w:rsidRDefault="001042F6" w:rsidP="00CC72B6">
      <w:del w:id="893" w:author="Author">
        <w:r w:rsidRPr="00133CF7" w:rsidDel="002E3B47">
          <w:delText xml:space="preserve">Taken together, </w:delText>
        </w:r>
      </w:del>
      <w:ins w:id="894" w:author="Author">
        <w:r w:rsidR="002E3B47" w:rsidRPr="00133CF7">
          <w:t xml:space="preserve">Therefore, </w:t>
        </w:r>
      </w:ins>
      <w:r w:rsidRPr="00133CF7">
        <w:t xml:space="preserve">Figures 5 and 6 </w:t>
      </w:r>
      <w:ins w:id="895" w:author="Author">
        <w:r w:rsidR="002E3B47" w:rsidRPr="00133CF7">
          <w:t xml:space="preserve">combinedly </w:t>
        </w:r>
      </w:ins>
      <w:r w:rsidRPr="00133CF7">
        <w:t>show that the HybridXGBRF model captures a clinically coherent pattern of acute-care utilization, functional reserve, functional instability, and nutritional changes to generate individualized 6-month mortality risk predictions.</w:t>
      </w:r>
    </w:p>
    <w:p w14:paraId="098883D1" w14:textId="77777777" w:rsidR="00B139C2" w:rsidRPr="00133CF7" w:rsidRDefault="00B139C2" w:rsidP="00CC72B6">
      <w:pPr>
        <w:rPr>
          <w:b/>
          <w:bCs/>
        </w:rPr>
      </w:pPr>
    </w:p>
    <w:p w14:paraId="5535AF35" w14:textId="724B72A6" w:rsidR="00B139C2" w:rsidRPr="00133CF7" w:rsidRDefault="001042F6" w:rsidP="008A5F28">
      <w:pPr>
        <w:rPr>
          <w:b/>
          <w:bCs/>
          <w:i/>
        </w:rPr>
      </w:pPr>
      <w:r w:rsidRPr="00133CF7">
        <w:rPr>
          <w:b/>
          <w:bCs/>
          <w:i/>
        </w:rPr>
        <w:t xml:space="preserve">Local </w:t>
      </w:r>
      <w:ins w:id="896" w:author="Author">
        <w:r w:rsidR="00D21518" w:rsidRPr="00133CF7">
          <w:rPr>
            <w:b/>
            <w:bCs/>
            <w:i/>
          </w:rPr>
          <w:t>I</w:t>
        </w:r>
      </w:ins>
      <w:del w:id="897" w:author="Author">
        <w:r w:rsidRPr="00133CF7" w:rsidDel="00D21518">
          <w:rPr>
            <w:b/>
            <w:bCs/>
            <w:i/>
          </w:rPr>
          <w:delText>i</w:delText>
        </w:r>
      </w:del>
      <w:r w:rsidRPr="00133CF7">
        <w:rPr>
          <w:b/>
          <w:bCs/>
          <w:i/>
        </w:rPr>
        <w:t xml:space="preserve">nterpretability for </w:t>
      </w:r>
      <w:ins w:id="898" w:author="Author">
        <w:r w:rsidR="00D21518" w:rsidRPr="00133CF7">
          <w:rPr>
            <w:b/>
            <w:bCs/>
            <w:i/>
          </w:rPr>
          <w:t>I</w:t>
        </w:r>
      </w:ins>
      <w:del w:id="899" w:author="Author">
        <w:r w:rsidRPr="00133CF7" w:rsidDel="00D21518">
          <w:rPr>
            <w:b/>
            <w:bCs/>
            <w:i/>
          </w:rPr>
          <w:delText>i</w:delText>
        </w:r>
      </w:del>
      <w:r w:rsidRPr="00133CF7">
        <w:rPr>
          <w:b/>
          <w:bCs/>
          <w:i/>
        </w:rPr>
        <w:t xml:space="preserve">ndividual-level </w:t>
      </w:r>
      <w:del w:id="900" w:author="Author">
        <w:r w:rsidRPr="00133CF7" w:rsidDel="00D21518">
          <w:rPr>
            <w:b/>
            <w:bCs/>
            <w:i/>
          </w:rPr>
          <w:delText>r</w:delText>
        </w:r>
      </w:del>
      <w:ins w:id="901" w:author="Author">
        <w:r w:rsidR="00D21518" w:rsidRPr="00133CF7">
          <w:rPr>
            <w:b/>
            <w:bCs/>
            <w:i/>
          </w:rPr>
          <w:t>R</w:t>
        </w:r>
      </w:ins>
      <w:r w:rsidRPr="00133CF7">
        <w:rPr>
          <w:b/>
          <w:bCs/>
          <w:i/>
        </w:rPr>
        <w:t xml:space="preserve">isk </w:t>
      </w:r>
    </w:p>
    <w:p w14:paraId="46505E91" w14:textId="77777777" w:rsidR="009D5823" w:rsidRPr="00133CF7" w:rsidRDefault="001042F6" w:rsidP="008A5F28">
      <w:pPr>
        <w:rPr>
          <w:ins w:id="902" w:author="Author"/>
        </w:rPr>
      </w:pPr>
      <w:r w:rsidRPr="00133CF7">
        <w:t xml:space="preserve">Figure 7 illustrates </w:t>
      </w:r>
      <w:ins w:id="903" w:author="Author">
        <w:r w:rsidRPr="00133CF7">
          <w:rPr>
            <w:rFonts w:ascii="Calibri" w:eastAsia="PMingLiU" w:hAnsi="Calibri" w:cs="Times New Roman"/>
          </w:rPr>
          <w:t xml:space="preserve">the </w:t>
        </w:r>
      </w:ins>
      <w:r w:rsidRPr="00133CF7">
        <w:rPr>
          <w:rFonts w:ascii="Calibri" w:eastAsia="PMingLiU" w:hAnsi="Calibri" w:cs="Times New Roman"/>
        </w:rPr>
        <w:t>SHAP force plots for two representative residents. For the positively predicted case (Panel A), multiple high-risk features collectively shifted the prediction from the baseline mortality probability (~</w:t>
      </w:r>
      <w:r w:rsidRPr="00133CF7">
        <w:t>0.21) to a substantially higher estimated risk (0.68). The</w:t>
      </w:r>
      <w:del w:id="904" w:author="Author">
        <w:r w:rsidRPr="00133CF7" w:rsidDel="00467567">
          <w:delText>se</w:delText>
        </w:r>
      </w:del>
      <w:r w:rsidRPr="00133CF7">
        <w:t xml:space="preserve"> contributing factors included impaired functional status, recent functional decline, lower or decreasing body weight, male sex, and recent hospitalization, all of which pushed the prediction toward </w:t>
      </w:r>
      <w:ins w:id="905" w:author="Author">
        <w:r w:rsidRPr="00133CF7">
          <w:t>a</w:t>
        </w:r>
      </w:ins>
      <w:del w:id="906" w:author="Author">
        <w:r w:rsidRPr="00133CF7">
          <w:delText>the</w:delText>
        </w:r>
      </w:del>
      <w:r w:rsidRPr="00133CF7">
        <w:t xml:space="preserve"> higher</w:t>
      </w:r>
      <w:ins w:id="907" w:author="Author">
        <w:r w:rsidRPr="00133CF7">
          <w:t xml:space="preserve"> </w:t>
        </w:r>
      </w:ins>
      <w:del w:id="908" w:author="Author">
        <w:r w:rsidRPr="00133CF7">
          <w:delText>-</w:delText>
        </w:r>
      </w:del>
      <w:r w:rsidRPr="00133CF7">
        <w:t>risk</w:t>
      </w:r>
      <w:del w:id="909" w:author="Author">
        <w:r w:rsidRPr="00133CF7">
          <w:delText xml:space="preserve"> direction</w:delText>
        </w:r>
      </w:del>
      <w:r w:rsidRPr="00133CF7">
        <w:t xml:space="preserve">. </w:t>
      </w:r>
    </w:p>
    <w:p w14:paraId="65B944A7" w14:textId="77777777" w:rsidR="009D5823" w:rsidRPr="00133CF7" w:rsidRDefault="009D5823" w:rsidP="008A5F28">
      <w:pPr>
        <w:rPr>
          <w:ins w:id="910" w:author="Author"/>
        </w:rPr>
      </w:pPr>
    </w:p>
    <w:p w14:paraId="078F6CA2" w14:textId="7C6910DF" w:rsidR="00B139C2" w:rsidRPr="00133CF7" w:rsidRDefault="001042F6" w:rsidP="008A5F28">
      <w:r w:rsidRPr="00133CF7">
        <w:t>In contrast, the negatively predicted case (Panel B) showed minimal deviation from the baseline probability (~0.14), with predominantly protective features</w:t>
      </w:r>
      <w:del w:id="911" w:author="Author">
        <w:r w:rsidRPr="00133CF7">
          <w:delText>—</w:delText>
        </w:r>
      </w:del>
      <w:ins w:id="912" w:author="Author">
        <w:r w:rsidR="001A20F7" w:rsidRPr="00133CF7">
          <w:t xml:space="preserve"> (e.g., </w:t>
        </w:r>
      </w:ins>
      <w:del w:id="913" w:author="Author">
        <w:r w:rsidRPr="00133CF7" w:rsidDel="001A20F7">
          <w:delText xml:space="preserve">such as </w:delText>
        </w:r>
      </w:del>
      <w:r w:rsidRPr="00133CF7">
        <w:t xml:space="preserve">preserved functional ability, stable body weight, and </w:t>
      </w:r>
      <w:ins w:id="914" w:author="Author">
        <w:r w:rsidRPr="00133CF7">
          <w:rPr>
            <w:rFonts w:ascii="Calibri" w:eastAsia="PMingLiU" w:hAnsi="Calibri" w:cs="Times New Roman"/>
          </w:rPr>
          <w:t xml:space="preserve">the </w:t>
        </w:r>
      </w:ins>
      <w:r w:rsidRPr="00133CF7">
        <w:rPr>
          <w:rFonts w:ascii="Calibri" w:eastAsia="PMingLiU" w:hAnsi="Calibri" w:cs="Times New Roman"/>
        </w:rPr>
        <w:t>absence of recent acute-care utilization</w:t>
      </w:r>
      <w:ins w:id="915" w:author="Author">
        <w:r w:rsidR="001A20F7" w:rsidRPr="00133CF7">
          <w:rPr>
            <w:rFonts w:ascii="Calibri" w:eastAsia="PMingLiU" w:hAnsi="Calibri" w:cs="Times New Roman"/>
          </w:rPr>
          <w:t>)</w:t>
        </w:r>
      </w:ins>
      <w:del w:id="916" w:author="Author">
        <w:r w:rsidRPr="00133CF7">
          <w:delText>—</w:delText>
        </w:r>
      </w:del>
      <w:ins w:id="917" w:author="Author">
        <w:r w:rsidR="001A20F7" w:rsidRPr="00133CF7">
          <w:t xml:space="preserve"> </w:t>
        </w:r>
      </w:ins>
      <w:r w:rsidRPr="00133CF7">
        <w:t xml:space="preserve">driving the SHAP values toward </w:t>
      </w:r>
      <w:ins w:id="918" w:author="Author">
        <w:r w:rsidRPr="00133CF7">
          <w:rPr>
            <w:rFonts w:ascii="Calibri" w:eastAsia="PMingLiU" w:hAnsi="Calibri" w:cs="Times New Roman"/>
          </w:rPr>
          <w:t xml:space="preserve">a </w:t>
        </w:r>
      </w:ins>
      <w:r w:rsidRPr="00133CF7">
        <w:rPr>
          <w:rFonts w:ascii="Calibri" w:eastAsia="PMingLiU" w:hAnsi="Calibri" w:cs="Times New Roman"/>
        </w:rPr>
        <w:t xml:space="preserve">lower predicted risk. These examples highlight </w:t>
      </w:r>
      <w:ins w:id="919" w:author="Author">
        <w:r w:rsidRPr="00133CF7">
          <w:t>the manner in which</w:t>
        </w:r>
      </w:ins>
      <w:del w:id="920" w:author="Author">
        <w:r w:rsidRPr="00133CF7">
          <w:delText>how</w:delText>
        </w:r>
      </w:del>
      <w:r w:rsidRPr="00133CF7">
        <w:t xml:space="preserve"> the HybridXGBRF model integrates functional, nutritional, and clinical history features to generate patient-specific risk estimates.</w:t>
      </w:r>
    </w:p>
    <w:p w14:paraId="2447374E" w14:textId="77777777" w:rsidR="00B139C2" w:rsidRPr="00133CF7" w:rsidRDefault="00B139C2" w:rsidP="008A5F28"/>
    <w:p w14:paraId="5B216481" w14:textId="77777777" w:rsidR="00B139C2" w:rsidRPr="00133CF7" w:rsidRDefault="001042F6" w:rsidP="008A5F28">
      <w:pPr>
        <w:rPr>
          <w:b/>
        </w:rPr>
      </w:pPr>
      <w:commentRangeStart w:id="921"/>
      <w:r w:rsidRPr="00133CF7">
        <w:rPr>
          <w:b/>
        </w:rPr>
        <w:t>Discussion</w:t>
      </w:r>
      <w:commentRangeEnd w:id="921"/>
      <w:r w:rsidR="00413333" w:rsidRPr="00133CF7">
        <w:rPr>
          <w:rStyle w:val="CommentReference"/>
          <w:b/>
          <w:sz w:val="24"/>
          <w:szCs w:val="22"/>
        </w:rPr>
        <w:commentReference w:id="921"/>
      </w:r>
    </w:p>
    <w:p w14:paraId="2B199968" w14:textId="77777777" w:rsidR="00B139C2" w:rsidRPr="00133CF7" w:rsidRDefault="001042F6" w:rsidP="004B22E3">
      <w:pPr>
        <w:rPr>
          <w:b/>
          <w:i/>
          <w:iCs/>
        </w:rPr>
      </w:pPr>
      <w:r w:rsidRPr="00133CF7">
        <w:rPr>
          <w:b/>
          <w:i/>
          <w:iCs/>
        </w:rPr>
        <w:t>Principal Findings</w:t>
      </w:r>
    </w:p>
    <w:p w14:paraId="101EFDE1" w14:textId="5198F81E" w:rsidR="00B139C2" w:rsidRPr="00133CF7" w:rsidRDefault="001042F6" w:rsidP="004B22E3">
      <w:r w:rsidRPr="00133CF7">
        <w:t xml:space="preserve">This study developed and externally validated an explainable machine learning model that </w:t>
      </w:r>
      <w:ins w:id="922" w:author="Author">
        <w:r w:rsidR="009D5823" w:rsidRPr="00133CF7">
          <w:t xml:space="preserve">can </w:t>
        </w:r>
      </w:ins>
      <w:r w:rsidRPr="00133CF7">
        <w:t>accurately predict</w:t>
      </w:r>
      <w:del w:id="923" w:author="Author">
        <w:r w:rsidRPr="00133CF7" w:rsidDel="009D5823">
          <w:delText>s</w:delText>
        </w:r>
      </w:del>
      <w:r w:rsidRPr="00133CF7">
        <w:t xml:space="preserve"> 6-month all-cause mortality among newly admitted LTCF residents using only routinely collected admission data. </w:t>
      </w:r>
      <w:ins w:id="924" w:author="Author">
        <w:r w:rsidR="003F0949" w:rsidRPr="00133CF7">
          <w:t xml:space="preserve">In </w:t>
        </w:r>
        <w:r w:rsidR="003F0949" w:rsidRPr="00133CF7">
          <w:rPr>
            <w:rFonts w:ascii="Calibri" w:eastAsia="PMingLiU" w:hAnsi="Calibri" w:cs="Times New Roman"/>
          </w:rPr>
          <w:t>the external validation,</w:t>
        </w:r>
        <w:r w:rsidR="003F0949" w:rsidRPr="00133CF7">
          <w:t xml:space="preserve"> </w:t>
        </w:r>
      </w:ins>
      <w:del w:id="925" w:author="Author">
        <w:r w:rsidRPr="00133CF7" w:rsidDel="003F0949">
          <w:delText>T</w:delText>
        </w:r>
      </w:del>
      <w:ins w:id="926" w:author="Author">
        <w:r w:rsidR="003F0949" w:rsidRPr="00133CF7">
          <w:t>t</w:t>
        </w:r>
      </w:ins>
      <w:r w:rsidRPr="00133CF7">
        <w:t>he HybridXGBRF model achieved an AUROC of 0.878</w:t>
      </w:r>
      <w:del w:id="927" w:author="Author">
        <w:r w:rsidRPr="00133CF7" w:rsidDel="003F0949">
          <w:delText xml:space="preserve"> in </w:delText>
        </w:r>
        <w:r w:rsidRPr="00133CF7" w:rsidDel="003F0949">
          <w:rPr>
            <w:rFonts w:ascii="Calibri" w:eastAsia="PMingLiU" w:hAnsi="Calibri" w:cs="Times New Roman"/>
          </w:rPr>
          <w:delText>external validation</w:delText>
        </w:r>
      </w:del>
      <w:r w:rsidRPr="00133CF7">
        <w:rPr>
          <w:rFonts w:ascii="Calibri" w:eastAsia="PMingLiU" w:hAnsi="Calibri" w:cs="Times New Roman"/>
        </w:rPr>
        <w:t>, demonstrating robust discriminative performance without requiring integration with hospital electronic health records or additional data collection beyond standard admission assessments.</w:t>
      </w:r>
      <w:r w:rsidRPr="00133CF7">
        <w:t xml:space="preserve"> </w:t>
      </w:r>
      <w:ins w:id="928" w:author="Author">
        <w:r w:rsidRPr="00133CF7">
          <w:rPr>
            <w:rFonts w:ascii="Calibri" w:eastAsia="PMingLiU" w:hAnsi="Calibri" w:cs="Times New Roman"/>
          </w:rPr>
          <w:t xml:space="preserve">The </w:t>
        </w:r>
        <w:r w:rsidR="003F0949" w:rsidRPr="00133CF7">
          <w:rPr>
            <w:rFonts w:ascii="Calibri" w:eastAsia="PMingLiU" w:hAnsi="Calibri" w:cs="Times New Roman"/>
          </w:rPr>
          <w:t xml:space="preserve">most influential predictors, according to the </w:t>
        </w:r>
      </w:ins>
      <w:r w:rsidRPr="00133CF7">
        <w:t>SHAP analysis</w:t>
      </w:r>
      <w:ins w:id="929" w:author="Author">
        <w:r w:rsidR="003F0949" w:rsidRPr="00133CF7">
          <w:t xml:space="preserve">, were </w:t>
        </w:r>
      </w:ins>
      <w:del w:id="930" w:author="Author">
        <w:r w:rsidRPr="00133CF7" w:rsidDel="003F0949">
          <w:delText xml:space="preserve"> identified </w:delText>
        </w:r>
      </w:del>
      <w:r w:rsidRPr="00133CF7">
        <w:t>frequent hospitalizations within 6 months, ADL impairment, and weight loss</w:t>
      </w:r>
      <w:del w:id="931" w:author="Author">
        <w:r w:rsidRPr="00133CF7" w:rsidDel="003F0949">
          <w:delText xml:space="preserve"> as the most influential predictors</w:delText>
        </w:r>
      </w:del>
      <w:r w:rsidRPr="00133CF7">
        <w:t xml:space="preserve">, providing clinically interpretable risk attributions at the individual level. Notably, the </w:t>
      </w:r>
      <w:r w:rsidRPr="00133CF7">
        <w:lastRenderedPageBreak/>
        <w:t xml:space="preserve">model maintained stable performance across </w:t>
      </w:r>
      <w:ins w:id="932" w:author="Author">
        <w:r w:rsidR="003F0949" w:rsidRPr="00133CF7">
          <w:t xml:space="preserve">the </w:t>
        </w:r>
      </w:ins>
      <w:r w:rsidRPr="00133CF7">
        <w:t>sex and age subgroups</w:t>
      </w:r>
      <w:ins w:id="933" w:author="Author">
        <w:r w:rsidR="003F0949" w:rsidRPr="00133CF7">
          <w:t xml:space="preserve">, with </w:t>
        </w:r>
      </w:ins>
      <w:del w:id="934" w:author="Author">
        <w:r w:rsidRPr="00133CF7" w:rsidDel="003F0949">
          <w:delText xml:space="preserve"> and showed </w:delText>
        </w:r>
      </w:del>
      <w:r w:rsidRPr="00133CF7">
        <w:t>exceptional accuracy (90%) among residents with ADL improvement</w:t>
      </w:r>
      <w:ins w:id="935" w:author="Author">
        <w:r w:rsidR="003F0949" w:rsidRPr="00133CF7">
          <w:t>—</w:t>
        </w:r>
      </w:ins>
      <w:del w:id="936" w:author="Author">
        <w:r w:rsidRPr="00133CF7" w:rsidDel="003F0949">
          <w:delText>,</w:delText>
        </w:r>
      </w:del>
      <w:ins w:id="937" w:author="Author">
        <w:r w:rsidR="003F0949" w:rsidRPr="00133CF7">
          <w:t>and this was despite this being</w:t>
        </w:r>
      </w:ins>
      <w:r w:rsidRPr="00133CF7">
        <w:t xml:space="preserve"> a clinically challenging subgroup </w:t>
      </w:r>
      <w:ins w:id="938" w:author="Author">
        <w:r w:rsidRPr="00133CF7">
          <w:rPr>
            <w:rFonts w:ascii="Calibri" w:eastAsia="PMingLiU" w:hAnsi="Calibri" w:cs="Times New Roman"/>
          </w:rPr>
          <w:t xml:space="preserve">in </w:t>
        </w:r>
      </w:ins>
      <w:r w:rsidRPr="00133CF7">
        <w:rPr>
          <w:rFonts w:ascii="Calibri" w:eastAsia="PMingLiU" w:hAnsi="Calibri" w:cs="Times New Roman"/>
        </w:rPr>
        <w:t>wh</w:t>
      </w:r>
      <w:ins w:id="939" w:author="Author">
        <w:r w:rsidRPr="00133CF7">
          <w:t>ich</w:t>
        </w:r>
      </w:ins>
      <w:del w:id="940" w:author="Author">
        <w:r w:rsidRPr="00133CF7">
          <w:delText>ere</w:delText>
        </w:r>
      </w:del>
      <w:r w:rsidRPr="00133CF7">
        <w:t xml:space="preserve"> traditional prognostic </w:t>
      </w:r>
      <w:r w:rsidRPr="00133CF7">
        <w:rPr>
          <w:rFonts w:ascii="Calibri" w:eastAsia="PMingLiU" w:hAnsi="Calibri" w:cs="Times New Roman"/>
        </w:rPr>
        <w:t xml:space="preserve">judgment may underestimate short-term mortality risk. </w:t>
      </w:r>
      <w:del w:id="941" w:author="Author">
        <w:r w:rsidRPr="00133CF7" w:rsidDel="003F0949">
          <w:rPr>
            <w:rFonts w:ascii="Calibri" w:eastAsia="PMingLiU" w:hAnsi="Calibri" w:cs="Times New Roman"/>
          </w:rPr>
          <w:delText>These findings demonstrate that</w:delText>
        </w:r>
      </w:del>
      <w:ins w:id="942" w:author="Author">
        <w:r w:rsidR="003F0949" w:rsidRPr="00133CF7">
          <w:rPr>
            <w:rFonts w:ascii="Calibri" w:eastAsia="PMingLiU" w:hAnsi="Calibri" w:cs="Times New Roman"/>
          </w:rPr>
          <w:t>Accordingly,</w:t>
        </w:r>
      </w:ins>
      <w:r w:rsidRPr="00133CF7">
        <w:rPr>
          <w:rFonts w:ascii="Calibri" w:eastAsia="PMingLiU" w:hAnsi="Calibri" w:cs="Times New Roman"/>
        </w:rPr>
        <w:t xml:space="preserve"> </w:t>
      </w:r>
      <w:ins w:id="943" w:author="Author">
        <w:r w:rsidR="003F0949" w:rsidRPr="00133CF7">
          <w:rPr>
            <w:rFonts w:ascii="Calibri" w:eastAsia="PMingLiU" w:hAnsi="Calibri" w:cs="Times New Roman"/>
          </w:rPr>
          <w:t xml:space="preserve">there are indications that </w:t>
        </w:r>
      </w:ins>
      <w:r w:rsidRPr="00133CF7">
        <w:rPr>
          <w:rFonts w:ascii="Calibri" w:eastAsia="PMingLiU" w:hAnsi="Calibri" w:cs="Times New Roman"/>
        </w:rPr>
        <w:t xml:space="preserve">a parsimonious set of admission-available features, when analyzed through an interpretable machine learning framework, can deliver accurate and actionable mortality predictions to support early goals-of-care discussions and resource allocation in </w:t>
      </w:r>
      <w:r w:rsidRPr="00133CF7">
        <w:t>Taiwanese long-term care settings.</w:t>
      </w:r>
    </w:p>
    <w:p w14:paraId="0FFE6513" w14:textId="77777777" w:rsidR="00B139C2" w:rsidRPr="00133CF7" w:rsidRDefault="00B139C2" w:rsidP="004B22E3"/>
    <w:p w14:paraId="2D78568E" w14:textId="77777777" w:rsidR="00B139C2" w:rsidRPr="00133CF7" w:rsidRDefault="001042F6" w:rsidP="004B22E3">
      <w:pPr>
        <w:rPr>
          <w:b/>
          <w:bCs/>
          <w:i/>
          <w:iCs/>
        </w:rPr>
      </w:pPr>
      <w:r w:rsidRPr="00133CF7">
        <w:rPr>
          <w:b/>
          <w:bCs/>
          <w:i/>
          <w:iCs/>
        </w:rPr>
        <w:t>Interpretation in Context of Existing Literature</w:t>
      </w:r>
    </w:p>
    <w:p w14:paraId="7C9D5874" w14:textId="13A61978" w:rsidR="00B139C2" w:rsidRPr="00133CF7" w:rsidRDefault="001042F6" w:rsidP="004B22E3">
      <w:ins w:id="944" w:author="Author">
        <w:r w:rsidRPr="00133CF7">
          <w:t>The performance of our</w:t>
        </w:r>
      </w:ins>
      <w:del w:id="945" w:author="Author">
        <w:r w:rsidRPr="00133CF7">
          <w:delText>Our</w:delText>
        </w:r>
      </w:del>
      <w:r w:rsidRPr="00133CF7">
        <w:t xml:space="preserve"> model</w:t>
      </w:r>
      <w:del w:id="946" w:author="Author">
        <w:r w:rsidRPr="00133CF7">
          <w:delText>'s performance</w:delText>
        </w:r>
      </w:del>
      <w:r w:rsidRPr="00133CF7">
        <w:t xml:space="preserve"> compares favorably with </w:t>
      </w:r>
      <w:ins w:id="947" w:author="Author">
        <w:r w:rsidRPr="00133CF7">
          <w:rPr>
            <w:rFonts w:ascii="Calibri" w:eastAsia="PMingLiU" w:hAnsi="Calibri" w:cs="Times New Roman"/>
          </w:rPr>
          <w:t xml:space="preserve">that of </w:t>
        </w:r>
      </w:ins>
      <w:r w:rsidRPr="00133CF7">
        <w:rPr>
          <w:rFonts w:ascii="Calibri" w:eastAsia="PMingLiU" w:hAnsi="Calibri" w:cs="Times New Roman"/>
        </w:rPr>
        <w:t>established prognostic tools for LTCF populations. The </w:t>
      </w:r>
      <w:del w:id="948" w:author="Author">
        <w:r w:rsidRPr="00133CF7" w:rsidDel="00153BA2">
          <w:rPr>
            <w:bCs/>
          </w:rPr>
          <w:delText>Minimum Data Set</w:delText>
        </w:r>
      </w:del>
      <w:ins w:id="949" w:author="Author">
        <w:r w:rsidR="00153BA2" w:rsidRPr="00133CF7">
          <w:rPr>
            <w:bCs/>
          </w:rPr>
          <w:t>MDS</w:t>
        </w:r>
      </w:ins>
      <w:r w:rsidRPr="00133CF7">
        <w:rPr>
          <w:bCs/>
        </w:rPr>
        <w:t xml:space="preserve"> Mortality Risk Index</w:t>
      </w:r>
      <w:del w:id="950" w:author="Author">
        <w:r w:rsidRPr="00133CF7" w:rsidDel="00153BA2">
          <w:rPr>
            <w:bCs/>
          </w:rPr>
          <w:delText xml:space="preserve"> (MMRI)</w:delText>
        </w:r>
      </w:del>
      <w:r w:rsidRPr="00133CF7">
        <w:t> is a validated prognostic tool designed to estimate the risk of 6-month mortality in nursing home residents using routinely collected clinical and demographic data from the Minimum Data Set assessment [5,</w:t>
      </w:r>
      <w:del w:id="951" w:author="Author">
        <w:r w:rsidRPr="00133CF7" w:rsidDel="00523265">
          <w:delText xml:space="preserve"> </w:delText>
        </w:r>
      </w:del>
      <w:r w:rsidRPr="00133CF7">
        <w:t>6,</w:t>
      </w:r>
      <w:del w:id="952" w:author="Author">
        <w:r w:rsidRPr="00133CF7" w:rsidDel="00523265">
          <w:delText xml:space="preserve"> </w:delText>
        </w:r>
      </w:del>
      <w:r w:rsidRPr="00133CF7">
        <w:t xml:space="preserve">8]. The original </w:t>
      </w:r>
      <w:ins w:id="953" w:author="Author">
        <w:r w:rsidR="00153BA2" w:rsidRPr="00133CF7">
          <w:rPr>
            <w:bCs/>
          </w:rPr>
          <w:t>MDS Mortality Risk Index</w:t>
        </w:r>
        <w:r w:rsidR="00153BA2" w:rsidRPr="00133CF7" w:rsidDel="00153BA2">
          <w:t xml:space="preserve"> </w:t>
        </w:r>
      </w:ins>
      <w:del w:id="954" w:author="Author">
        <w:r w:rsidRPr="00133CF7" w:rsidDel="00153BA2">
          <w:delText xml:space="preserve">MMRI </w:delText>
        </w:r>
      </w:del>
      <w:r w:rsidRPr="00133CF7">
        <w:t>and its revised versions (MMRI-R</w:t>
      </w:r>
      <w:ins w:id="955" w:author="Author">
        <w:r w:rsidR="00BD666E" w:rsidRPr="00133CF7">
          <w:t xml:space="preserve"> and</w:t>
        </w:r>
      </w:ins>
      <w:del w:id="956" w:author="Author">
        <w:r w:rsidRPr="00133CF7" w:rsidDel="00BD666E">
          <w:delText>,</w:delText>
        </w:r>
      </w:del>
      <w:r w:rsidRPr="00133CF7">
        <w:t xml:space="preserve"> MMRI-v3) have demonstrated good discrimination for predicting 6-month mortality (AUROC: 0.75–0.81), and have been adapted for use in various settings, including nursing homes and community-based care [5,</w:t>
      </w:r>
      <w:del w:id="957" w:author="Author">
        <w:r w:rsidRPr="00133CF7" w:rsidDel="00523265">
          <w:delText xml:space="preserve"> </w:delText>
        </w:r>
      </w:del>
      <w:r w:rsidRPr="00133CF7">
        <w:t>6,</w:t>
      </w:r>
      <w:del w:id="958" w:author="Author">
        <w:r w:rsidRPr="00133CF7" w:rsidDel="00523265">
          <w:delText xml:space="preserve"> </w:delText>
        </w:r>
      </w:del>
      <w:r w:rsidRPr="00133CF7">
        <w:t>8].</w:t>
      </w:r>
      <w:ins w:id="959" w:author="Author">
        <w:r w:rsidR="00271D2B" w:rsidRPr="00133CF7">
          <w:t xml:space="preserve"> Moreover, </w:t>
        </w:r>
      </w:ins>
      <w:del w:id="960" w:author="Author">
        <w:r w:rsidRPr="00133CF7" w:rsidDel="00271D2B">
          <w:delText xml:space="preserve"> T</w:delText>
        </w:r>
      </w:del>
      <w:ins w:id="961" w:author="Author">
        <w:r w:rsidR="00271D2B" w:rsidRPr="00133CF7">
          <w:t>t</w:t>
        </w:r>
      </w:ins>
      <w:r w:rsidRPr="00133CF7">
        <w:t xml:space="preserve">he </w:t>
      </w:r>
      <w:ins w:id="962" w:author="Author">
        <w:r w:rsidR="001D23BF" w:rsidRPr="00133CF7">
          <w:t>Advanced Dementia Prognostic Tool</w:t>
        </w:r>
      </w:ins>
      <w:del w:id="963" w:author="Author">
        <w:r w:rsidRPr="00133CF7" w:rsidDel="001D23BF">
          <w:delText>ADEPT</w:delText>
        </w:r>
      </w:del>
      <w:r w:rsidRPr="00133CF7">
        <w:t xml:space="preserve"> score</w:t>
      </w:r>
      <w:del w:id="964" w:author="Author">
        <w:r w:rsidRPr="00133CF7" w:rsidDel="001D23BF">
          <w:delText xml:space="preserve"> (Advanced Dementia Prognostic Tool)</w:delText>
        </w:r>
      </w:del>
      <w:r w:rsidRPr="00133CF7">
        <w:t>, specifically designed for residents with advanced dementia, reported an AUROC of 0.67 (95% CI 0.62–0.72) [7,</w:t>
      </w:r>
      <w:del w:id="965" w:author="Author">
        <w:r w:rsidRPr="00133CF7" w:rsidDel="00523265">
          <w:delText xml:space="preserve"> </w:delText>
        </w:r>
      </w:del>
      <w:r w:rsidRPr="00133CF7">
        <w:t>9]. More recent approaches include the Hospice Eligibility Prediction Index using hospital diagnoses and age (AUROC: 0.838) [11]</w:t>
      </w:r>
      <w:del w:id="966" w:author="Author">
        <w:r w:rsidRPr="00133CF7">
          <w:delText>,</w:delText>
        </w:r>
      </w:del>
      <w:r w:rsidRPr="00133CF7">
        <w:t xml:space="preserve"> and Jorissen's comprehensive model utilizing 51 variables</w:t>
      </w:r>
      <w:ins w:id="967" w:author="Author">
        <w:r w:rsidR="000F5388" w:rsidRPr="00133CF7">
          <w:t xml:space="preserve"> (AUROC: 0.82)</w:t>
        </w:r>
        <w:r w:rsidRPr="00133CF7">
          <w:rPr>
            <w:rFonts w:ascii="Calibri" w:eastAsia="PMingLiU" w:hAnsi="Calibri" w:cs="Times New Roman"/>
          </w:rPr>
          <w:t>,</w:t>
        </w:r>
      </w:ins>
      <w:r w:rsidRPr="00133CF7">
        <w:t xml:space="preserve"> including individual</w:t>
      </w:r>
      <w:ins w:id="968" w:author="Author">
        <w:r w:rsidRPr="00133CF7">
          <w:t>-</w:t>
        </w:r>
      </w:ins>
      <w:del w:id="969" w:author="Author">
        <w:r w:rsidRPr="00133CF7">
          <w:delText xml:space="preserve"> </w:delText>
        </w:r>
      </w:del>
      <w:r w:rsidRPr="00133CF7">
        <w:t>level factors, LTCF-level factors, medication history</w:t>
      </w:r>
      <w:ins w:id="970" w:author="Author">
        <w:r w:rsidRPr="00133CF7">
          <w:rPr>
            <w:rFonts w:ascii="Calibri" w:eastAsia="PMingLiU" w:hAnsi="Calibri" w:cs="Times New Roman"/>
          </w:rPr>
          <w:t>,</w:t>
        </w:r>
      </w:ins>
      <w:r w:rsidRPr="00133CF7">
        <w:rPr>
          <w:rFonts w:ascii="Calibri" w:eastAsia="PMingLiU" w:hAnsi="Calibri" w:cs="Times New Roman"/>
        </w:rPr>
        <w:t xml:space="preserve"> and</w:t>
      </w:r>
      <w:r w:rsidRPr="00133CF7">
        <w:t xml:space="preserve"> health (hospital and medical practitioner) service</w:t>
      </w:r>
      <w:del w:id="971" w:author="Author">
        <w:r w:rsidRPr="00133CF7">
          <w:delText>s</w:delText>
        </w:r>
      </w:del>
      <w:r w:rsidRPr="00133CF7">
        <w:t xml:space="preserve"> utilization</w:t>
      </w:r>
      <w:ins w:id="972" w:author="Author">
        <w:r w:rsidR="000F5388" w:rsidRPr="00133CF7">
          <w:t xml:space="preserve"> </w:t>
        </w:r>
      </w:ins>
      <w:del w:id="973" w:author="Author">
        <w:r w:rsidRPr="00133CF7" w:rsidDel="000F5388">
          <w:delText xml:space="preserve">, which achieved an AUROC of 0.82 </w:delText>
        </w:r>
      </w:del>
      <w:r w:rsidRPr="00133CF7">
        <w:t>[12]. A 2022 study by Chandra et al. reported an AUROC of 0.84 for predicting mortality among hospitalized patients discharged to LTCFs</w:t>
      </w:r>
      <w:ins w:id="974" w:author="Author">
        <w:r w:rsidR="002A0250" w:rsidRPr="00133CF7">
          <w:t>, albeit</w:t>
        </w:r>
      </w:ins>
      <w:del w:id="975" w:author="Author">
        <w:r w:rsidRPr="00133CF7" w:rsidDel="002A0250">
          <w:delText xml:space="preserve"> but</w:delText>
        </w:r>
      </w:del>
      <w:r w:rsidRPr="00133CF7">
        <w:t xml:space="preserve"> this model also required extensive hospitalization data </w:t>
      </w:r>
      <w:ins w:id="976" w:author="Author">
        <w:r w:rsidR="002A0250" w:rsidRPr="00133CF7">
          <w:t xml:space="preserve">(e.g., </w:t>
        </w:r>
      </w:ins>
      <w:del w:id="977" w:author="Author">
        <w:r w:rsidRPr="00133CF7" w:rsidDel="002A0250">
          <w:delText xml:space="preserve">including </w:delText>
        </w:r>
      </w:del>
      <w:r w:rsidRPr="00133CF7">
        <w:t>laboratory results and imaging findings</w:t>
      </w:r>
      <w:ins w:id="978" w:author="Author">
        <w:r w:rsidR="002A0250" w:rsidRPr="00133CF7">
          <w:t>)</w:t>
        </w:r>
      </w:ins>
      <w:r w:rsidRPr="00133CF7">
        <w:t xml:space="preserve"> [14]. </w:t>
      </w:r>
      <w:del w:id="979" w:author="Author">
        <w:r w:rsidRPr="00133CF7" w:rsidDel="003D6EC1">
          <w:delText>However</w:delText>
        </w:r>
      </w:del>
      <w:ins w:id="980" w:author="Author">
        <w:r w:rsidR="003D6EC1" w:rsidRPr="00133CF7">
          <w:t>Importantly</w:t>
        </w:r>
      </w:ins>
      <w:r w:rsidRPr="00133CF7">
        <w:t xml:space="preserve">, models that depend on detailed hospital-derived diagnoses, medication histories, or longitudinal health service utilization may not be consistently available </w:t>
      </w:r>
      <w:ins w:id="981" w:author="Author">
        <w:r w:rsidR="00953FF5" w:rsidRPr="00133CF7">
          <w:t>n</w:t>
        </w:r>
      </w:ins>
      <w:r w:rsidRPr="00133CF7">
        <w:t xml:space="preserve">or readily linkable at </w:t>
      </w:r>
      <w:del w:id="982" w:author="Author">
        <w:r w:rsidRPr="00133CF7" w:rsidDel="002A0250">
          <w:delText xml:space="preserve">the point of </w:delText>
        </w:r>
      </w:del>
      <w:r w:rsidRPr="00133CF7">
        <w:t xml:space="preserve">LTCF admission, </w:t>
      </w:r>
      <w:del w:id="983" w:author="Author">
        <w:r w:rsidRPr="00133CF7" w:rsidDel="002A0250">
          <w:delText xml:space="preserve">which can limit </w:delText>
        </w:r>
      </w:del>
      <w:ins w:id="984" w:author="Author">
        <w:r w:rsidR="002A0250" w:rsidRPr="00133CF7">
          <w:t>potentially con</w:t>
        </w:r>
        <w:r w:rsidR="00676CAB" w:rsidRPr="00133CF7">
          <w:t>s</w:t>
        </w:r>
        <w:r w:rsidR="002A0250" w:rsidRPr="00133CF7">
          <w:t xml:space="preserve">training </w:t>
        </w:r>
        <w:r w:rsidRPr="00133CF7">
          <w:rPr>
            <w:rFonts w:ascii="Calibri" w:eastAsia="PMingLiU" w:hAnsi="Calibri" w:cs="Times New Roman"/>
          </w:rPr>
          <w:t xml:space="preserve">their </w:t>
        </w:r>
      </w:ins>
      <w:r w:rsidRPr="00133CF7">
        <w:rPr>
          <w:rFonts w:ascii="Calibri" w:eastAsia="PMingLiU" w:hAnsi="Calibri" w:cs="Times New Roman"/>
        </w:rPr>
        <w:t>scalability and routine implementation in many care settings.</w:t>
      </w:r>
    </w:p>
    <w:p w14:paraId="3B57564C" w14:textId="77777777" w:rsidR="00B139C2" w:rsidRPr="00133CF7" w:rsidRDefault="00B139C2" w:rsidP="004B22E3"/>
    <w:p w14:paraId="20967AB4" w14:textId="7E989CCD" w:rsidR="00B139C2" w:rsidRPr="00133CF7" w:rsidRDefault="001042F6" w:rsidP="004B22E3">
      <w:r w:rsidRPr="00133CF7">
        <w:t>In contrast to these preced</w:t>
      </w:r>
      <w:ins w:id="985" w:author="Author">
        <w:r w:rsidR="003D6EC1" w:rsidRPr="00133CF7">
          <w:t>ing models</w:t>
        </w:r>
      </w:ins>
      <w:del w:id="986" w:author="Author">
        <w:r w:rsidRPr="00133CF7" w:rsidDel="003D6EC1">
          <w:delText>ents</w:delText>
        </w:r>
      </w:del>
      <w:r w:rsidRPr="00133CF7">
        <w:t xml:space="preserve">, our model attains comparable or superior discrimination using a smaller set of predictors </w:t>
      </w:r>
      <w:del w:id="987" w:author="Author">
        <w:r w:rsidRPr="00133CF7">
          <w:delText xml:space="preserve">that are </w:delText>
        </w:r>
      </w:del>
      <w:r w:rsidRPr="00133CF7">
        <w:t xml:space="preserve">routinely documented </w:t>
      </w:r>
      <w:del w:id="988" w:author="Author">
        <w:r w:rsidRPr="00133CF7">
          <w:delText>with</w:delText>
        </w:r>
      </w:del>
      <w:r w:rsidRPr="00133CF7">
        <w:t xml:space="preserve">in standard LTCF admission or early-stay assessments. This parsimony is a deliberate design choice that prioritizes real-world </w:t>
      </w:r>
      <w:del w:id="989" w:author="Author">
        <w:r w:rsidRPr="00133CF7" w:rsidDel="00676CAB">
          <w:delText>implementability</w:delText>
        </w:r>
      </w:del>
      <w:ins w:id="990" w:author="Author">
        <w:r w:rsidR="00676CAB" w:rsidRPr="00133CF7">
          <w:t>actionability</w:t>
        </w:r>
      </w:ins>
      <w:del w:id="991" w:author="Author">
        <w:r w:rsidRPr="00133CF7" w:rsidDel="00676CAB">
          <w:delText>:</w:delText>
        </w:r>
      </w:del>
      <w:ins w:id="992" w:author="Author">
        <w:r w:rsidR="00676CAB" w:rsidRPr="00133CF7">
          <w:t>;</w:t>
        </w:r>
      </w:ins>
      <w:r w:rsidRPr="00133CF7">
        <w:t xml:space="preserve"> by avoiding reliance on hospital-derived diagnoses, medication histories, or granular utilization data, the model can be executed at, or shortly after, LTCF entry, </w:t>
      </w:r>
      <w:del w:id="993" w:author="Author">
        <w:r w:rsidRPr="00133CF7" w:rsidDel="00E34A3E">
          <w:delText>a decision</w:delText>
        </w:r>
      </w:del>
      <w:ins w:id="994" w:author="Author">
        <w:r w:rsidR="00E34A3E" w:rsidRPr="00133CF7">
          <w:t>a</w:t>
        </w:r>
      </w:ins>
      <w:r w:rsidRPr="00133CF7">
        <w:t xml:space="preserve"> point at which timely </w:t>
      </w:r>
      <w:r w:rsidRPr="00133CF7">
        <w:lastRenderedPageBreak/>
        <w:t xml:space="preserve">prognostic awareness may </w:t>
      </w:r>
      <w:del w:id="995" w:author="Author">
        <w:r w:rsidRPr="00133CF7" w:rsidDel="00E34A3E">
          <w:delText xml:space="preserve">most </w:delText>
        </w:r>
      </w:del>
      <w:ins w:id="996" w:author="Author">
        <w:r w:rsidR="00E34A3E" w:rsidRPr="00133CF7">
          <w:t xml:space="preserve">highly </w:t>
        </w:r>
      </w:ins>
      <w:r w:rsidRPr="00133CF7">
        <w:t xml:space="preserve">meaningfully support ACP and goal-concordant care. </w:t>
      </w:r>
      <w:ins w:id="997" w:author="Author">
        <w:r w:rsidRPr="00133CF7">
          <w:t>T</w:t>
        </w:r>
      </w:ins>
      <w:del w:id="998" w:author="Author">
        <w:r w:rsidRPr="00133CF7">
          <w:delText>While t</w:delText>
        </w:r>
      </w:del>
      <w:r w:rsidRPr="00133CF7">
        <w:t xml:space="preserve">his positioning is conceptually aligned with the established </w:t>
      </w:r>
      <w:del w:id="999" w:author="Author">
        <w:r w:rsidRPr="00133CF7" w:rsidDel="00CD1C60">
          <w:delText>CHESS (</w:delText>
        </w:r>
      </w:del>
      <w:r w:rsidRPr="00133CF7">
        <w:t>Changes in Health, End-Stage Disease, and Signs and Symptoms</w:t>
      </w:r>
      <w:del w:id="1000" w:author="Author">
        <w:r w:rsidRPr="00133CF7" w:rsidDel="00CD1C60">
          <w:delText>)</w:delText>
        </w:r>
      </w:del>
      <w:r w:rsidRPr="00133CF7">
        <w:t xml:space="preserve"> scale, which utilizes MDS</w:t>
      </w:r>
      <w:ins w:id="1001" w:author="Author">
        <w:r w:rsidRPr="00133CF7">
          <w:rPr>
            <w:rFonts w:ascii="Calibri" w:eastAsia="PMingLiU" w:hAnsi="Calibri" w:cs="Times New Roman"/>
          </w:rPr>
          <w:t>-</w:t>
        </w:r>
      </w:ins>
      <w:r w:rsidRPr="00133CF7">
        <w:rPr>
          <w:rFonts w:ascii="Calibri" w:eastAsia="PMingLiU" w:hAnsi="Calibri" w:cs="Times New Roman"/>
        </w:rPr>
        <w:t xml:space="preserve"> or </w:t>
      </w:r>
      <w:r w:rsidRPr="00133CF7">
        <w:t xml:space="preserve">interRAI-derived clinical indicators to predict short-term mortality and offers </w:t>
      </w:r>
      <w:del w:id="1002" w:author="Author">
        <w:r w:rsidRPr="00133CF7">
          <w:delText xml:space="preserve">a </w:delText>
        </w:r>
      </w:del>
      <w:r w:rsidRPr="00133CF7">
        <w:t xml:space="preserve">substantial improvement in prognostic precision [36]. While the </w:t>
      </w:r>
      <w:ins w:id="1003" w:author="Author">
        <w:r w:rsidR="00CD1C60" w:rsidRPr="00133CF7">
          <w:t>Changes in Health, End-Stage Disease, and Signs and Symptoms</w:t>
        </w:r>
      </w:ins>
      <w:del w:id="1004" w:author="Author">
        <w:r w:rsidRPr="00133CF7" w:rsidDel="00CD1C60">
          <w:delText>CHESS</w:delText>
        </w:r>
      </w:del>
      <w:r w:rsidRPr="00133CF7">
        <w:t xml:space="preserve"> 3.0 </w:t>
      </w:r>
      <w:ins w:id="1005" w:author="Author">
        <w:r w:rsidRPr="00133CF7">
          <w:rPr>
            <w:rFonts w:ascii="Calibri" w:eastAsia="PMingLiU" w:hAnsi="Calibri" w:cs="Times New Roman"/>
          </w:rPr>
          <w:t xml:space="preserve">[37] </w:t>
        </w:r>
      </w:ins>
      <w:r w:rsidRPr="00133CF7">
        <w:rPr>
          <w:rFonts w:ascii="Calibri" w:eastAsia="PMingLiU" w:hAnsi="Calibri" w:cs="Times New Roman"/>
        </w:rPr>
        <w:t xml:space="preserve">scale </w:t>
      </w:r>
      <w:del w:id="1006" w:author="Author">
        <w:r w:rsidRPr="00133CF7">
          <w:delText xml:space="preserve">[37] </w:delText>
        </w:r>
      </w:del>
      <w:r w:rsidRPr="00133CF7">
        <w:t xml:space="preserve">exhibits moderate discrimination for short-term death (AUROC of 0.716–0.759 for 30- to 60-day periods), our model achieved a superior AUROC of 0.878 for 6-month mortality in external validation. </w:t>
      </w:r>
      <w:del w:id="1007" w:author="Author">
        <w:r w:rsidRPr="00133CF7" w:rsidDel="00E34A3E">
          <w:delText>This suggests that by</w:delText>
        </w:r>
      </w:del>
      <w:ins w:id="1008" w:author="Author">
        <w:r w:rsidR="00E34A3E" w:rsidRPr="00133CF7">
          <w:t>What this entails is that by</w:t>
        </w:r>
      </w:ins>
      <w:r w:rsidRPr="00133CF7">
        <w:t xml:space="preserve"> leveraging machine learning to analyze functional trajectories and acute</w:t>
      </w:r>
      <w:ins w:id="1009" w:author="Author">
        <w:r w:rsidRPr="00133CF7">
          <w:t xml:space="preserve"> </w:t>
        </w:r>
      </w:ins>
      <w:del w:id="1010" w:author="Author">
        <w:r w:rsidRPr="00133CF7">
          <w:delText>-</w:delText>
        </w:r>
      </w:del>
      <w:r w:rsidRPr="00133CF7">
        <w:t xml:space="preserve">care history </w:t>
      </w:r>
      <w:ins w:id="1011" w:author="Author">
        <w:r w:rsidR="00E34A3E" w:rsidRPr="00133CF7">
          <w:t xml:space="preserve">(i.e., </w:t>
        </w:r>
      </w:ins>
      <w:r w:rsidRPr="00133CF7">
        <w:t>rather than relying primarily on symptomatic clusters</w:t>
      </w:r>
      <w:ins w:id="1012" w:author="Author">
        <w:r w:rsidR="00E34A3E" w:rsidRPr="00133CF7">
          <w:t>)</w:t>
        </w:r>
      </w:ins>
      <w:r w:rsidRPr="00133CF7">
        <w:t xml:space="preserve">, we can still provide a resilient and accurate predictive signal </w:t>
      </w:r>
      <w:del w:id="1013" w:author="Author">
        <w:r w:rsidRPr="00133CF7" w:rsidDel="00D44DDA">
          <w:delText>that supports</w:delText>
        </w:r>
      </w:del>
      <w:ins w:id="1014" w:author="Author">
        <w:r w:rsidR="00D44DDA" w:rsidRPr="00133CF7">
          <w:t>supportive of</w:t>
        </w:r>
      </w:ins>
      <w:r w:rsidRPr="00133CF7">
        <w:t xml:space="preserve"> longitudinal care coordination and resource allocation.</w:t>
      </w:r>
      <w:del w:id="1015" w:author="Author">
        <w:r w:rsidRPr="00133CF7" w:rsidDel="00D44DDA">
          <w:delText xml:space="preserve"> </w:delText>
        </w:r>
      </w:del>
    </w:p>
    <w:p w14:paraId="47EDFDBE" w14:textId="77777777" w:rsidR="00B139C2" w:rsidRPr="00133CF7" w:rsidRDefault="00B139C2" w:rsidP="004B22E3"/>
    <w:p w14:paraId="102C3E43" w14:textId="596DAB52" w:rsidR="00B139C2" w:rsidRPr="00133CF7" w:rsidRDefault="001042F6" w:rsidP="004B22E3">
      <w:ins w:id="1016" w:author="Author">
        <w:r w:rsidRPr="00133CF7">
          <w:t>R</w:t>
        </w:r>
      </w:ins>
      <w:del w:id="1017" w:author="Author">
        <w:r w:rsidRPr="00133CF7">
          <w:delText>The r</w:delText>
        </w:r>
      </w:del>
      <w:r w:rsidRPr="00133CF7">
        <w:t xml:space="preserve">eliance on machine learning models </w:t>
      </w:r>
      <w:ins w:id="1018" w:author="Author">
        <w:r w:rsidR="00A5032A" w:rsidRPr="00133CF7">
          <w:t xml:space="preserve">(vs. </w:t>
        </w:r>
      </w:ins>
      <w:del w:id="1019" w:author="Author">
        <w:r w:rsidRPr="00133CF7" w:rsidDel="00A5032A">
          <w:delText xml:space="preserve">rather than </w:delText>
        </w:r>
      </w:del>
      <w:r w:rsidRPr="00133CF7">
        <w:t>traditional logistic regression</w:t>
      </w:r>
      <w:ins w:id="1020" w:author="Author">
        <w:r w:rsidR="00A5032A" w:rsidRPr="00133CF7">
          <w:t>)</w:t>
        </w:r>
      </w:ins>
      <w:r w:rsidRPr="00133CF7">
        <w:t xml:space="preserve"> reflects a deliberate trade-off between interpretability and predictive power. </w:t>
      </w:r>
      <w:ins w:id="1021" w:author="Author">
        <w:r w:rsidRPr="00133CF7">
          <w:t>Although</w:t>
        </w:r>
      </w:ins>
      <w:del w:id="1022" w:author="Author">
        <w:r w:rsidRPr="00133CF7">
          <w:delText>While</w:delText>
        </w:r>
      </w:del>
      <w:r w:rsidRPr="00133CF7">
        <w:t xml:space="preserve"> logistic regression offers </w:t>
      </w:r>
      <w:ins w:id="1023" w:author="Author">
        <w:r w:rsidRPr="00133CF7">
          <w:rPr>
            <w:rFonts w:ascii="Calibri" w:eastAsia="PMingLiU" w:hAnsi="Calibri" w:cs="Times New Roman"/>
          </w:rPr>
          <w:t xml:space="preserve">a </w:t>
        </w:r>
      </w:ins>
      <w:r w:rsidRPr="00133CF7">
        <w:rPr>
          <w:rFonts w:ascii="Calibri" w:eastAsia="PMingLiU" w:hAnsi="Calibri" w:cs="Times New Roman"/>
        </w:rPr>
        <w:t xml:space="preserve">straightforward coefficient interpretation, it assumes linear relationships and cannot capture complex interactions among predictors without </w:t>
      </w:r>
      <w:ins w:id="1024" w:author="Author">
        <w:r w:rsidRPr="00133CF7">
          <w:rPr>
            <w:rFonts w:ascii="Calibri" w:eastAsia="PMingLiU" w:hAnsi="Calibri" w:cs="Times New Roman"/>
          </w:rPr>
          <w:t xml:space="preserve">an </w:t>
        </w:r>
      </w:ins>
      <w:r w:rsidRPr="00133CF7">
        <w:rPr>
          <w:rFonts w:ascii="Calibri" w:eastAsia="PMingLiU" w:hAnsi="Calibri" w:cs="Times New Roman"/>
        </w:rPr>
        <w:t>explicit specification</w:t>
      </w:r>
      <w:r w:rsidRPr="00133CF7">
        <w:t xml:space="preserve"> [38]. </w:t>
      </w:r>
      <w:ins w:id="1025" w:author="Author">
        <w:r w:rsidR="00A5032A" w:rsidRPr="00133CF7">
          <w:t xml:space="preserve">To address </w:t>
        </w:r>
      </w:ins>
      <w:del w:id="1026" w:author="Author">
        <w:r w:rsidRPr="00133CF7" w:rsidDel="00A5032A">
          <w:delText xml:space="preserve">We addressed </w:delText>
        </w:r>
      </w:del>
      <w:r w:rsidRPr="00133CF7">
        <w:t>the interpretability challenge inherent in ensemble methods</w:t>
      </w:r>
      <w:ins w:id="1027" w:author="Author">
        <w:r w:rsidR="00A5032A" w:rsidRPr="00133CF7">
          <w:t xml:space="preserve">, we used </w:t>
        </w:r>
      </w:ins>
      <w:del w:id="1028" w:author="Author">
        <w:r w:rsidRPr="00133CF7" w:rsidDel="00A5032A">
          <w:delText xml:space="preserve"> through </w:delText>
        </w:r>
      </w:del>
      <w:r w:rsidRPr="00133CF7">
        <w:t>SHAP analysis, which decomposes individual predictions into additive feature contributions grounded in cooperative game theory [33,</w:t>
      </w:r>
      <w:del w:id="1029" w:author="Author">
        <w:r w:rsidRPr="00133CF7" w:rsidDel="00523265">
          <w:delText xml:space="preserve"> </w:delText>
        </w:r>
      </w:del>
      <w:r w:rsidRPr="00133CF7">
        <w:t>34]. SHAP analysis revealed that frequent hospitalizations within 6 months, ADL impairment, and weight loss were the most influential predictors, findings strongly aligned with established geriatric prognostic frameworks [3,</w:t>
      </w:r>
      <w:del w:id="1030" w:author="Author">
        <w:r w:rsidRPr="00133CF7" w:rsidDel="00523265">
          <w:delText xml:space="preserve"> </w:delText>
        </w:r>
      </w:del>
      <w:r w:rsidRPr="00133CF7">
        <w:t>39]. Functional decline</w:t>
      </w:r>
      <w:del w:id="1031" w:author="Author">
        <w:r w:rsidRPr="00133CF7" w:rsidDel="008C70E3">
          <w:delText>,</w:delText>
        </w:r>
      </w:del>
      <w:r w:rsidRPr="00133CF7">
        <w:t xml:space="preserve"> </w:t>
      </w:r>
      <w:ins w:id="1032" w:author="Author">
        <w:r w:rsidR="008C70E3" w:rsidRPr="00133CF7">
          <w:t>(</w:t>
        </w:r>
      </w:ins>
      <w:r w:rsidRPr="00133CF7">
        <w:t>as measured by ADL scores</w:t>
      </w:r>
      <w:ins w:id="1033" w:author="Author">
        <w:r w:rsidR="008C70E3" w:rsidRPr="00133CF7">
          <w:t>)</w:t>
        </w:r>
      </w:ins>
      <w:del w:id="1034" w:author="Author">
        <w:r w:rsidRPr="00133CF7" w:rsidDel="008C70E3">
          <w:delText>,</w:delText>
        </w:r>
      </w:del>
      <w:r w:rsidRPr="00133CF7">
        <w:t xml:space="preserve"> </w:t>
      </w:r>
      <w:ins w:id="1035" w:author="Author">
        <w:r w:rsidR="008C70E3" w:rsidRPr="00133CF7">
          <w:t xml:space="preserve">is a consistent </w:t>
        </w:r>
      </w:ins>
      <w:del w:id="1036" w:author="Author">
        <w:r w:rsidRPr="00133CF7" w:rsidDel="008C70E3">
          <w:delText>has consistently emerged as a</w:delText>
        </w:r>
      </w:del>
      <w:ins w:id="1037" w:author="Author">
        <w:r w:rsidR="008C70E3" w:rsidRPr="00133CF7">
          <w:t>and</w:t>
        </w:r>
      </w:ins>
      <w:r w:rsidRPr="00133CF7">
        <w:t xml:space="preserve"> robust mortality predictor across diverse care settings [3,</w:t>
      </w:r>
      <w:del w:id="1038" w:author="Author">
        <w:r w:rsidRPr="00133CF7" w:rsidDel="00523265">
          <w:delText xml:space="preserve"> </w:delText>
        </w:r>
      </w:del>
      <w:r w:rsidRPr="00133CF7">
        <w:t xml:space="preserve">39]. Weight loss, particularly unintentional loss exceeding 5% of </w:t>
      </w:r>
      <w:ins w:id="1039" w:author="Author">
        <w:r w:rsidRPr="00133CF7">
          <w:rPr>
            <w:rFonts w:ascii="Calibri" w:eastAsia="PMingLiU" w:hAnsi="Calibri" w:cs="Times New Roman"/>
          </w:rPr>
          <w:t xml:space="preserve">the </w:t>
        </w:r>
      </w:ins>
      <w:r w:rsidRPr="00133CF7">
        <w:rPr>
          <w:rFonts w:ascii="Calibri" w:eastAsia="PMingLiU" w:hAnsi="Calibri" w:cs="Times New Roman"/>
        </w:rPr>
        <w:t xml:space="preserve">body weight, serves as a clinical marker </w:t>
      </w:r>
      <w:ins w:id="1040" w:author="Author">
        <w:r w:rsidRPr="00133CF7">
          <w:t>of</w:t>
        </w:r>
      </w:ins>
      <w:del w:id="1041" w:author="Author">
        <w:r w:rsidRPr="00133CF7">
          <w:delText>for</w:delText>
        </w:r>
      </w:del>
      <w:r w:rsidRPr="00133CF7">
        <w:t xml:space="preserve"> frailty, malnutrition, and underlying systemic illness</w:t>
      </w:r>
      <w:ins w:id="1042" w:author="Author">
        <w:r w:rsidRPr="00133CF7">
          <w:rPr>
            <w:rFonts w:ascii="Calibri" w:eastAsia="PMingLiU" w:hAnsi="Calibri" w:cs="Times New Roman"/>
          </w:rPr>
          <w:t>es</w:t>
        </w:r>
      </w:ins>
      <w:r w:rsidRPr="00133CF7">
        <w:rPr>
          <w:rFonts w:ascii="Calibri" w:eastAsia="PMingLiU" w:hAnsi="Calibri" w:cs="Times New Roman"/>
        </w:rPr>
        <w:t xml:space="preserve"> </w:t>
      </w:r>
      <w:r w:rsidRPr="00133CF7">
        <w:t xml:space="preserve">[40]. The concordance between </w:t>
      </w:r>
      <w:ins w:id="1043" w:author="Author">
        <w:r w:rsidR="00103A4E" w:rsidRPr="00133CF7">
          <w:t xml:space="preserve">the </w:t>
        </w:r>
      </w:ins>
      <w:r w:rsidRPr="00133CF7">
        <w:t xml:space="preserve">SHAP-identified features and clinically validated risk factors enhances </w:t>
      </w:r>
      <w:ins w:id="1044" w:author="Author">
        <w:r w:rsidR="00103A4E" w:rsidRPr="00133CF7">
          <w:t xml:space="preserve">the </w:t>
        </w:r>
      </w:ins>
      <w:r w:rsidRPr="00133CF7">
        <w:t>model</w:t>
      </w:r>
      <w:ins w:id="1045" w:author="Author">
        <w:r w:rsidR="00103A4E" w:rsidRPr="00133CF7">
          <w:t>’s</w:t>
        </w:r>
      </w:ins>
      <w:r w:rsidRPr="00133CF7">
        <w:t xml:space="preserve"> credibility</w:t>
      </w:r>
      <w:ins w:id="1046" w:author="Author">
        <w:r w:rsidR="00103A4E" w:rsidRPr="00133CF7">
          <w:t xml:space="preserve">, which may </w:t>
        </w:r>
      </w:ins>
      <w:del w:id="1047" w:author="Author">
        <w:r w:rsidRPr="00133CF7" w:rsidDel="00103A4E">
          <w:delText xml:space="preserve"> and </w:delText>
        </w:r>
      </w:del>
      <w:r w:rsidRPr="00133CF7">
        <w:t>facilitate</w:t>
      </w:r>
      <w:del w:id="1048" w:author="Author">
        <w:r w:rsidRPr="00133CF7" w:rsidDel="00103A4E">
          <w:delText>s</w:delText>
        </w:r>
      </w:del>
      <w:r w:rsidRPr="00133CF7">
        <w:t xml:space="preserve"> acceptance among care teams </w:t>
      </w:r>
      <w:ins w:id="1049" w:author="Author">
        <w:r w:rsidRPr="00133CF7">
          <w:t>that</w:t>
        </w:r>
      </w:ins>
      <w:del w:id="1050" w:author="Author">
        <w:r w:rsidRPr="00133CF7">
          <w:delText>who</w:delText>
        </w:r>
      </w:del>
      <w:r w:rsidRPr="00133CF7">
        <w:t xml:space="preserve"> may otherwise be skeptical of algorithm-driven recommendations.</w:t>
      </w:r>
    </w:p>
    <w:p w14:paraId="0C5D5AD2" w14:textId="77777777" w:rsidR="00B139C2" w:rsidRPr="00133CF7" w:rsidRDefault="00B139C2" w:rsidP="004B22E3"/>
    <w:p w14:paraId="7471F2E4" w14:textId="5A21013D" w:rsidR="00B139C2" w:rsidRPr="00133CF7" w:rsidRDefault="001042F6" w:rsidP="004B22E3">
      <w:del w:id="1051" w:author="Author">
        <w:r w:rsidRPr="00133CF7" w:rsidDel="00AC5C41">
          <w:delText>It is also worth noting that</w:delText>
        </w:r>
      </w:del>
      <w:ins w:id="1052" w:author="Author">
        <w:r w:rsidR="00AC5C41" w:rsidRPr="00133CF7">
          <w:t>Additionally,</w:t>
        </w:r>
      </w:ins>
      <w:r w:rsidRPr="00133CF7">
        <w:t xml:space="preserve"> our model was developed and validated exclusively in </w:t>
      </w:r>
      <w:del w:id="1053" w:author="Author">
        <w:r w:rsidRPr="00133CF7" w:rsidDel="00AC5C41">
          <w:delText xml:space="preserve">an Asian population, specifically among </w:delText>
        </w:r>
      </w:del>
      <w:r w:rsidRPr="00133CF7">
        <w:t>Taiwanese LTCF residents</w:t>
      </w:r>
      <w:ins w:id="1054" w:author="Author">
        <w:r w:rsidR="00B01415" w:rsidRPr="00133CF7">
          <w:t>—</w:t>
        </w:r>
        <w:r w:rsidR="00103A4E" w:rsidRPr="00133CF7">
          <w:t>that is, an Asian population</w:t>
        </w:r>
      </w:ins>
      <w:r w:rsidRPr="00133CF7">
        <w:t xml:space="preserve">. </w:t>
      </w:r>
      <w:ins w:id="1055" w:author="Author">
        <w:r w:rsidR="00103A4E" w:rsidRPr="00133CF7">
          <w:t xml:space="preserve">Meanwhile, </w:t>
        </w:r>
      </w:ins>
      <w:del w:id="1056" w:author="Author">
        <w:r w:rsidRPr="00133CF7" w:rsidDel="00103A4E">
          <w:delText>M</w:delText>
        </w:r>
      </w:del>
      <w:ins w:id="1057" w:author="Author">
        <w:r w:rsidR="00103A4E" w:rsidRPr="00133CF7">
          <w:t>m</w:t>
        </w:r>
      </w:ins>
      <w:r w:rsidRPr="00133CF7">
        <w:t xml:space="preserve">ost existing mortality prediction tools have been derived from Western cohorts, primarily using U.S. </w:t>
      </w:r>
      <w:del w:id="1058" w:author="Author">
        <w:r w:rsidRPr="00133CF7" w:rsidDel="00A04054">
          <w:delText>Minimum Data Set</w:delText>
        </w:r>
      </w:del>
      <w:ins w:id="1059" w:author="Author">
        <w:r w:rsidR="00A04054" w:rsidRPr="00133CF7">
          <w:t>MDS</w:t>
        </w:r>
      </w:ins>
      <w:r w:rsidRPr="00133CF7">
        <w:t xml:space="preserve"> registries [5-8,</w:t>
      </w:r>
      <w:del w:id="1060" w:author="Author">
        <w:r w:rsidRPr="00133CF7" w:rsidDel="00523265">
          <w:delText xml:space="preserve"> </w:delText>
        </w:r>
      </w:del>
      <w:r w:rsidRPr="00133CF7">
        <w:t>11,</w:t>
      </w:r>
      <w:del w:id="1061" w:author="Author">
        <w:r w:rsidRPr="00133CF7" w:rsidDel="00523265">
          <w:delText xml:space="preserve"> </w:delText>
        </w:r>
      </w:del>
      <w:r w:rsidRPr="00133CF7">
        <w:t xml:space="preserve">14]. </w:t>
      </w:r>
      <w:ins w:id="1062" w:author="Author">
        <w:r w:rsidR="00A04054" w:rsidRPr="00133CF7">
          <w:t>Worthy of note is that the e</w:t>
        </w:r>
      </w:ins>
      <w:del w:id="1063" w:author="Author">
        <w:r w:rsidRPr="00133CF7" w:rsidDel="00A04054">
          <w:delText>E</w:delText>
        </w:r>
      </w:del>
      <w:r w:rsidRPr="00133CF7">
        <w:t xml:space="preserve">thnic and geographic differences in disease prevalence, healthcare utilization patterns, cultural attitudes toward end-of-life care, and nutritional status may limit the generalizability of Western-derived models to Asian contexts [16]. By developing a prediction model </w:t>
      </w:r>
      <w:r w:rsidRPr="00133CF7">
        <w:lastRenderedPageBreak/>
        <w:t>grounded in Taiwanese long-term care data, this study contributes region-specific evidence</w:t>
      </w:r>
      <w:ins w:id="1064" w:author="Author">
        <w:r w:rsidR="00A04054" w:rsidRPr="00133CF7">
          <w:t xml:space="preserve">, emphasizing </w:t>
        </w:r>
      </w:ins>
      <w:del w:id="1065" w:author="Author">
        <w:r w:rsidRPr="00133CF7" w:rsidDel="00A04054">
          <w:delText xml:space="preserve"> and demonstrates </w:delText>
        </w:r>
      </w:del>
      <w:r w:rsidRPr="00133CF7">
        <w:t>that interpretable machine learning approaches can achieve strong performance using locally relevant variables.</w:t>
      </w:r>
    </w:p>
    <w:p w14:paraId="52801567" w14:textId="77777777" w:rsidR="00B139C2" w:rsidRPr="00133CF7" w:rsidRDefault="00B139C2" w:rsidP="004B22E3"/>
    <w:p w14:paraId="16C204EF" w14:textId="77777777" w:rsidR="00B139C2" w:rsidRPr="00133CF7" w:rsidRDefault="001042F6" w:rsidP="004B22E3">
      <w:pPr>
        <w:rPr>
          <w:b/>
          <w:bCs/>
          <w:i/>
          <w:iCs/>
        </w:rPr>
      </w:pPr>
      <w:r w:rsidRPr="00133CF7">
        <w:rPr>
          <w:b/>
          <w:bCs/>
          <w:i/>
          <w:iCs/>
        </w:rPr>
        <w:t>Subgroup Performance and Algorithmic Fairness</w:t>
      </w:r>
    </w:p>
    <w:p w14:paraId="2C44099C" w14:textId="6FF69330" w:rsidR="00B139C2" w:rsidRPr="00133CF7" w:rsidRDefault="001042F6" w:rsidP="004B22E3">
      <w:r w:rsidRPr="00133CF7">
        <w:t xml:space="preserve">A particularly noteworthy finding was the </w:t>
      </w:r>
      <w:del w:id="1066" w:author="Author">
        <w:r w:rsidRPr="00133CF7">
          <w:delText xml:space="preserve">model's </w:delText>
        </w:r>
      </w:del>
      <w:r w:rsidRPr="00133CF7">
        <w:t xml:space="preserve">exceptional performance </w:t>
      </w:r>
      <w:ins w:id="1067" w:author="Author">
        <w:r w:rsidRPr="00133CF7">
          <w:rPr>
            <w:rFonts w:ascii="Calibri" w:eastAsia="PMingLiU" w:hAnsi="Calibri" w:cs="Times New Roman"/>
          </w:rPr>
          <w:t xml:space="preserve">of the model </w:t>
        </w:r>
      </w:ins>
      <w:r w:rsidRPr="00133CF7">
        <w:rPr>
          <w:rFonts w:ascii="Calibri" w:eastAsia="PMingLiU" w:hAnsi="Calibri" w:cs="Times New Roman"/>
        </w:rPr>
        <w:t xml:space="preserve">(accuracy </w:t>
      </w:r>
      <w:r w:rsidRPr="00133CF7">
        <w:t>=</w:t>
      </w:r>
      <w:ins w:id="1068" w:author="Author">
        <w:r w:rsidR="00DA0A14" w:rsidRPr="00133CF7">
          <w:t xml:space="preserve"> </w:t>
        </w:r>
      </w:ins>
      <w:r w:rsidRPr="00133CF7">
        <w:t xml:space="preserve">90%) among residents who demonstrated ADL improvement after LTCF admission. Clinically, functional improvement is typically interpreted as a positive prognostic indicator and </w:t>
      </w:r>
      <w:del w:id="1069" w:author="Author">
        <w:r w:rsidRPr="00133CF7" w:rsidDel="00EE3353">
          <w:delText xml:space="preserve">is frequently </w:delText>
        </w:r>
      </w:del>
      <w:r w:rsidRPr="00133CF7">
        <w:t xml:space="preserve">used as a quality metric </w:t>
      </w:r>
      <w:ins w:id="1070" w:author="Author">
        <w:r w:rsidRPr="00133CF7">
          <w:t>in</w:t>
        </w:r>
      </w:ins>
      <w:del w:id="1071" w:author="Author">
        <w:r w:rsidRPr="00133CF7">
          <w:delText>for</w:delText>
        </w:r>
      </w:del>
      <w:r w:rsidRPr="00133CF7">
        <w:t xml:space="preserve"> institutional care [41,</w:t>
      </w:r>
      <w:del w:id="1072" w:author="Author">
        <w:r w:rsidRPr="00133CF7" w:rsidDel="00523265">
          <w:delText xml:space="preserve"> </w:delText>
        </w:r>
      </w:del>
      <w:r w:rsidRPr="00133CF7">
        <w:t xml:space="preserve">42]. However, our results suggest that a meaningful subset of residents with improving functional status may still face </w:t>
      </w:r>
      <w:ins w:id="1073" w:author="Author">
        <w:r w:rsidRPr="00133CF7">
          <w:rPr>
            <w:rFonts w:ascii="Calibri" w:eastAsia="PMingLiU" w:hAnsi="Calibri" w:cs="Times New Roman"/>
          </w:rPr>
          <w:t xml:space="preserve">an </w:t>
        </w:r>
      </w:ins>
      <w:r w:rsidRPr="00133CF7">
        <w:rPr>
          <w:rFonts w:ascii="Calibri" w:eastAsia="PMingLiU" w:hAnsi="Calibri" w:cs="Times New Roman"/>
        </w:rPr>
        <w:t>elevated short-term mortality risk</w:t>
      </w:r>
      <w:r w:rsidRPr="00133CF7">
        <w:t xml:space="preserve">, a pattern that may be difficult to identify </w:t>
      </w:r>
      <w:ins w:id="1074" w:author="Author">
        <w:r w:rsidRPr="00133CF7">
          <w:t>using</w:t>
        </w:r>
      </w:ins>
      <w:del w:id="1075" w:author="Author">
        <w:r w:rsidRPr="00133CF7">
          <w:delText>through</w:delText>
        </w:r>
      </w:del>
      <w:r w:rsidRPr="00133CF7">
        <w:t xml:space="preserve"> conventional clinical assessment</w:t>
      </w:r>
      <w:ins w:id="1076" w:author="Author">
        <w:r w:rsidRPr="00133CF7">
          <w:rPr>
            <w:rFonts w:ascii="Calibri" w:eastAsia="PMingLiU" w:hAnsi="Calibri" w:cs="Times New Roman"/>
          </w:rPr>
          <w:t>s</w:t>
        </w:r>
      </w:ins>
      <w:r w:rsidRPr="00133CF7">
        <w:rPr>
          <w:rFonts w:ascii="Calibri" w:eastAsia="PMingLiU" w:hAnsi="Calibri" w:cs="Times New Roman"/>
        </w:rPr>
        <w:t xml:space="preserve"> alone.</w:t>
      </w:r>
    </w:p>
    <w:p w14:paraId="493175C5" w14:textId="77777777" w:rsidR="00B139C2" w:rsidRPr="00133CF7" w:rsidRDefault="00B139C2" w:rsidP="004B22E3"/>
    <w:p w14:paraId="097FE714" w14:textId="415E3E08" w:rsidR="00B139C2" w:rsidRPr="00133CF7" w:rsidRDefault="001042F6" w:rsidP="004B22E3">
      <w:r w:rsidRPr="00133CF7">
        <w:t xml:space="preserve">Several mechanisms </w:t>
      </w:r>
      <w:ins w:id="1077" w:author="Author">
        <w:r w:rsidRPr="00133CF7">
          <w:t>can</w:t>
        </w:r>
      </w:ins>
      <w:del w:id="1078" w:author="Author">
        <w:r w:rsidRPr="00133CF7">
          <w:delText>may</w:delText>
        </w:r>
      </w:del>
      <w:r w:rsidRPr="00133CF7">
        <w:t xml:space="preserve"> explain this paradoxical association. First, some residents may experience transient functional recovery or </w:t>
      </w:r>
      <w:ins w:id="1079" w:author="Author">
        <w:r w:rsidR="00EE3353" w:rsidRPr="00133CF7">
          <w:t>“</w:t>
        </w:r>
      </w:ins>
      <w:del w:id="1080" w:author="Author">
        <w:r w:rsidRPr="00133CF7" w:rsidDel="00EE3353">
          <w:delText>"</w:delText>
        </w:r>
      </w:del>
      <w:r w:rsidRPr="00133CF7">
        <w:rPr>
          <w:iCs/>
        </w:rPr>
        <w:t>terminal lucidity</w:t>
      </w:r>
      <w:del w:id="1081" w:author="Author">
        <w:r w:rsidRPr="00133CF7" w:rsidDel="00EE3353">
          <w:rPr>
            <w:iCs/>
          </w:rPr>
          <w:delText>"</w:delText>
        </w:r>
      </w:del>
      <w:ins w:id="1082" w:author="Author">
        <w:r w:rsidR="00EE3353" w:rsidRPr="00133CF7">
          <w:rPr>
            <w:iCs/>
          </w:rPr>
          <w:t>,”</w:t>
        </w:r>
      </w:ins>
      <w:del w:id="1083" w:author="Author">
        <w:r w:rsidRPr="00133CF7" w:rsidDel="00EE3353">
          <w:delText>,</w:delText>
        </w:r>
      </w:del>
      <w:r w:rsidRPr="00133CF7">
        <w:t xml:space="preserve"> </w:t>
      </w:r>
      <w:ins w:id="1084" w:author="Author">
        <w:r w:rsidR="00EE3353" w:rsidRPr="00133CF7">
          <w:t xml:space="preserve">referring to </w:t>
        </w:r>
      </w:ins>
      <w:r w:rsidRPr="00133CF7">
        <w:t xml:space="preserve">brief improvements in cognitive or physical function shortly before death, a phenomenon documented in </w:t>
      </w:r>
      <w:ins w:id="1085" w:author="Author">
        <w:r w:rsidRPr="00133CF7">
          <w:rPr>
            <w:rFonts w:ascii="Calibri" w:eastAsia="PMingLiU" w:hAnsi="Calibri" w:cs="Times New Roman"/>
          </w:rPr>
          <w:t xml:space="preserve">the </w:t>
        </w:r>
      </w:ins>
      <w:r w:rsidRPr="00133CF7">
        <w:rPr>
          <w:rFonts w:ascii="Calibri" w:eastAsia="PMingLiU" w:hAnsi="Calibri" w:cs="Times New Roman"/>
        </w:rPr>
        <w:t xml:space="preserve">palliative care literature </w:t>
      </w:r>
      <w:r w:rsidRPr="00133CF7">
        <w:t>[43,</w:t>
      </w:r>
      <w:del w:id="1086" w:author="Author">
        <w:r w:rsidRPr="00133CF7" w:rsidDel="00523265">
          <w:delText xml:space="preserve"> </w:delText>
        </w:r>
      </w:del>
      <w:r w:rsidRPr="00133CF7">
        <w:t>44]. Second, residents with very low baseline ADL may show relative improvement from institutional rehabilitation while still harboring severe underlying comorbidities</w:t>
      </w:r>
      <w:ins w:id="1087" w:author="Author">
        <w:r w:rsidR="00AD35A8" w:rsidRPr="00133CF7">
          <w:t>/</w:t>
        </w:r>
      </w:ins>
      <w:del w:id="1088" w:author="Author">
        <w:r w:rsidRPr="00133CF7" w:rsidDel="00AD35A8">
          <w:delText xml:space="preserve"> or </w:delText>
        </w:r>
      </w:del>
      <w:r w:rsidRPr="00133CF7">
        <w:t>physiologic</w:t>
      </w:r>
      <w:ins w:id="1089" w:author="Author">
        <w:r w:rsidRPr="00133CF7">
          <w:rPr>
            <w:rFonts w:ascii="Calibri" w:eastAsia="PMingLiU" w:hAnsi="Calibri" w:cs="Times New Roman"/>
          </w:rPr>
          <w:t>al</w:t>
        </w:r>
      </w:ins>
      <w:r w:rsidRPr="00133CF7">
        <w:rPr>
          <w:rFonts w:ascii="Calibri" w:eastAsia="PMingLiU" w:hAnsi="Calibri" w:cs="Times New Roman"/>
        </w:rPr>
        <w:t xml:space="preserve"> frailty</w:t>
      </w:r>
      <w:ins w:id="1090" w:author="Author">
        <w:r w:rsidR="00562CF5" w:rsidRPr="00133CF7">
          <w:rPr>
            <w:rFonts w:ascii="Calibri" w:eastAsia="PMingLiU" w:hAnsi="Calibri" w:cs="Times New Roman"/>
          </w:rPr>
          <w:t>, which in turn may</w:t>
        </w:r>
      </w:ins>
      <w:r w:rsidRPr="00133CF7">
        <w:rPr>
          <w:rFonts w:ascii="Calibri" w:eastAsia="PMingLiU" w:hAnsi="Calibri" w:cs="Times New Roman"/>
        </w:rPr>
        <w:t xml:space="preserve"> not </w:t>
      </w:r>
      <w:ins w:id="1091" w:author="Author">
        <w:r w:rsidR="00562CF5" w:rsidRPr="00133CF7">
          <w:rPr>
            <w:rFonts w:ascii="Calibri" w:eastAsia="PMingLiU" w:hAnsi="Calibri" w:cs="Times New Roman"/>
          </w:rPr>
          <w:t xml:space="preserve">be </w:t>
        </w:r>
      </w:ins>
      <w:r w:rsidRPr="00133CF7">
        <w:rPr>
          <w:rFonts w:ascii="Calibri" w:eastAsia="PMingLiU" w:hAnsi="Calibri" w:cs="Times New Roman"/>
        </w:rPr>
        <w:t>fully captured by functional measures alone</w:t>
      </w:r>
      <w:r w:rsidRPr="00133CF7">
        <w:t xml:space="preserve"> [45,</w:t>
      </w:r>
      <w:del w:id="1092" w:author="Author">
        <w:r w:rsidRPr="00133CF7" w:rsidDel="00523265">
          <w:delText xml:space="preserve"> </w:delText>
        </w:r>
      </w:del>
      <w:r w:rsidRPr="00133CF7">
        <w:t xml:space="preserve">46]. Similarly, selection effects may operate such that residents admitted to LTCFs in acute decompensation states show functional </w:t>
      </w:r>
      <w:ins w:id="1093" w:author="Author">
        <w:r w:rsidR="00562CF5" w:rsidRPr="00133CF7">
          <w:t>“</w:t>
        </w:r>
      </w:ins>
      <w:del w:id="1094" w:author="Author">
        <w:r w:rsidRPr="00133CF7" w:rsidDel="00562CF5">
          <w:delText>'</w:delText>
        </w:r>
      </w:del>
      <w:r w:rsidRPr="00133CF7">
        <w:t>improvement</w:t>
      </w:r>
      <w:del w:id="1095" w:author="Author">
        <w:r w:rsidRPr="00133CF7" w:rsidDel="00562CF5">
          <w:delText>'</w:delText>
        </w:r>
      </w:del>
      <w:ins w:id="1096" w:author="Author">
        <w:r w:rsidR="00562CF5" w:rsidRPr="00133CF7">
          <w:t>”</w:t>
        </w:r>
      </w:ins>
      <w:r w:rsidRPr="00133CF7">
        <w:t xml:space="preserve"> simply by returning toward their prior baseline, yet remain at </w:t>
      </w:r>
      <w:ins w:id="1097" w:author="Author">
        <w:r w:rsidR="00562CF5" w:rsidRPr="00133CF7">
          <w:t xml:space="preserve">a </w:t>
        </w:r>
      </w:ins>
      <w:r w:rsidRPr="00133CF7">
        <w:t>high mortality risk due to the severity of the precipitating illness</w:t>
      </w:r>
      <w:ins w:id="1098" w:author="Author">
        <w:r w:rsidR="00562CF5" w:rsidRPr="00133CF7">
          <w:t>/</w:t>
        </w:r>
      </w:ins>
      <w:del w:id="1099" w:author="Author">
        <w:r w:rsidRPr="00133CF7" w:rsidDel="00562CF5">
          <w:delText xml:space="preserve"> or </w:delText>
        </w:r>
      </w:del>
      <w:r w:rsidRPr="00133CF7">
        <w:t>frailty [45,</w:t>
      </w:r>
      <w:del w:id="1100" w:author="Author">
        <w:r w:rsidRPr="00133CF7" w:rsidDel="00523265">
          <w:delText xml:space="preserve"> </w:delText>
        </w:r>
      </w:del>
      <w:r w:rsidRPr="00133CF7">
        <w:t>47].</w:t>
      </w:r>
    </w:p>
    <w:p w14:paraId="0AD09BF2" w14:textId="77777777" w:rsidR="00B139C2" w:rsidRPr="00133CF7" w:rsidRDefault="00B139C2" w:rsidP="004B22E3"/>
    <w:p w14:paraId="7FFB56CC" w14:textId="7C411EE6" w:rsidR="00B139C2" w:rsidRPr="00133CF7" w:rsidRDefault="001042F6" w:rsidP="004B22E3">
      <w:r w:rsidRPr="00133CF7">
        <w:t xml:space="preserve">From an algorithmic fairness perspective, this subgroup represents cases </w:t>
      </w:r>
      <w:ins w:id="1101" w:author="Author">
        <w:r w:rsidRPr="00133CF7">
          <w:rPr>
            <w:rFonts w:ascii="Calibri" w:eastAsia="PMingLiU" w:hAnsi="Calibri" w:cs="Times New Roman"/>
          </w:rPr>
          <w:t xml:space="preserve">in </w:t>
        </w:r>
      </w:ins>
      <w:r w:rsidRPr="00133CF7">
        <w:rPr>
          <w:rFonts w:ascii="Calibri" w:eastAsia="PMingLiU" w:hAnsi="Calibri" w:cs="Times New Roman"/>
        </w:rPr>
        <w:t>wh</w:t>
      </w:r>
      <w:ins w:id="1102" w:author="Author">
        <w:r w:rsidRPr="00133CF7">
          <w:t>ich</w:t>
        </w:r>
      </w:ins>
      <w:del w:id="1103" w:author="Author">
        <w:r w:rsidRPr="00133CF7">
          <w:delText>ere</w:delText>
        </w:r>
      </w:del>
      <w:r w:rsidRPr="00133CF7">
        <w:t xml:space="preserve"> human clinical judgment is most likely to underestimate </w:t>
      </w:r>
      <w:r w:rsidRPr="00133CF7">
        <w:rPr>
          <w:rFonts w:ascii="Calibri" w:eastAsia="PMingLiU" w:hAnsi="Calibri" w:cs="Times New Roman"/>
        </w:rPr>
        <w:t>risk</w:t>
      </w:r>
      <w:r w:rsidRPr="00133CF7">
        <w:t xml:space="preserve">, </w:t>
      </w:r>
      <w:del w:id="1104" w:author="Author">
        <w:r w:rsidRPr="00133CF7" w:rsidDel="00AD35A8">
          <w:delText>what might</w:delText>
        </w:r>
      </w:del>
      <w:ins w:id="1105" w:author="Author">
        <w:r w:rsidR="00AD35A8" w:rsidRPr="00133CF7">
          <w:t xml:space="preserve">referring to situations sometimes </w:t>
        </w:r>
      </w:ins>
      <w:del w:id="1106" w:author="Author">
        <w:r w:rsidRPr="00133CF7" w:rsidDel="00AD35A8">
          <w:delText xml:space="preserve"> be </w:delText>
        </w:r>
      </w:del>
      <w:r w:rsidRPr="00133CF7">
        <w:t xml:space="preserve">termed </w:t>
      </w:r>
      <w:ins w:id="1107" w:author="Author">
        <w:r w:rsidR="00AD35A8" w:rsidRPr="00133CF7">
          <w:t>“</w:t>
        </w:r>
      </w:ins>
      <w:del w:id="1108" w:author="Author">
        <w:r w:rsidRPr="00133CF7" w:rsidDel="00AD35A8">
          <w:delText>"</w:delText>
        </w:r>
      </w:del>
      <w:r w:rsidRPr="00133CF7">
        <w:t>false reassurance</w:t>
      </w:r>
      <w:del w:id="1109" w:author="Author">
        <w:r w:rsidRPr="00133CF7" w:rsidDel="00AD35A8">
          <w:delText>"</w:delText>
        </w:r>
      </w:del>
      <w:ins w:id="1110" w:author="Author">
        <w:r w:rsidR="00AD35A8" w:rsidRPr="00133CF7">
          <w:t>”</w:t>
        </w:r>
      </w:ins>
      <w:r w:rsidRPr="00133CF7">
        <w:t xml:space="preserve"> scenarios. The </w:t>
      </w:r>
      <w:del w:id="1111" w:author="Author">
        <w:r w:rsidRPr="00133CF7">
          <w:delText xml:space="preserve">model's </w:delText>
        </w:r>
      </w:del>
      <w:r w:rsidRPr="00133CF7">
        <w:t xml:space="preserve">ability </w:t>
      </w:r>
      <w:ins w:id="1112" w:author="Author">
        <w:r w:rsidRPr="00133CF7">
          <w:rPr>
            <w:rFonts w:ascii="Calibri" w:eastAsia="PMingLiU" w:hAnsi="Calibri" w:cs="Times New Roman"/>
          </w:rPr>
          <w:t xml:space="preserve">of the model </w:t>
        </w:r>
      </w:ins>
      <w:r w:rsidRPr="00133CF7">
        <w:rPr>
          <w:rFonts w:ascii="Calibri" w:eastAsia="PMingLiU" w:hAnsi="Calibri" w:cs="Times New Roman"/>
        </w:rPr>
        <w:t xml:space="preserve">to identify elevated mortality risk even in the presence of functional improvement has significant implications for </w:t>
      </w:r>
      <w:r w:rsidRPr="00133CF7">
        <w:t xml:space="preserve">ACP. </w:t>
      </w:r>
      <w:ins w:id="1113" w:author="Author">
        <w:r w:rsidRPr="00133CF7">
          <w:t>This</w:t>
        </w:r>
      </w:ins>
      <w:del w:id="1114" w:author="Author">
        <w:r w:rsidRPr="00133CF7">
          <w:delText>It</w:delText>
        </w:r>
      </w:del>
      <w:r w:rsidRPr="00133CF7">
        <w:t xml:space="preserve"> enables timely goals-of-care conversations and referrals to palliative services for residents whose improving ADL trajector</w:t>
      </w:r>
      <w:ins w:id="1115" w:author="Author">
        <w:r w:rsidRPr="00133CF7">
          <w:t>ies</w:t>
        </w:r>
      </w:ins>
      <w:del w:id="1116" w:author="Author">
        <w:r w:rsidRPr="00133CF7">
          <w:delText>y</w:delText>
        </w:r>
      </w:del>
      <w:r w:rsidRPr="00133CF7">
        <w:t xml:space="preserve"> </w:t>
      </w:r>
      <w:del w:id="1117" w:author="Author">
        <w:r w:rsidRPr="00133CF7" w:rsidDel="008C1D7D">
          <w:delText xml:space="preserve">might </w:delText>
        </w:r>
      </w:del>
      <w:ins w:id="1118" w:author="Author">
        <w:r w:rsidR="008C1D7D" w:rsidRPr="00133CF7">
          <w:t xml:space="preserve">could </w:t>
        </w:r>
      </w:ins>
      <w:r w:rsidRPr="00133CF7">
        <w:t xml:space="preserve">otherwise delay such discussions. </w:t>
      </w:r>
      <w:del w:id="1119" w:author="Author">
        <w:r w:rsidRPr="00133CF7" w:rsidDel="008C1D7D">
          <w:delText xml:space="preserve">This finding also highlights </w:delText>
        </w:r>
      </w:del>
      <w:ins w:id="1120" w:author="Author">
        <w:r w:rsidR="008C1D7D" w:rsidRPr="00133CF7">
          <w:t>T</w:t>
        </w:r>
      </w:ins>
      <w:del w:id="1121" w:author="Author">
        <w:r w:rsidRPr="00133CF7" w:rsidDel="008C1D7D">
          <w:delText>t</w:delText>
        </w:r>
      </w:del>
      <w:r w:rsidRPr="00133CF7">
        <w:t xml:space="preserve">he </w:t>
      </w:r>
      <w:ins w:id="1122" w:author="Author">
        <w:r w:rsidR="008C1D7D" w:rsidRPr="00133CF7">
          <w:t xml:space="preserve">potential </w:t>
        </w:r>
      </w:ins>
      <w:r w:rsidRPr="00133CF7">
        <w:t>complementary role of algorithmic decision support</w:t>
      </w:r>
      <w:ins w:id="1123" w:author="Author">
        <w:r w:rsidR="008C1D7D" w:rsidRPr="00133CF7">
          <w:t xml:space="preserve"> is also emphasized here, showing that it does </w:t>
        </w:r>
      </w:ins>
      <w:del w:id="1124" w:author="Author">
        <w:r w:rsidRPr="00133CF7" w:rsidDel="008C1D7D">
          <w:delText xml:space="preserve">: </w:delText>
        </w:r>
      </w:del>
      <w:r w:rsidRPr="00133CF7">
        <w:t xml:space="preserve">not </w:t>
      </w:r>
      <w:del w:id="1125" w:author="Author">
        <w:r w:rsidRPr="00133CF7" w:rsidDel="008C1D7D">
          <w:delText xml:space="preserve">to </w:delText>
        </w:r>
      </w:del>
      <w:r w:rsidRPr="00133CF7">
        <w:t>replace clinical expertise</w:t>
      </w:r>
      <w:del w:id="1126" w:author="Author">
        <w:r w:rsidRPr="00133CF7">
          <w:delText>,</w:delText>
        </w:r>
      </w:del>
      <w:r w:rsidRPr="00133CF7">
        <w:t xml:space="preserve"> but </w:t>
      </w:r>
      <w:del w:id="1127" w:author="Author">
        <w:r w:rsidRPr="00133CF7" w:rsidDel="008C1D7D">
          <w:delText xml:space="preserve">to </w:delText>
        </w:r>
      </w:del>
      <w:ins w:id="1128" w:author="Author">
        <w:r w:rsidR="008C1D7D" w:rsidRPr="00133CF7">
          <w:t xml:space="preserve">brings to the </w:t>
        </w:r>
      </w:ins>
      <w:r w:rsidRPr="00133CF7">
        <w:t>surface risk patterns that may be counterintuitive or masked by seemingly positive clinical indicators.</w:t>
      </w:r>
    </w:p>
    <w:p w14:paraId="683DBFAD" w14:textId="77777777" w:rsidR="00B139C2" w:rsidRPr="00133CF7" w:rsidRDefault="00B139C2" w:rsidP="004B22E3"/>
    <w:p w14:paraId="23EF3B86" w14:textId="56EE0F0E" w:rsidR="00B139C2" w:rsidRPr="00133CF7" w:rsidRDefault="001042F6" w:rsidP="004B22E3">
      <w:r w:rsidRPr="00133CF7">
        <w:t xml:space="preserve">Subgroup analyses further demonstrated </w:t>
      </w:r>
      <w:ins w:id="1129" w:author="Author">
        <w:r w:rsidR="008C1D7D" w:rsidRPr="00133CF7">
          <w:t xml:space="preserve">the model’s </w:t>
        </w:r>
      </w:ins>
      <w:r w:rsidRPr="00133CF7">
        <w:t>stable performance across sex and age strata</w:t>
      </w:r>
      <w:del w:id="1130" w:author="Author">
        <w:r w:rsidRPr="00133CF7">
          <w:delText>,</w:delText>
        </w:r>
      </w:del>
      <w:r w:rsidRPr="00133CF7">
        <w:t xml:space="preserve"> with minimal variation in discrimination (AUROC range: 0.88–0.89). </w:t>
      </w:r>
      <w:r w:rsidRPr="00133CF7">
        <w:lastRenderedPageBreak/>
        <w:t>This consistency suggests that the model does not systematically disadvantage specific demographic groups</w:t>
      </w:r>
      <w:del w:id="1131" w:author="Author">
        <w:r w:rsidRPr="00133CF7" w:rsidDel="00A414B2">
          <w:delText>,</w:delText>
        </w:r>
      </w:del>
      <w:ins w:id="1132" w:author="Author">
        <w:r w:rsidR="00A414B2" w:rsidRPr="00133CF7">
          <w:t xml:space="preserve">. This is key </w:t>
        </w:r>
      </w:ins>
      <w:del w:id="1133" w:author="Author">
        <w:r w:rsidRPr="00133CF7" w:rsidDel="00A414B2">
          <w:delText xml:space="preserve"> an important consideration given</w:delText>
        </w:r>
      </w:del>
      <w:ins w:id="1134" w:author="Author">
        <w:r w:rsidR="00A414B2" w:rsidRPr="00133CF7">
          <w:t>if we consider</w:t>
        </w:r>
      </w:ins>
      <w:r w:rsidRPr="00133CF7">
        <w:t xml:space="preserve"> </w:t>
      </w:r>
      <w:ins w:id="1135" w:author="Author">
        <w:r w:rsidRPr="00133CF7">
          <w:rPr>
            <w:rFonts w:ascii="Calibri" w:eastAsia="PMingLiU" w:hAnsi="Calibri" w:cs="Times New Roman"/>
          </w:rPr>
          <w:t xml:space="preserve">the </w:t>
        </w:r>
      </w:ins>
      <w:r w:rsidRPr="00133CF7">
        <w:rPr>
          <w:rFonts w:ascii="Calibri" w:eastAsia="PMingLiU" w:hAnsi="Calibri" w:cs="Times New Roman"/>
        </w:rPr>
        <w:t xml:space="preserve">ongoing concerns </w:t>
      </w:r>
      <w:ins w:id="1136" w:author="Author">
        <w:r w:rsidRPr="00133CF7">
          <w:t>regarding</w:t>
        </w:r>
      </w:ins>
      <w:del w:id="1137" w:author="Author">
        <w:r w:rsidRPr="00133CF7">
          <w:delText>about</w:delText>
        </w:r>
      </w:del>
      <w:r w:rsidRPr="00133CF7">
        <w:t xml:space="preserve"> algorithmic bias in healthcare AI [48]. Overall, </w:t>
      </w:r>
      <w:del w:id="1138" w:author="Author">
        <w:r w:rsidRPr="00133CF7" w:rsidDel="00A414B2">
          <w:delText>these subgroup findings support</w:delText>
        </w:r>
      </w:del>
      <w:ins w:id="1139" w:author="Author">
        <w:r w:rsidR="00A414B2" w:rsidRPr="00133CF7">
          <w:t>the evidence from subgroups underlines</w:t>
        </w:r>
      </w:ins>
      <w:r w:rsidRPr="00133CF7">
        <w:t xml:space="preserve"> the model’s robustness across key demographic strata</w:t>
      </w:r>
      <w:ins w:id="1140" w:author="Author">
        <w:r w:rsidR="00A414B2" w:rsidRPr="00133CF7">
          <w:t xml:space="preserve">, as well as </w:t>
        </w:r>
      </w:ins>
      <w:del w:id="1141" w:author="Author">
        <w:r w:rsidRPr="00133CF7" w:rsidDel="00A414B2">
          <w:delText xml:space="preserve"> while underscoring the need </w:delText>
        </w:r>
      </w:del>
      <w:ins w:id="1142" w:author="Author">
        <w:r w:rsidR="00A414B2" w:rsidRPr="00133CF7">
          <w:t xml:space="preserve">the necessity of </w:t>
        </w:r>
      </w:ins>
      <w:del w:id="1143" w:author="Author">
        <w:r w:rsidRPr="00133CF7" w:rsidDel="00A414B2">
          <w:delText xml:space="preserve">for </w:delText>
        </w:r>
      </w:del>
      <w:ins w:id="1144" w:author="Author">
        <w:r w:rsidRPr="00133CF7">
          <w:rPr>
            <w:rFonts w:ascii="Calibri" w:eastAsia="PMingLiU" w:hAnsi="Calibri" w:cs="Times New Roman"/>
          </w:rPr>
          <w:t xml:space="preserve">a </w:t>
        </w:r>
      </w:ins>
      <w:r w:rsidRPr="00133CF7">
        <w:rPr>
          <w:rFonts w:ascii="Calibri" w:eastAsia="PMingLiU" w:hAnsi="Calibri" w:cs="Times New Roman"/>
        </w:rPr>
        <w:t>prospective evaluation of whether risk signals in seemingly improving residents translate into better-timed, goal-concordant care when embedded in routine LTCF workflows.</w:t>
      </w:r>
    </w:p>
    <w:p w14:paraId="2BCB37D5" w14:textId="77777777" w:rsidR="00B139C2" w:rsidRPr="00133CF7" w:rsidRDefault="00B139C2" w:rsidP="004B22E3"/>
    <w:p w14:paraId="2E29AA0A" w14:textId="77777777" w:rsidR="00B139C2" w:rsidRPr="00133CF7" w:rsidRDefault="001042F6" w:rsidP="004B22E3">
      <w:pPr>
        <w:rPr>
          <w:b/>
          <w:i/>
          <w:iCs/>
        </w:rPr>
      </w:pPr>
      <w:r w:rsidRPr="00133CF7">
        <w:rPr>
          <w:b/>
          <w:i/>
          <w:iCs/>
        </w:rPr>
        <w:t>Potential Clinical and Operational Applications</w:t>
      </w:r>
    </w:p>
    <w:p w14:paraId="0F6D1C4D" w14:textId="62EC58C7" w:rsidR="00B139C2" w:rsidRPr="00133CF7" w:rsidRDefault="001042F6" w:rsidP="004B22E3">
      <w:r w:rsidRPr="00133CF7">
        <w:t xml:space="preserve">A primary goal of short-term mortality prediction in LTCFs is not to “label” residents, but to </w:t>
      </w:r>
      <w:ins w:id="1145" w:author="Author">
        <w:r w:rsidR="00D9160F" w:rsidRPr="00133CF7">
          <w:t xml:space="preserve">deliver timely </w:t>
        </w:r>
      </w:ins>
      <w:r w:rsidRPr="00133CF7">
        <w:t>support</w:t>
      </w:r>
      <w:del w:id="1146" w:author="Author">
        <w:r w:rsidRPr="00133CF7" w:rsidDel="00D9160F">
          <w:delText xml:space="preserve"> timely</w:delText>
        </w:r>
      </w:del>
      <w:r w:rsidRPr="00133CF7">
        <w:t>, proportionate care planning</w:t>
      </w:r>
      <w:ins w:id="1147" w:author="Author">
        <w:r w:rsidR="00F6208E" w:rsidRPr="00133CF7">
          <w:t>,</w:t>
        </w:r>
      </w:ins>
      <w:r w:rsidRPr="00133CF7">
        <w:t xml:space="preserve"> and resource allocation. In practice, a well-calibrated risk estimate </w:t>
      </w:r>
      <w:ins w:id="1148" w:author="Author">
        <w:r w:rsidRPr="00133CF7">
          <w:t>can</w:t>
        </w:r>
      </w:ins>
      <w:del w:id="1149" w:author="Author">
        <w:r w:rsidRPr="00133CF7">
          <w:delText>could</w:delText>
        </w:r>
      </w:del>
      <w:r w:rsidRPr="00133CF7">
        <w:t xml:space="preserve"> be used to trigger structured needs assessments (</w:t>
      </w:r>
      <w:ins w:id="1150" w:author="Author">
        <w:r w:rsidRPr="00133CF7">
          <w:t>e.g.</w:t>
        </w:r>
      </w:ins>
      <w:del w:id="1151" w:author="Author">
        <w:r w:rsidRPr="00133CF7">
          <w:delText>eg</w:delText>
        </w:r>
      </w:del>
      <w:r w:rsidRPr="00133CF7">
        <w:t>, symptom burden review</w:t>
      </w:r>
      <w:ins w:id="1152" w:author="Author">
        <w:r w:rsidRPr="00133CF7">
          <w:rPr>
            <w:rFonts w:ascii="Calibri" w:eastAsia="PMingLiU" w:hAnsi="Calibri" w:cs="Times New Roman"/>
          </w:rPr>
          <w:t>s</w:t>
        </w:r>
      </w:ins>
      <w:r w:rsidRPr="00133CF7">
        <w:rPr>
          <w:rFonts w:ascii="Calibri" w:eastAsia="PMingLiU" w:hAnsi="Calibri" w:cs="Times New Roman"/>
        </w:rPr>
        <w:t xml:space="preserve">, </w:t>
      </w:r>
      <w:r w:rsidRPr="00133CF7">
        <w:t>ACP discussions, medication review</w:t>
      </w:r>
      <w:ins w:id="1153" w:author="Author">
        <w:r w:rsidRPr="00133CF7">
          <w:rPr>
            <w:rFonts w:ascii="Calibri" w:eastAsia="PMingLiU" w:hAnsi="Calibri" w:cs="Times New Roman"/>
          </w:rPr>
          <w:t>s</w:t>
        </w:r>
      </w:ins>
      <w:r w:rsidRPr="00133CF7">
        <w:rPr>
          <w:rFonts w:ascii="Calibri" w:eastAsia="PMingLiU" w:hAnsi="Calibri" w:cs="Times New Roman"/>
        </w:rPr>
        <w:t>, family meetings, or palliati</w:t>
      </w:r>
      <w:r w:rsidRPr="00133CF7">
        <w:t>ve care consultation</w:t>
      </w:r>
      <w:ins w:id="1154" w:author="Author">
        <w:r w:rsidRPr="00133CF7">
          <w:rPr>
            <w:rFonts w:ascii="Calibri" w:eastAsia="PMingLiU" w:hAnsi="Calibri" w:cs="Times New Roman"/>
          </w:rPr>
          <w:t>s</w:t>
        </w:r>
      </w:ins>
      <w:r w:rsidRPr="00133CF7">
        <w:rPr>
          <w:rFonts w:ascii="Calibri" w:eastAsia="PMingLiU" w:hAnsi="Calibri" w:cs="Times New Roman"/>
        </w:rPr>
        <w:t xml:space="preserve">), </w:t>
      </w:r>
      <w:ins w:id="1155" w:author="Author">
        <w:r w:rsidR="002C4A7E" w:rsidRPr="00133CF7">
          <w:rPr>
            <w:rFonts w:ascii="Calibri" w:eastAsia="PMingLiU" w:hAnsi="Calibri" w:cs="Times New Roman"/>
          </w:rPr>
          <w:t xml:space="preserve">enabling the prioritization of </w:t>
        </w:r>
      </w:ins>
      <w:del w:id="1156" w:author="Author">
        <w:r w:rsidRPr="00133CF7" w:rsidDel="002C4A7E">
          <w:rPr>
            <w:rFonts w:ascii="Calibri" w:eastAsia="PMingLiU" w:hAnsi="Calibri" w:cs="Times New Roman"/>
          </w:rPr>
          <w:delText>prioriti</w:delText>
        </w:r>
        <w:r w:rsidRPr="00133CF7" w:rsidDel="002C4A7E">
          <w:delText xml:space="preserve">zing </w:delText>
        </w:r>
      </w:del>
      <w:r w:rsidRPr="00133CF7">
        <w:t xml:space="preserve">residents most likely to benefit from earlier engagement [4]. Because </w:t>
      </w:r>
      <w:del w:id="1157" w:author="Author">
        <w:r w:rsidRPr="00133CF7">
          <w:delText xml:space="preserve">the </w:delText>
        </w:r>
      </w:del>
      <w:r w:rsidRPr="00133CF7">
        <w:t>machine learning models provide predicted probabilities and demonstrate</w:t>
      </w:r>
      <w:del w:id="1158" w:author="Author">
        <w:r w:rsidRPr="00133CF7">
          <w:delText>d</w:delText>
        </w:r>
      </w:del>
      <w:r w:rsidRPr="00133CF7">
        <w:t xml:space="preserve"> good calibration across most of the risk spectrum, </w:t>
      </w:r>
      <w:ins w:id="1159" w:author="Author">
        <w:r w:rsidRPr="00133CF7">
          <w:t>they</w:t>
        </w:r>
      </w:ins>
      <w:del w:id="1160" w:author="Author">
        <w:r w:rsidRPr="00133CF7">
          <w:delText>it</w:delText>
        </w:r>
      </w:del>
      <w:r w:rsidRPr="00133CF7">
        <w:t xml:space="preserve"> can</w:t>
      </w:r>
      <w:ins w:id="1161" w:author="Author">
        <w:r w:rsidR="002C4A7E" w:rsidRPr="00133CF7">
          <w:t xml:space="preserve"> be supportive of </w:t>
        </w:r>
      </w:ins>
      <w:del w:id="1162" w:author="Author">
        <w:r w:rsidRPr="00133CF7" w:rsidDel="002C4A7E">
          <w:delText xml:space="preserve"> support </w:delText>
        </w:r>
      </w:del>
      <w:r w:rsidRPr="00133CF7">
        <w:t>threshold-based decision rules tailored to local capacit</w:t>
      </w:r>
      <w:ins w:id="1163" w:author="Author">
        <w:r w:rsidRPr="00133CF7">
          <w:t>ies</w:t>
        </w:r>
      </w:ins>
      <w:del w:id="1164" w:author="Author">
        <w:r w:rsidRPr="00133CF7">
          <w:delText>y</w:delText>
        </w:r>
      </w:del>
      <w:r w:rsidRPr="00133CF7">
        <w:t xml:space="preserve"> and values [13]. For example, facilities might adopt a lower threshold to prompt ACP education and preference elicitation</w:t>
      </w:r>
      <w:del w:id="1165" w:author="Author">
        <w:r w:rsidRPr="00133CF7">
          <w:delText>,</w:delText>
        </w:r>
      </w:del>
      <w:r w:rsidRPr="00133CF7">
        <w:t xml:space="preserve"> while reserving higher thresholds for triggering specialist palliative review</w:t>
      </w:r>
      <w:ins w:id="1166" w:author="Author">
        <w:r w:rsidRPr="00133CF7">
          <w:rPr>
            <w:rFonts w:ascii="Calibri" w:eastAsia="PMingLiU" w:hAnsi="Calibri" w:cs="Times New Roman"/>
          </w:rPr>
          <w:t>s</w:t>
        </w:r>
      </w:ins>
      <w:r w:rsidRPr="00133CF7">
        <w:rPr>
          <w:rFonts w:ascii="Calibri" w:eastAsia="PMingLiU" w:hAnsi="Calibri" w:cs="Times New Roman"/>
        </w:rPr>
        <w:t xml:space="preserve"> or intensified interdisciplinary care planning.</w:t>
      </w:r>
    </w:p>
    <w:p w14:paraId="67E36134" w14:textId="77777777" w:rsidR="00B139C2" w:rsidRPr="00133CF7" w:rsidRDefault="00B139C2" w:rsidP="004B22E3"/>
    <w:p w14:paraId="191500AD" w14:textId="52DAA0B7" w:rsidR="00B139C2" w:rsidRPr="00133CF7" w:rsidRDefault="001042F6" w:rsidP="004B22E3">
      <w:r w:rsidRPr="00133CF7">
        <w:t>Beyond individual-level care, the model may support operational planning</w:t>
      </w:r>
      <w:del w:id="1167" w:author="Author">
        <w:r w:rsidRPr="00133CF7">
          <w:delText>,</w:delText>
        </w:r>
      </w:del>
      <w:r w:rsidRPr="00133CF7">
        <w:t xml:space="preserve"> such as case-mix adjustment for quality improvement initiatives, proactive staffing strategies, or target</w:t>
      </w:r>
      <w:ins w:id="1168" w:author="Author">
        <w:r w:rsidR="001011EF" w:rsidRPr="00133CF7">
          <w:t>ed</w:t>
        </w:r>
      </w:ins>
      <w:del w:id="1169" w:author="Author">
        <w:r w:rsidRPr="00133CF7" w:rsidDel="001011EF">
          <w:delText>ing</w:delText>
        </w:r>
      </w:del>
      <w:r w:rsidRPr="00133CF7">
        <w:t xml:space="preserve"> supportive services for residents at </w:t>
      </w:r>
      <w:ins w:id="1170" w:author="Author">
        <w:r w:rsidRPr="00133CF7">
          <w:rPr>
            <w:rFonts w:ascii="Calibri" w:eastAsia="PMingLiU" w:hAnsi="Calibri" w:cs="Times New Roman"/>
          </w:rPr>
          <w:t xml:space="preserve">the </w:t>
        </w:r>
      </w:ins>
      <w:r w:rsidRPr="00133CF7">
        <w:rPr>
          <w:rFonts w:ascii="Calibri" w:eastAsia="PMingLiU" w:hAnsi="Calibri" w:cs="Times New Roman"/>
        </w:rPr>
        <w:t xml:space="preserve">highest </w:t>
      </w:r>
      <w:ins w:id="1171" w:author="Author">
        <w:r w:rsidR="001011EF" w:rsidRPr="00133CF7">
          <w:rPr>
            <w:rFonts w:ascii="Calibri" w:eastAsia="PMingLiU" w:hAnsi="Calibri" w:cs="Times New Roman"/>
          </w:rPr>
          <w:t xml:space="preserve">levels of </w:t>
        </w:r>
      </w:ins>
      <w:r w:rsidRPr="00133CF7">
        <w:rPr>
          <w:rFonts w:ascii="Calibri" w:eastAsia="PMingLiU" w:hAnsi="Calibri" w:cs="Times New Roman"/>
        </w:rPr>
        <w:t>risk. The availability of interpretable feature contributions</w:t>
      </w:r>
      <w:ins w:id="1172" w:author="Author">
        <w:r w:rsidR="008B6269" w:rsidRPr="00133CF7">
          <w:rPr>
            <w:rFonts w:ascii="Calibri" w:eastAsia="PMingLiU" w:hAnsi="Calibri" w:cs="Times New Roman"/>
          </w:rPr>
          <w:t>, rather than representing an opaque score,</w:t>
        </w:r>
      </w:ins>
      <w:r w:rsidRPr="00133CF7">
        <w:rPr>
          <w:rFonts w:ascii="Calibri" w:eastAsia="PMingLiU" w:hAnsi="Calibri" w:cs="Times New Roman"/>
        </w:rPr>
        <w:t xml:space="preserve"> may </w:t>
      </w:r>
      <w:del w:id="1173" w:author="Author">
        <w:r w:rsidRPr="00133CF7" w:rsidDel="008B6269">
          <w:rPr>
            <w:rFonts w:ascii="Calibri" w:eastAsia="PMingLiU" w:hAnsi="Calibri" w:cs="Times New Roman"/>
          </w:rPr>
          <w:delText xml:space="preserve">also </w:delText>
        </w:r>
      </w:del>
      <w:r w:rsidRPr="00133CF7">
        <w:rPr>
          <w:rFonts w:ascii="Calibri" w:eastAsia="PMingLiU" w:hAnsi="Calibri" w:cs="Times New Roman"/>
        </w:rPr>
        <w:t>facilitate communication</w:t>
      </w:r>
      <w:del w:id="1174" w:author="Author">
        <w:r w:rsidRPr="00133CF7" w:rsidDel="008B6269">
          <w:delText>:</w:delText>
        </w:r>
      </w:del>
      <w:ins w:id="1175" w:author="Author">
        <w:r w:rsidR="008B6269" w:rsidRPr="00133CF7">
          <w:t>, allowing</w:t>
        </w:r>
      </w:ins>
      <w:r w:rsidRPr="00133CF7">
        <w:t xml:space="preserve"> teams </w:t>
      </w:r>
      <w:ins w:id="1176" w:author="Author">
        <w:r w:rsidR="008B6269" w:rsidRPr="00133CF7">
          <w:t>to</w:t>
        </w:r>
      </w:ins>
      <w:del w:id="1177" w:author="Author">
        <w:r w:rsidRPr="00133CF7" w:rsidDel="008B6269">
          <w:delText>can</w:delText>
        </w:r>
      </w:del>
      <w:r w:rsidRPr="00133CF7">
        <w:t xml:space="preserve"> contextualize risk estimates using tangible domains (function, acute instability, </w:t>
      </w:r>
      <w:ins w:id="1178" w:author="Author">
        <w:r w:rsidRPr="00133CF7">
          <w:rPr>
            <w:rFonts w:ascii="Calibri" w:eastAsia="PMingLiU" w:hAnsi="Calibri" w:cs="Times New Roman"/>
          </w:rPr>
          <w:t xml:space="preserve">and </w:t>
        </w:r>
      </w:ins>
      <w:r w:rsidRPr="00133CF7">
        <w:rPr>
          <w:rFonts w:ascii="Calibri" w:eastAsia="PMingLiU" w:hAnsi="Calibri" w:cs="Times New Roman"/>
        </w:rPr>
        <w:t>nutritional decline)</w:t>
      </w:r>
      <w:del w:id="1179" w:author="Author">
        <w:r w:rsidRPr="00133CF7" w:rsidDel="008B6269">
          <w:rPr>
            <w:rFonts w:ascii="Calibri" w:eastAsia="PMingLiU" w:hAnsi="Calibri" w:cs="Times New Roman"/>
          </w:rPr>
          <w:delText xml:space="preserve"> rather than presenting an opaque score</w:delText>
        </w:r>
      </w:del>
      <w:r w:rsidRPr="00133CF7">
        <w:rPr>
          <w:rFonts w:ascii="Calibri" w:eastAsia="PMingLiU" w:hAnsi="Calibri" w:cs="Times New Roman"/>
        </w:rPr>
        <w:t xml:space="preserve">. </w:t>
      </w:r>
      <w:del w:id="1180" w:author="Author">
        <w:r w:rsidRPr="00133CF7" w:rsidDel="00E8685E">
          <w:rPr>
            <w:rFonts w:ascii="Calibri" w:eastAsia="PMingLiU" w:hAnsi="Calibri" w:cs="Times New Roman"/>
          </w:rPr>
          <w:delText>However, it is essential</w:delText>
        </w:r>
      </w:del>
      <w:ins w:id="1181" w:author="Author">
        <w:r w:rsidR="00E8685E" w:rsidRPr="00133CF7">
          <w:rPr>
            <w:rFonts w:ascii="Calibri" w:eastAsia="PMingLiU" w:hAnsi="Calibri" w:cs="Times New Roman"/>
          </w:rPr>
          <w:t>It is paramount</w:t>
        </w:r>
      </w:ins>
      <w:r w:rsidRPr="00133CF7">
        <w:rPr>
          <w:rFonts w:ascii="Calibri" w:eastAsia="PMingLiU" w:hAnsi="Calibri" w:cs="Times New Roman"/>
        </w:rPr>
        <w:t xml:space="preserve"> that any deployment explicitly frames the model as a decision-support tool rather than a </w:t>
      </w:r>
      <w:del w:id="1182" w:author="Author">
        <w:r w:rsidRPr="00133CF7" w:rsidDel="006565CF">
          <w:rPr>
            <w:rFonts w:ascii="Calibri" w:eastAsia="PMingLiU" w:hAnsi="Calibri" w:cs="Times New Roman"/>
          </w:rPr>
          <w:delText xml:space="preserve">determinant of </w:delText>
        </w:r>
      </w:del>
      <w:r w:rsidRPr="00133CF7">
        <w:rPr>
          <w:rFonts w:ascii="Calibri" w:eastAsia="PMingLiU" w:hAnsi="Calibri" w:cs="Times New Roman"/>
        </w:rPr>
        <w:t>care eligibility</w:t>
      </w:r>
      <w:ins w:id="1183" w:author="Author">
        <w:r w:rsidR="006565CF" w:rsidRPr="00133CF7">
          <w:rPr>
            <w:rFonts w:ascii="Calibri" w:eastAsia="PMingLiU" w:hAnsi="Calibri" w:cs="Times New Roman"/>
          </w:rPr>
          <w:t xml:space="preserve"> determinant</w:t>
        </w:r>
        <w:r w:rsidR="00E8685E" w:rsidRPr="00133CF7">
          <w:rPr>
            <w:rFonts w:ascii="Calibri" w:eastAsia="PMingLiU" w:hAnsi="Calibri" w:cs="Times New Roman"/>
          </w:rPr>
          <w:t>, securing that</w:t>
        </w:r>
      </w:ins>
      <w:del w:id="1184" w:author="Author">
        <w:r w:rsidRPr="00133CF7" w:rsidDel="00E8685E">
          <w:rPr>
            <w:rFonts w:ascii="Calibri" w:eastAsia="PMingLiU" w:hAnsi="Calibri" w:cs="Times New Roman"/>
          </w:rPr>
          <w:delText>;</w:delText>
        </w:r>
      </w:del>
      <w:r w:rsidRPr="00133CF7">
        <w:rPr>
          <w:rFonts w:ascii="Calibri" w:eastAsia="PMingLiU" w:hAnsi="Calibri" w:cs="Times New Roman"/>
        </w:rPr>
        <w:t xml:space="preserve"> the intended use</w:t>
      </w:r>
      <w:del w:id="1185" w:author="Author">
        <w:r w:rsidRPr="00133CF7" w:rsidDel="00E8685E">
          <w:rPr>
            <w:rFonts w:ascii="Calibri" w:eastAsia="PMingLiU" w:hAnsi="Calibri" w:cs="Times New Roman"/>
          </w:rPr>
          <w:delText xml:space="preserve"> should</w:delText>
        </w:r>
      </w:del>
      <w:ins w:id="1186" w:author="Author">
        <w:r w:rsidR="00E8685E" w:rsidRPr="00133CF7">
          <w:rPr>
            <w:rFonts w:ascii="Calibri" w:eastAsia="PMingLiU" w:hAnsi="Calibri" w:cs="Times New Roman"/>
          </w:rPr>
          <w:t xml:space="preserve"> is to</w:t>
        </w:r>
      </w:ins>
      <w:r w:rsidRPr="00133CF7">
        <w:rPr>
          <w:rFonts w:ascii="Calibri" w:eastAsia="PMingLiU" w:hAnsi="Calibri" w:cs="Times New Roman"/>
        </w:rPr>
        <w:t xml:space="preserve"> </w:t>
      </w:r>
      <w:del w:id="1187" w:author="Author">
        <w:r w:rsidRPr="00133CF7" w:rsidDel="00E8685E">
          <w:rPr>
            <w:rFonts w:ascii="Calibri" w:eastAsia="PMingLiU" w:hAnsi="Calibri" w:cs="Times New Roman"/>
          </w:rPr>
          <w:delText>emphasi</w:delText>
        </w:r>
        <w:r w:rsidRPr="00133CF7" w:rsidDel="00E8685E">
          <w:delText xml:space="preserve">ze </w:delText>
        </w:r>
      </w:del>
      <w:r w:rsidRPr="00133CF7">
        <w:t>augment</w:t>
      </w:r>
      <w:del w:id="1188" w:author="Author">
        <w:r w:rsidRPr="00133CF7" w:rsidDel="00E8685E">
          <w:delText>ing</w:delText>
        </w:r>
      </w:del>
      <w:r w:rsidRPr="00133CF7">
        <w:t xml:space="preserve"> clinical judg</w:t>
      </w:r>
      <w:del w:id="1189" w:author="Author">
        <w:r w:rsidRPr="00133CF7" w:rsidDel="006B098C">
          <w:delText>e</w:delText>
        </w:r>
      </w:del>
      <w:r w:rsidRPr="00133CF7">
        <w:t xml:space="preserve">ment and </w:t>
      </w:r>
      <w:del w:id="1190" w:author="Author">
        <w:r w:rsidRPr="00133CF7" w:rsidDel="00E8685E">
          <w:delText xml:space="preserve">ensuring </w:delText>
        </w:r>
      </w:del>
      <w:r w:rsidRPr="00133CF7">
        <w:t>equitable access to person-centered planning.</w:t>
      </w:r>
    </w:p>
    <w:p w14:paraId="55C7BF31" w14:textId="77777777" w:rsidR="00B139C2" w:rsidRPr="00133CF7" w:rsidRDefault="00B139C2" w:rsidP="004B22E3"/>
    <w:p w14:paraId="6AFEAC8A" w14:textId="5EA90C2F" w:rsidR="00B139C2" w:rsidRPr="00133CF7" w:rsidRDefault="001042F6" w:rsidP="004B22E3">
      <w:r w:rsidRPr="00133CF7">
        <w:t>Furthermore, the identification of key modifiable risk factors, such as weight loss and frequent hospitalization</w:t>
      </w:r>
      <w:del w:id="1191" w:author="Author">
        <w:r w:rsidRPr="00133CF7">
          <w:delText>s</w:delText>
        </w:r>
      </w:del>
      <w:r w:rsidRPr="00133CF7">
        <w:t xml:space="preserve">, </w:t>
      </w:r>
      <w:ins w:id="1192" w:author="Author">
        <w:r w:rsidRPr="00133CF7">
          <w:t>is</w:t>
        </w:r>
      </w:ins>
      <w:del w:id="1193" w:author="Author">
        <w:r w:rsidRPr="00133CF7">
          <w:delText>serves as</w:delText>
        </w:r>
      </w:del>
      <w:r w:rsidRPr="00133CF7">
        <w:t xml:space="preserve"> a critical clinical trigger for care quality</w:t>
      </w:r>
      <w:r w:rsidRPr="00133CF7">
        <w:rPr>
          <w:rFonts w:ascii="Calibri" w:eastAsia="PMingLiU" w:hAnsi="Calibri" w:cs="Times New Roman"/>
        </w:rPr>
        <w:t xml:space="preserve"> reviews</w:t>
      </w:r>
      <w:r w:rsidRPr="00133CF7">
        <w:t xml:space="preserve"> [49,</w:t>
      </w:r>
      <w:del w:id="1194" w:author="Author">
        <w:r w:rsidRPr="00133CF7" w:rsidDel="00523265">
          <w:delText xml:space="preserve"> </w:delText>
        </w:r>
      </w:del>
      <w:r w:rsidRPr="00133CF7">
        <w:t xml:space="preserve">50]. Rather than viewing these as inevitable </w:t>
      </w:r>
      <w:ins w:id="1195" w:author="Author">
        <w:r w:rsidR="00E8685E" w:rsidRPr="00133CF7">
          <w:t xml:space="preserve">mortality </w:t>
        </w:r>
      </w:ins>
      <w:r w:rsidRPr="00133CF7">
        <w:t>precursors</w:t>
      </w:r>
      <w:del w:id="1196" w:author="Author">
        <w:r w:rsidRPr="00133CF7" w:rsidDel="00E8685E">
          <w:delText xml:space="preserve"> to mortality</w:delText>
        </w:r>
      </w:del>
      <w:r w:rsidRPr="00133CF7">
        <w:t xml:space="preserve">, LTCF interdisciplinary teams should utilize these signals to evaluate </w:t>
      </w:r>
      <w:ins w:id="1197" w:author="Author">
        <w:r w:rsidR="00E8685E" w:rsidRPr="00133CF7">
          <w:t xml:space="preserve">underlying risk </w:t>
        </w:r>
      </w:ins>
      <w:del w:id="1198" w:author="Author">
        <w:r w:rsidRPr="00133CF7" w:rsidDel="00E8685E">
          <w:delText xml:space="preserve">the </w:delText>
        </w:r>
      </w:del>
      <w:r w:rsidRPr="00133CF7">
        <w:t>reversibility</w:t>
      </w:r>
      <w:del w:id="1199" w:author="Author">
        <w:r w:rsidRPr="00133CF7" w:rsidDel="00E8685E">
          <w:delText xml:space="preserve"> of underlying risks</w:delText>
        </w:r>
      </w:del>
      <w:r w:rsidRPr="00133CF7">
        <w:t xml:space="preserve">, such as </w:t>
      </w:r>
      <w:ins w:id="1200" w:author="Author">
        <w:r w:rsidR="00126EFA" w:rsidRPr="00133CF7">
          <w:t xml:space="preserve">through </w:t>
        </w:r>
      </w:ins>
      <w:r w:rsidRPr="00133CF7">
        <w:t xml:space="preserve">nutritional optimization or more robust chronic disease management, to </w:t>
      </w:r>
      <w:del w:id="1201" w:author="Author">
        <w:r w:rsidRPr="00133CF7">
          <w:lastRenderedPageBreak/>
          <w:delText xml:space="preserve">potentially </w:delText>
        </w:r>
      </w:del>
      <w:r w:rsidRPr="00133CF7">
        <w:t xml:space="preserve">stabilize the resident’s trajectory. Looking forward, the transition from </w:t>
      </w:r>
      <w:ins w:id="1202" w:author="Author">
        <w:r w:rsidR="00471F08" w:rsidRPr="00133CF7">
          <w:t>a</w:t>
        </w:r>
        <w:r w:rsidR="00FD65A3" w:rsidRPr="00133CF7">
          <w:t xml:space="preserve"> </w:t>
        </w:r>
      </w:ins>
      <w:r w:rsidRPr="00133CF7">
        <w:t xml:space="preserve">static admission-based assessment to </w:t>
      </w:r>
      <w:ins w:id="1203" w:author="Author">
        <w:r w:rsidR="00FD65A3" w:rsidRPr="00133CF7">
          <w:t xml:space="preserve">a </w:t>
        </w:r>
      </w:ins>
      <w:r w:rsidRPr="00133CF7">
        <w:t>real-time</w:t>
      </w:r>
      <w:del w:id="1204" w:author="Author">
        <w:r w:rsidRPr="00133CF7">
          <w:delText>,</w:delText>
        </w:r>
      </w:del>
      <w:r w:rsidRPr="00133CF7">
        <w:t xml:space="preserve"> longitudinal risk monitoring will enable a more dynamic care model. </w:t>
      </w:r>
      <w:ins w:id="1205" w:author="Author">
        <w:r w:rsidR="0015316D" w:rsidRPr="00133CF7">
          <w:t xml:space="preserve">We envision that </w:t>
        </w:r>
      </w:ins>
      <w:del w:id="1206" w:author="Author">
        <w:r w:rsidRPr="00133CF7" w:rsidDel="0015316D">
          <w:delText>S</w:delText>
        </w:r>
      </w:del>
      <w:ins w:id="1207" w:author="Author">
        <w:r w:rsidR="0015316D" w:rsidRPr="00133CF7">
          <w:t>s</w:t>
        </w:r>
      </w:ins>
      <w:r w:rsidRPr="00133CF7">
        <w:t>uch an ongoing monitoring system would allow care teams to observe, in real-time, whether targeted adjustments to a care plan effectively mitigate or</w:t>
      </w:r>
      <w:ins w:id="1208" w:author="Author">
        <w:r w:rsidR="0014152B" w:rsidRPr="00133CF7">
          <w:t xml:space="preserve"> can</w:t>
        </w:r>
      </w:ins>
      <w:r w:rsidRPr="00133CF7">
        <w:t xml:space="preserve"> even reverse</w:t>
      </w:r>
      <w:del w:id="1209" w:author="Author">
        <w:r w:rsidRPr="00133CF7" w:rsidDel="00FD65A3">
          <w:delText xml:space="preserve"> the </w:delText>
        </w:r>
      </w:del>
      <w:ins w:id="1210" w:author="Author">
        <w:r w:rsidR="0015316D" w:rsidRPr="00133CF7">
          <w:t xml:space="preserve"> </w:t>
        </w:r>
      </w:ins>
      <w:r w:rsidRPr="00133CF7">
        <w:t xml:space="preserve">predicted mortality risk. This </w:t>
      </w:r>
      <w:ins w:id="1211" w:author="Author">
        <w:r w:rsidR="004A7271" w:rsidRPr="00133CF7">
          <w:t>“</w:t>
        </w:r>
      </w:ins>
      <w:del w:id="1212" w:author="Author">
        <w:r w:rsidRPr="00133CF7" w:rsidDel="004A7271">
          <w:delText>"</w:delText>
        </w:r>
      </w:del>
      <w:r w:rsidRPr="00133CF7">
        <w:t>closed-loop</w:t>
      </w:r>
      <w:del w:id="1213" w:author="Author">
        <w:r w:rsidRPr="00133CF7" w:rsidDel="004A7271">
          <w:delText>"</w:delText>
        </w:r>
      </w:del>
      <w:ins w:id="1214" w:author="Author">
        <w:r w:rsidR="004A7271" w:rsidRPr="00133CF7">
          <w:t>”</w:t>
        </w:r>
      </w:ins>
      <w:r w:rsidRPr="00133CF7">
        <w:t xml:space="preserve"> approach transforms predictive AI from a simple prognostic indicator into a proactive tool for </w:t>
      </w:r>
      <w:ins w:id="1215" w:author="Author">
        <w:r w:rsidR="0015316D" w:rsidRPr="00133CF7">
          <w:t xml:space="preserve">producing </w:t>
        </w:r>
      </w:ins>
      <w:r w:rsidRPr="00133CF7">
        <w:t>continuous quality improvement and personalized clinical intervention.</w:t>
      </w:r>
    </w:p>
    <w:p w14:paraId="472E1FFF" w14:textId="77777777" w:rsidR="00B139C2" w:rsidRPr="00133CF7" w:rsidRDefault="00B139C2" w:rsidP="004B22E3"/>
    <w:p w14:paraId="4F8E48D6" w14:textId="2B8C4446" w:rsidR="00B139C2" w:rsidRPr="00133CF7" w:rsidRDefault="001042F6" w:rsidP="004B22E3">
      <w:r w:rsidRPr="00133CF7">
        <w:t xml:space="preserve">Importantly, the </w:t>
      </w:r>
      <w:del w:id="1216" w:author="Author">
        <w:r w:rsidRPr="00133CF7">
          <w:delText xml:space="preserve">model's </w:delText>
        </w:r>
      </w:del>
      <w:r w:rsidRPr="00133CF7">
        <w:t xml:space="preserve">simplicity and portability </w:t>
      </w:r>
      <w:ins w:id="1217" w:author="Author">
        <w:r w:rsidRPr="00133CF7">
          <w:rPr>
            <w:rFonts w:ascii="Calibri" w:eastAsia="PMingLiU" w:hAnsi="Calibri" w:cs="Times New Roman"/>
          </w:rPr>
          <w:t xml:space="preserve">of the model </w:t>
        </w:r>
      </w:ins>
      <w:del w:id="1218" w:author="Author">
        <w:r w:rsidRPr="00133CF7" w:rsidDel="0014152B">
          <w:rPr>
            <w:rFonts w:ascii="Calibri" w:eastAsia="PMingLiU" w:hAnsi="Calibri" w:cs="Times New Roman"/>
          </w:rPr>
          <w:delText xml:space="preserve">make </w:delText>
        </w:r>
      </w:del>
      <w:ins w:id="1219" w:author="Author">
        <w:r w:rsidR="0014152B" w:rsidRPr="00133CF7">
          <w:rPr>
            <w:rFonts w:ascii="Calibri" w:eastAsia="PMingLiU" w:hAnsi="Calibri" w:cs="Times New Roman"/>
          </w:rPr>
          <w:t xml:space="preserve">render </w:t>
        </w:r>
      </w:ins>
      <w:r w:rsidRPr="00133CF7">
        <w:rPr>
          <w:rFonts w:ascii="Calibri" w:eastAsia="PMingLiU" w:hAnsi="Calibri" w:cs="Times New Roman"/>
        </w:rPr>
        <w:t>it accessible even to smaller</w:t>
      </w:r>
      <w:del w:id="1220" w:author="Author">
        <w:r w:rsidRPr="00133CF7">
          <w:delText>,</w:delText>
        </w:r>
      </w:del>
      <w:r w:rsidRPr="00133CF7">
        <w:t xml:space="preserve"> resource-limited facilities that may lack </w:t>
      </w:r>
      <w:ins w:id="1221" w:author="Author">
        <w:r w:rsidRPr="00133CF7">
          <w:rPr>
            <w:rFonts w:ascii="Calibri" w:eastAsia="PMingLiU" w:hAnsi="Calibri" w:cs="Times New Roman"/>
          </w:rPr>
          <w:t xml:space="preserve">a </w:t>
        </w:r>
      </w:ins>
      <w:r w:rsidRPr="00133CF7">
        <w:rPr>
          <w:rFonts w:ascii="Calibri" w:eastAsia="PMingLiU" w:hAnsi="Calibri" w:cs="Times New Roman"/>
        </w:rPr>
        <w:t xml:space="preserve">sophisticated IT infrastructure. </w:t>
      </w:r>
      <w:ins w:id="1222" w:author="Author">
        <w:r w:rsidR="00890729" w:rsidRPr="00133CF7">
          <w:rPr>
            <w:rFonts w:ascii="Calibri" w:eastAsia="PMingLiU" w:hAnsi="Calibri" w:cs="Times New Roman"/>
          </w:rPr>
          <w:t xml:space="preserve">Such </w:t>
        </w:r>
      </w:ins>
      <w:del w:id="1223" w:author="Author">
        <w:r w:rsidRPr="00133CF7" w:rsidDel="00890729">
          <w:rPr>
            <w:rFonts w:ascii="Calibri" w:eastAsia="PMingLiU" w:hAnsi="Calibri" w:cs="Times New Roman"/>
          </w:rPr>
          <w:delText>A</w:delText>
        </w:r>
      </w:del>
      <w:ins w:id="1224" w:author="Author">
        <w:r w:rsidR="00890729" w:rsidRPr="00133CF7">
          <w:rPr>
            <w:rFonts w:ascii="Calibri" w:eastAsia="PMingLiU" w:hAnsi="Calibri" w:cs="Times New Roman"/>
          </w:rPr>
          <w:t>a</w:t>
        </w:r>
      </w:ins>
      <w:r w:rsidRPr="00133CF7">
        <w:rPr>
          <w:rFonts w:ascii="Calibri" w:eastAsia="PMingLiU" w:hAnsi="Calibri" w:cs="Times New Roman"/>
        </w:rPr>
        <w:t xml:space="preserve"> lightweight web-based interface or mobile application could allow staff to input admission assessment data and receive immediate risk predictions, </w:t>
      </w:r>
      <w:ins w:id="1225" w:author="Author">
        <w:r w:rsidRPr="00133CF7">
          <w:rPr>
            <w:rFonts w:ascii="Calibri" w:eastAsia="PMingLiU" w:hAnsi="Calibri" w:cs="Times New Roman"/>
          </w:rPr>
          <w:t xml:space="preserve">thus </w:t>
        </w:r>
      </w:ins>
      <w:r w:rsidRPr="00133CF7">
        <w:rPr>
          <w:rFonts w:ascii="Calibri" w:eastAsia="PMingLiU" w:hAnsi="Calibri" w:cs="Times New Roman"/>
        </w:rPr>
        <w:t>democratizing access to advanced prognostic tools beyond large academic or hospital-affiliated institutions.</w:t>
      </w:r>
    </w:p>
    <w:p w14:paraId="208D135C" w14:textId="77777777" w:rsidR="00B139C2" w:rsidRPr="00133CF7" w:rsidRDefault="00B139C2" w:rsidP="004B22E3"/>
    <w:p w14:paraId="5F2C6D30" w14:textId="77777777" w:rsidR="00B139C2" w:rsidRPr="00133CF7" w:rsidRDefault="001042F6" w:rsidP="004B22E3">
      <w:pPr>
        <w:rPr>
          <w:b/>
          <w:i/>
          <w:iCs/>
        </w:rPr>
      </w:pPr>
      <w:r w:rsidRPr="00133CF7">
        <w:rPr>
          <w:b/>
          <w:i/>
          <w:iCs/>
        </w:rPr>
        <w:t>Limitations</w:t>
      </w:r>
    </w:p>
    <w:p w14:paraId="14DD8433" w14:textId="77777777" w:rsidR="00E37207" w:rsidRPr="00133CF7" w:rsidRDefault="001042F6" w:rsidP="004B22E3">
      <w:pPr>
        <w:rPr>
          <w:ins w:id="1226" w:author="Author"/>
        </w:rPr>
      </w:pPr>
      <w:r w:rsidRPr="00133CF7">
        <w:t>This study ha</w:t>
      </w:r>
      <w:ins w:id="1227" w:author="Author">
        <w:r w:rsidRPr="00133CF7">
          <w:t>d</w:t>
        </w:r>
      </w:ins>
      <w:del w:id="1228" w:author="Author">
        <w:r w:rsidRPr="00133CF7">
          <w:delText>s</w:delText>
        </w:r>
      </w:del>
      <w:r w:rsidRPr="00133CF7">
        <w:t xml:space="preserve"> several limitations. First, as </w:t>
      </w:r>
      <w:ins w:id="1229" w:author="Author">
        <w:r w:rsidRPr="00133CF7">
          <w:rPr>
            <w:rFonts w:ascii="Calibri" w:eastAsia="PMingLiU" w:hAnsi="Calibri" w:cs="Times New Roman"/>
          </w:rPr>
          <w:t xml:space="preserve">this was </w:t>
        </w:r>
      </w:ins>
      <w:r w:rsidRPr="00133CF7">
        <w:rPr>
          <w:rFonts w:ascii="Calibri" w:eastAsia="PMingLiU" w:hAnsi="Calibri" w:cs="Times New Roman"/>
        </w:rPr>
        <w:t xml:space="preserve">a retrospective analysis of the JUBO database, the findings </w:t>
      </w:r>
      <w:ins w:id="1230" w:author="Author">
        <w:r w:rsidRPr="00133CF7">
          <w:t>we</w:t>
        </w:r>
      </w:ins>
      <w:del w:id="1231" w:author="Author">
        <w:r w:rsidRPr="00133CF7">
          <w:delText>a</w:delText>
        </w:r>
      </w:del>
      <w:r w:rsidRPr="00133CF7">
        <w:t xml:space="preserve">re subject to documentation heterogeneity across </w:t>
      </w:r>
      <w:del w:id="1232" w:author="Author">
        <w:r w:rsidRPr="00133CF7">
          <w:delText xml:space="preserve">different </w:delText>
        </w:r>
      </w:del>
      <w:r w:rsidRPr="00133CF7">
        <w:t>facilities.</w:t>
      </w:r>
    </w:p>
    <w:p w14:paraId="133AECC4" w14:textId="77777777" w:rsidR="00E37207" w:rsidRPr="00133CF7" w:rsidRDefault="00E37207" w:rsidP="004B22E3">
      <w:pPr>
        <w:rPr>
          <w:ins w:id="1233" w:author="Author"/>
        </w:rPr>
      </w:pPr>
    </w:p>
    <w:p w14:paraId="7AFC1EFE" w14:textId="77777777" w:rsidR="00E37207" w:rsidRPr="00133CF7" w:rsidRDefault="001042F6" w:rsidP="004B22E3">
      <w:pPr>
        <w:rPr>
          <w:ins w:id="1234" w:author="Author"/>
          <w:rFonts w:ascii="Calibri" w:eastAsia="PMingLiU" w:hAnsi="Calibri" w:cs="Times New Roman"/>
        </w:rPr>
      </w:pPr>
      <w:del w:id="1235" w:author="Author">
        <w:r w:rsidRPr="00133CF7" w:rsidDel="00E37207">
          <w:delText xml:space="preserve"> </w:delText>
        </w:r>
      </w:del>
      <w:r w:rsidRPr="00133CF7">
        <w:t xml:space="preserve">Second, while we prioritized data availability, several potentially high-impact variables (e.g., frailty scores or specific comorbidities) were excluded </w:t>
      </w:r>
      <w:ins w:id="1236" w:author="Author">
        <w:r w:rsidRPr="00133CF7">
          <w:t>owing</w:t>
        </w:r>
      </w:ins>
      <w:del w:id="1237" w:author="Author">
        <w:r w:rsidRPr="00133CF7">
          <w:delText>due</w:delText>
        </w:r>
      </w:del>
      <w:r w:rsidRPr="00133CF7">
        <w:t xml:space="preserve"> to missingness exceeding 30%, </w:t>
      </w:r>
      <w:del w:id="1238" w:author="Author">
        <w:r w:rsidRPr="00133CF7" w:rsidDel="00045AAD">
          <w:delText>which may have limited</w:delText>
        </w:r>
      </w:del>
      <w:ins w:id="1239" w:author="Author">
        <w:r w:rsidR="00045AAD" w:rsidRPr="00133CF7">
          <w:t>potentially restraining</w:t>
        </w:r>
      </w:ins>
      <w:r w:rsidRPr="00133CF7">
        <w:t xml:space="preserve"> the </w:t>
      </w:r>
      <w:del w:id="1240" w:author="Author">
        <w:r w:rsidRPr="00133CF7">
          <w:delText xml:space="preserve">model’s </w:delText>
        </w:r>
      </w:del>
      <w:r w:rsidRPr="00133CF7">
        <w:t>granularity</w:t>
      </w:r>
      <w:ins w:id="1241" w:author="Author">
        <w:r w:rsidRPr="00133CF7">
          <w:rPr>
            <w:rFonts w:ascii="Calibri" w:eastAsia="PMingLiU" w:hAnsi="Calibri" w:cs="Times New Roman"/>
          </w:rPr>
          <w:t xml:space="preserve"> of the model</w:t>
        </w:r>
      </w:ins>
      <w:r w:rsidRPr="00133CF7">
        <w:rPr>
          <w:rFonts w:ascii="Calibri" w:eastAsia="PMingLiU" w:hAnsi="Calibri" w:cs="Times New Roman"/>
        </w:rPr>
        <w:t>.</w:t>
      </w:r>
    </w:p>
    <w:p w14:paraId="257034B5" w14:textId="77777777" w:rsidR="00E37207" w:rsidRPr="00133CF7" w:rsidRDefault="00E37207" w:rsidP="004B22E3">
      <w:pPr>
        <w:rPr>
          <w:ins w:id="1242" w:author="Author"/>
          <w:rFonts w:ascii="Calibri" w:eastAsia="PMingLiU" w:hAnsi="Calibri" w:cs="Times New Roman"/>
        </w:rPr>
      </w:pPr>
    </w:p>
    <w:p w14:paraId="4B7DBA02" w14:textId="77777777" w:rsidR="00D81676" w:rsidRPr="00133CF7" w:rsidRDefault="001042F6" w:rsidP="004B22E3">
      <w:pPr>
        <w:rPr>
          <w:ins w:id="1243" w:author="Author"/>
          <w:rFonts w:ascii="Calibri" w:eastAsia="PMingLiU" w:hAnsi="Calibri" w:cs="Times New Roman"/>
        </w:rPr>
      </w:pPr>
      <w:del w:id="1244" w:author="Author">
        <w:r w:rsidRPr="00133CF7" w:rsidDel="00E37207">
          <w:rPr>
            <w:rFonts w:ascii="Calibri" w:eastAsia="PMingLiU" w:hAnsi="Calibri" w:cs="Times New Roman"/>
          </w:rPr>
          <w:delText xml:space="preserve"> </w:delText>
        </w:r>
      </w:del>
      <w:r w:rsidRPr="00133CF7">
        <w:rPr>
          <w:rFonts w:ascii="Calibri" w:eastAsia="PMingLiU" w:hAnsi="Calibri" w:cs="Times New Roman"/>
        </w:rPr>
        <w:t>Third, the current study utilized a binary outcome (death within 6 months)</w:t>
      </w:r>
      <w:ins w:id="1245" w:author="Author">
        <w:r w:rsidR="00E37207" w:rsidRPr="00133CF7">
          <w:rPr>
            <w:rFonts w:ascii="Calibri" w:eastAsia="PMingLiU" w:hAnsi="Calibri" w:cs="Times New Roman"/>
          </w:rPr>
          <w:t xml:space="preserve">, to which we suggest future researches to </w:t>
        </w:r>
      </w:ins>
      <w:del w:id="1246" w:author="Author">
        <w:r w:rsidRPr="00133CF7" w:rsidDel="00E37207">
          <w:rPr>
            <w:rFonts w:ascii="Calibri" w:eastAsia="PMingLiU" w:hAnsi="Calibri" w:cs="Times New Roman"/>
          </w:rPr>
          <w:delText xml:space="preserve">; future research should </w:delText>
        </w:r>
      </w:del>
      <w:r w:rsidRPr="00133CF7">
        <w:rPr>
          <w:rFonts w:ascii="Calibri" w:eastAsia="PMingLiU" w:hAnsi="Calibri" w:cs="Times New Roman"/>
        </w:rPr>
        <w:t xml:space="preserve">transition toward </w:t>
      </w:r>
      <w:ins w:id="1247" w:author="Author">
        <w:r w:rsidR="00E37207" w:rsidRPr="00133CF7">
          <w:rPr>
            <w:rFonts w:ascii="Calibri" w:eastAsia="PMingLiU" w:hAnsi="Calibri" w:cs="Times New Roman"/>
          </w:rPr>
          <w:t>“</w:t>
        </w:r>
      </w:ins>
      <w:del w:id="1248" w:author="Author">
        <w:r w:rsidRPr="00133CF7" w:rsidDel="00E37207">
          <w:rPr>
            <w:rFonts w:ascii="Calibri" w:eastAsia="PMingLiU" w:hAnsi="Calibri" w:cs="Times New Roman"/>
          </w:rPr>
          <w:delText>"</w:delText>
        </w:r>
      </w:del>
      <w:r w:rsidRPr="00133CF7">
        <w:rPr>
          <w:rFonts w:ascii="Calibri" w:eastAsia="PMingLiU" w:hAnsi="Calibri" w:cs="Times New Roman"/>
        </w:rPr>
        <w:t>Time-to-Event</w:t>
      </w:r>
      <w:del w:id="1249" w:author="Author">
        <w:r w:rsidRPr="00133CF7" w:rsidDel="00E37207">
          <w:rPr>
            <w:rFonts w:ascii="Calibri" w:eastAsia="PMingLiU" w:hAnsi="Calibri" w:cs="Times New Roman"/>
          </w:rPr>
          <w:delText>"</w:delText>
        </w:r>
      </w:del>
      <w:ins w:id="1250" w:author="Author">
        <w:r w:rsidR="00E37207" w:rsidRPr="00133CF7">
          <w:rPr>
            <w:rFonts w:ascii="Calibri" w:eastAsia="PMingLiU" w:hAnsi="Calibri" w:cs="Times New Roman"/>
          </w:rPr>
          <w:t>”</w:t>
        </w:r>
      </w:ins>
      <w:r w:rsidRPr="00133CF7">
        <w:rPr>
          <w:rFonts w:ascii="Calibri" w:eastAsia="PMingLiU" w:hAnsi="Calibri" w:cs="Times New Roman"/>
        </w:rPr>
        <w:t xml:space="preserve"> modeling</w:t>
      </w:r>
      <w:ins w:id="1251" w:author="Author">
        <w:r w:rsidR="00E37207" w:rsidRPr="00133CF7">
          <w:rPr>
            <w:rFonts w:ascii="Calibri" w:eastAsia="PMingLiU" w:hAnsi="Calibri" w:cs="Times New Roman"/>
          </w:rPr>
          <w:t xml:space="preserve">, which might </w:t>
        </w:r>
      </w:ins>
      <w:del w:id="1252" w:author="Author">
        <w:r w:rsidRPr="00133CF7" w:rsidDel="00E37207">
          <w:rPr>
            <w:rFonts w:ascii="Calibri" w:eastAsia="PMingLiU" w:hAnsi="Calibri" w:cs="Times New Roman"/>
          </w:rPr>
          <w:delText xml:space="preserve"> to </w:delText>
        </w:r>
      </w:del>
      <w:r w:rsidRPr="00133CF7">
        <w:rPr>
          <w:rFonts w:ascii="Calibri" w:eastAsia="PMingLiU" w:hAnsi="Calibri" w:cs="Times New Roman"/>
        </w:rPr>
        <w:t>provide a more dynamic spectrum of risk.</w:t>
      </w:r>
    </w:p>
    <w:p w14:paraId="66C7AF94" w14:textId="77777777" w:rsidR="00D81676" w:rsidRPr="00133CF7" w:rsidRDefault="00D81676" w:rsidP="004B22E3">
      <w:pPr>
        <w:rPr>
          <w:ins w:id="1253" w:author="Author"/>
          <w:rFonts w:ascii="Calibri" w:eastAsia="PMingLiU" w:hAnsi="Calibri" w:cs="Times New Roman"/>
        </w:rPr>
      </w:pPr>
    </w:p>
    <w:p w14:paraId="1A58148C" w14:textId="7253A005" w:rsidR="00E37207" w:rsidRPr="00133CF7" w:rsidRDefault="001042F6" w:rsidP="004B22E3">
      <w:pPr>
        <w:rPr>
          <w:ins w:id="1254" w:author="Author"/>
        </w:rPr>
      </w:pPr>
      <w:del w:id="1255" w:author="Author">
        <w:r w:rsidRPr="00133CF7" w:rsidDel="00D81676">
          <w:rPr>
            <w:rFonts w:ascii="Calibri" w:eastAsia="PMingLiU" w:hAnsi="Calibri" w:cs="Times New Roman"/>
          </w:rPr>
          <w:delText xml:space="preserve"> </w:delText>
        </w:r>
      </w:del>
      <w:r w:rsidRPr="00133CF7">
        <w:rPr>
          <w:rFonts w:ascii="Calibri" w:eastAsia="PMingLiU" w:hAnsi="Calibri" w:cs="Times New Roman"/>
        </w:rPr>
        <w:t>F</w:t>
      </w:r>
      <w:r w:rsidRPr="00133CF7">
        <w:t xml:space="preserve">ourth, although the dataset covers a significant portion of Taiwan’s </w:t>
      </w:r>
      <w:del w:id="1256" w:author="Author">
        <w:r w:rsidRPr="00133CF7" w:rsidDel="00DC74DA">
          <w:delText xml:space="preserve">LTC </w:delText>
        </w:r>
      </w:del>
      <w:ins w:id="1257" w:author="Author">
        <w:r w:rsidR="00DC74DA" w:rsidRPr="00133CF7">
          <w:t xml:space="preserve">long-term care </w:t>
        </w:r>
      </w:ins>
      <w:r w:rsidRPr="00133CF7">
        <w:t xml:space="preserve">market, further validation is </w:t>
      </w:r>
      <w:ins w:id="1258" w:author="Author">
        <w:r w:rsidRPr="00133CF7">
          <w:t>required</w:t>
        </w:r>
      </w:ins>
      <w:del w:id="1259" w:author="Author">
        <w:r w:rsidRPr="00133CF7">
          <w:delText>needed</w:delText>
        </w:r>
      </w:del>
      <w:r w:rsidRPr="00133CF7">
        <w:t xml:space="preserve"> to ensure </w:t>
      </w:r>
      <w:ins w:id="1260" w:author="Author">
        <w:r w:rsidR="00D81676" w:rsidRPr="00133CF7">
          <w:t xml:space="preserve">the model’s </w:t>
        </w:r>
      </w:ins>
      <w:r w:rsidRPr="00133CF7">
        <w:rPr>
          <w:rFonts w:ascii="Calibri" w:eastAsia="PMingLiU" w:hAnsi="Calibri" w:cs="Times New Roman"/>
        </w:rPr>
        <w:t xml:space="preserve">generalizability to public institutions or </w:t>
      </w:r>
      <w:del w:id="1261" w:author="Author">
        <w:r w:rsidRPr="00133CF7">
          <w:delText xml:space="preserve">different </w:delText>
        </w:r>
      </w:del>
      <w:r w:rsidRPr="00133CF7">
        <w:t>international healthcare systems.</w:t>
      </w:r>
    </w:p>
    <w:p w14:paraId="26D91ACD" w14:textId="77777777" w:rsidR="00E37207" w:rsidRPr="00133CF7" w:rsidRDefault="00E37207" w:rsidP="004B22E3">
      <w:pPr>
        <w:rPr>
          <w:ins w:id="1262" w:author="Author"/>
        </w:rPr>
      </w:pPr>
    </w:p>
    <w:p w14:paraId="4665B031" w14:textId="1BFEBB85" w:rsidR="00B139C2" w:rsidRPr="00133CF7" w:rsidRDefault="001042F6" w:rsidP="004B22E3">
      <w:del w:id="1263" w:author="Author">
        <w:r w:rsidRPr="00133CF7" w:rsidDel="00E37207">
          <w:delText xml:space="preserve"> </w:delText>
        </w:r>
      </w:del>
      <w:r w:rsidRPr="00133CF7">
        <w:t>Finally, the ethical dimension</w:t>
      </w:r>
      <w:del w:id="1264" w:author="Author">
        <w:r w:rsidRPr="00133CF7">
          <w:delText>s</w:delText>
        </w:r>
      </w:del>
      <w:r w:rsidRPr="00133CF7">
        <w:t xml:space="preserve"> of mortality prediction </w:t>
      </w:r>
      <w:ins w:id="1265" w:author="Author">
        <w:r w:rsidRPr="00133CF7">
          <w:t>requires</w:t>
        </w:r>
      </w:ins>
      <w:del w:id="1266" w:author="Author">
        <w:r w:rsidRPr="00133CF7">
          <w:delText>demand ongoing</w:delText>
        </w:r>
      </w:del>
      <w:r w:rsidRPr="00133CF7">
        <w:t xml:space="preserve"> </w:t>
      </w:r>
      <w:ins w:id="1267" w:author="Author">
        <w:r w:rsidR="00E37207" w:rsidRPr="00133CF7">
          <w:t xml:space="preserve">continued </w:t>
        </w:r>
      </w:ins>
      <w:r w:rsidRPr="00133CF7">
        <w:t xml:space="preserve">vigilance. Even well-calibrated models carry risks of misuse, including the possibility that </w:t>
      </w:r>
      <w:ins w:id="1268" w:author="Author">
        <w:r w:rsidR="00416A77" w:rsidRPr="00133CF7">
          <w:t xml:space="preserve">such </w:t>
        </w:r>
      </w:ins>
      <w:r w:rsidRPr="00133CF7">
        <w:t xml:space="preserve">predictions might be weaponized to justify limiting care, pressure families toward unwanted care transitions, or create self-fulfilling prophecies wherein high-risk residents receive less aggressive treatment and consequently experience worse </w:t>
      </w:r>
      <w:r w:rsidRPr="00133CF7">
        <w:lastRenderedPageBreak/>
        <w:t>outcomes. The</w:t>
      </w:r>
      <w:ins w:id="1269" w:author="Author">
        <w:r w:rsidR="00416A77" w:rsidRPr="00133CF7">
          <w:t xml:space="preserve"> key takeaway is that the</w:t>
        </w:r>
      </w:ins>
      <w:r w:rsidRPr="00133CF7">
        <w:t xml:space="preserve"> model should be positioned as a tool to enhance, not replace, human judgment and </w:t>
      </w:r>
      <w:del w:id="1270" w:author="Author">
        <w:r w:rsidRPr="00133CF7">
          <w:delText xml:space="preserve">to </w:delText>
        </w:r>
      </w:del>
      <w:r w:rsidRPr="00133CF7">
        <w:t>facilitate conversations</w:t>
      </w:r>
      <w:ins w:id="1271" w:author="Author">
        <w:r w:rsidR="00DA611F" w:rsidRPr="00133CF7">
          <w:t xml:space="preserve"> and </w:t>
        </w:r>
      </w:ins>
      <w:del w:id="1272" w:author="Author">
        <w:r w:rsidRPr="00133CF7" w:rsidDel="00DA611F">
          <w:rPr>
            <w:rFonts w:ascii="Calibri" w:eastAsia="PMingLiU" w:hAnsi="Calibri" w:cs="Times New Roman"/>
          </w:rPr>
          <w:delText xml:space="preserve"> rather than foreclose </w:delText>
        </w:r>
      </w:del>
      <w:r w:rsidRPr="00133CF7">
        <w:rPr>
          <w:rFonts w:ascii="Calibri" w:eastAsia="PMingLiU" w:hAnsi="Calibri" w:cs="Times New Roman"/>
        </w:rPr>
        <w:t>options</w:t>
      </w:r>
      <w:ins w:id="1273" w:author="Author">
        <w:r w:rsidR="00DA611F" w:rsidRPr="00133CF7">
          <w:rPr>
            <w:rFonts w:ascii="Calibri" w:eastAsia="PMingLiU" w:hAnsi="Calibri" w:cs="Times New Roman"/>
          </w:rPr>
          <w:t>, not foreclose them</w:t>
        </w:r>
      </w:ins>
      <w:r w:rsidRPr="00133CF7">
        <w:rPr>
          <w:rFonts w:ascii="Calibri" w:eastAsia="PMingLiU" w:hAnsi="Calibri" w:cs="Times New Roman"/>
        </w:rPr>
        <w:t>.</w:t>
      </w:r>
    </w:p>
    <w:p w14:paraId="462514E7" w14:textId="77777777" w:rsidR="00B139C2" w:rsidRPr="00133CF7" w:rsidRDefault="00B139C2" w:rsidP="004B22E3"/>
    <w:p w14:paraId="179FB83D" w14:textId="77777777" w:rsidR="00B139C2" w:rsidRPr="00133CF7" w:rsidRDefault="001042F6" w:rsidP="004B22E3">
      <w:pPr>
        <w:rPr>
          <w:b/>
          <w:bCs/>
          <w:i/>
          <w:iCs/>
        </w:rPr>
      </w:pPr>
      <w:r w:rsidRPr="00133CF7">
        <w:rPr>
          <w:b/>
          <w:bCs/>
          <w:i/>
          <w:iCs/>
        </w:rPr>
        <w:t>Future Directions</w:t>
      </w:r>
    </w:p>
    <w:p w14:paraId="656BB93A" w14:textId="06FB76DC" w:rsidR="00B139C2" w:rsidRPr="00133CF7" w:rsidRDefault="001042F6" w:rsidP="004B22E3">
      <w:r w:rsidRPr="00133CF7">
        <w:t xml:space="preserve">Future research should move beyond predictive accuracy to evaluate </w:t>
      </w:r>
      <w:r w:rsidRPr="00133CF7">
        <w:rPr>
          <w:rFonts w:ascii="Calibri" w:eastAsia="PMingLiU" w:hAnsi="Calibri" w:cs="Times New Roman"/>
        </w:rPr>
        <w:t>clinical impact</w:t>
      </w:r>
      <w:ins w:id="1274" w:author="Author">
        <w:r w:rsidR="00DA611F" w:rsidRPr="00133CF7">
          <w:rPr>
            <w:rFonts w:ascii="Calibri" w:eastAsia="PMingLiU" w:hAnsi="Calibri" w:cs="Times New Roman"/>
          </w:rPr>
          <w:t>s</w:t>
        </w:r>
      </w:ins>
      <w:r w:rsidRPr="00133CF7">
        <w:rPr>
          <w:rFonts w:ascii="Calibri" w:eastAsia="PMingLiU" w:hAnsi="Calibri" w:cs="Times New Roman"/>
        </w:rPr>
        <w:t xml:space="preserve">. Prospective implementation studies </w:t>
      </w:r>
      <w:del w:id="1275" w:author="Author">
        <w:r w:rsidRPr="00133CF7" w:rsidDel="00DA611F">
          <w:rPr>
            <w:rFonts w:ascii="Calibri" w:eastAsia="PMingLiU" w:hAnsi="Calibri" w:cs="Times New Roman"/>
          </w:rPr>
          <w:delText>are needed to</w:delText>
        </w:r>
      </w:del>
      <w:ins w:id="1276" w:author="Author">
        <w:r w:rsidR="00DA611F" w:rsidRPr="00133CF7">
          <w:rPr>
            <w:rFonts w:ascii="Calibri" w:eastAsia="PMingLiU" w:hAnsi="Calibri" w:cs="Times New Roman"/>
          </w:rPr>
          <w:t>could help</w:t>
        </w:r>
      </w:ins>
      <w:r w:rsidRPr="00133CF7">
        <w:rPr>
          <w:rFonts w:ascii="Calibri" w:eastAsia="PMingLiU" w:hAnsi="Calibri" w:cs="Times New Roman"/>
        </w:rPr>
        <w:t xml:space="preserve"> determine whether model-guided workflows improve patient- and family</w:t>
      </w:r>
      <w:ins w:id="1277" w:author="Author">
        <w:r w:rsidRPr="00133CF7">
          <w:t xml:space="preserve"> </w:t>
        </w:r>
      </w:ins>
      <w:del w:id="1278" w:author="Author">
        <w:r w:rsidRPr="00133CF7">
          <w:delText>-</w:delText>
        </w:r>
      </w:del>
      <w:r w:rsidRPr="00133CF7">
        <w:t>centered outcomes (</w:t>
      </w:r>
      <w:ins w:id="1279" w:author="Author">
        <w:r w:rsidRPr="00133CF7">
          <w:t>e.g.</w:t>
        </w:r>
      </w:ins>
      <w:del w:id="1280" w:author="Author">
        <w:r w:rsidRPr="00133CF7">
          <w:delText>eg</w:delText>
        </w:r>
      </w:del>
      <w:r w:rsidRPr="00133CF7">
        <w:t>, earlier ACP engagement, reduced burdensome transitions, better symptom control, or alignment of care with preferences). Such studies should explicitly specify intended use, thresholds, and action pathways, and</w:t>
      </w:r>
      <w:del w:id="1281" w:author="Author">
        <w:r w:rsidRPr="00133CF7" w:rsidDel="00DA611F">
          <w:delText xml:space="preserve"> should</w:delText>
        </w:r>
      </w:del>
      <w:r w:rsidRPr="00133CF7">
        <w:t xml:space="preserve"> measure potential unintended consequences (</w:t>
      </w:r>
      <w:ins w:id="1282" w:author="Author">
        <w:r w:rsidRPr="00133CF7">
          <w:t>e.g.</w:t>
        </w:r>
      </w:ins>
      <w:del w:id="1283" w:author="Author">
        <w:r w:rsidRPr="00133CF7">
          <w:delText>eg</w:delText>
        </w:r>
      </w:del>
      <w:r w:rsidRPr="00133CF7">
        <w:t xml:space="preserve">, clinician overreliance, inequitable resource allocation, or </w:t>
      </w:r>
      <w:del w:id="1284" w:author="Author">
        <w:r w:rsidRPr="00133CF7" w:rsidDel="00DA611F">
          <w:delText xml:space="preserve">changes in </w:delText>
        </w:r>
      </w:del>
      <w:r w:rsidRPr="00133CF7">
        <w:t>documentation behavio</w:t>
      </w:r>
      <w:del w:id="1285" w:author="Author">
        <w:r w:rsidRPr="00133CF7">
          <w:delText>u</w:delText>
        </w:r>
      </w:del>
      <w:r w:rsidRPr="00133CF7">
        <w:t>r</w:t>
      </w:r>
      <w:ins w:id="1286" w:author="Author">
        <w:r w:rsidR="00DA611F" w:rsidRPr="00133CF7">
          <w:t xml:space="preserve"> changes</w:t>
        </w:r>
      </w:ins>
      <w:r w:rsidRPr="00133CF7">
        <w:t>). Model updating strategies should be pre</w:t>
      </w:r>
      <w:del w:id="1287" w:author="Author">
        <w:r w:rsidRPr="00133CF7" w:rsidDel="006B098C">
          <w:delText>-</w:delText>
        </w:r>
      </w:del>
      <w:r w:rsidRPr="00133CF7">
        <w:t xml:space="preserve">specified, including monitoring </w:t>
      </w:r>
      <w:del w:id="1288" w:author="Author">
        <w:r w:rsidRPr="00133CF7">
          <w:delText xml:space="preserve">for </w:delText>
        </w:r>
      </w:del>
      <w:r w:rsidRPr="00133CF7">
        <w:t>dataset shift</w:t>
      </w:r>
      <w:ins w:id="1289" w:author="Author">
        <w:r w:rsidRPr="00133CF7">
          <w:rPr>
            <w:rFonts w:ascii="Calibri" w:eastAsia="PMingLiU" w:hAnsi="Calibri" w:cs="Times New Roman"/>
          </w:rPr>
          <w:t>s</w:t>
        </w:r>
      </w:ins>
      <w:r w:rsidRPr="00133CF7">
        <w:rPr>
          <w:rFonts w:ascii="Calibri" w:eastAsia="PMingLiU" w:hAnsi="Calibri" w:cs="Times New Roman"/>
        </w:rPr>
        <w:t xml:space="preserve"> and triggers for recalibration or refitting. Additionally, incorporating trajectory-aware features (</w:t>
      </w:r>
      <w:ins w:id="1290" w:author="Author">
        <w:r w:rsidRPr="00133CF7">
          <w:t>e.g.</w:t>
        </w:r>
      </w:ins>
      <w:del w:id="1291" w:author="Author">
        <w:r w:rsidRPr="00133CF7">
          <w:delText>eg</w:delText>
        </w:r>
      </w:del>
      <w:r w:rsidRPr="00133CF7">
        <w:t>, distinguishing rehabilitation from progressive decline) and integrating resident-reported outcomes or symptom burden measures may improve both interpretability and clinical relevance.</w:t>
      </w:r>
    </w:p>
    <w:p w14:paraId="70ADC155" w14:textId="77777777" w:rsidR="00B139C2" w:rsidRPr="00133CF7" w:rsidRDefault="00B139C2" w:rsidP="004B22E3"/>
    <w:p w14:paraId="54DEBCDC" w14:textId="77777777" w:rsidR="00B139C2" w:rsidRPr="00133CF7" w:rsidRDefault="001042F6" w:rsidP="004B22E3">
      <w:pPr>
        <w:rPr>
          <w:b/>
        </w:rPr>
      </w:pPr>
      <w:r w:rsidRPr="00133CF7">
        <w:rPr>
          <w:b/>
        </w:rPr>
        <w:t>Conclusion</w:t>
      </w:r>
    </w:p>
    <w:p w14:paraId="00001BD1" w14:textId="11957516" w:rsidR="00B139C2" w:rsidRPr="00133CF7" w:rsidRDefault="001042F6" w:rsidP="004B22E3">
      <w:r w:rsidRPr="00133CF7">
        <w:t>This study demonstrates that an explainable machine learning model</w:t>
      </w:r>
      <w:del w:id="1292" w:author="Author">
        <w:r w:rsidRPr="00133CF7">
          <w:delText>,</w:delText>
        </w:r>
      </w:del>
      <w:r w:rsidRPr="00133CF7">
        <w:t xml:space="preserve"> built upon a parsimonious set of features</w:t>
      </w:r>
      <w:del w:id="1293" w:author="Author">
        <w:r w:rsidRPr="00133CF7">
          <w:delText>,</w:delText>
        </w:r>
      </w:del>
      <w:r w:rsidRPr="00133CF7">
        <w:t xml:space="preserve"> can achieve accurate and generalizable predictions of 6-month mortality in long-term care facility residents. The </w:t>
      </w:r>
      <w:ins w:id="1294" w:author="Author">
        <w:r w:rsidR="00C00873" w:rsidRPr="00133CF7">
          <w:t xml:space="preserve">model’s </w:t>
        </w:r>
      </w:ins>
      <w:r w:rsidRPr="00133CF7">
        <w:t>robust predictive capabilities</w:t>
      </w:r>
      <w:del w:id="1295" w:author="Author">
        <w:r w:rsidRPr="00133CF7" w:rsidDel="00C00873">
          <w:delText xml:space="preserve"> of the model</w:delText>
        </w:r>
      </w:del>
      <w:r w:rsidRPr="00133CF7">
        <w:t xml:space="preserve">, paired with its independence from complex electronic health record systems, establish it as a feasible solution for real-time prognostication during </w:t>
      </w:r>
      <w:del w:id="1296" w:author="Author">
        <w:r w:rsidRPr="00133CF7">
          <w:delText xml:space="preserve">the </w:delText>
        </w:r>
      </w:del>
      <w:r w:rsidRPr="00133CF7">
        <w:t>LTCF admission</w:t>
      </w:r>
      <w:del w:id="1297" w:author="Author">
        <w:r w:rsidRPr="00133CF7">
          <w:delText xml:space="preserve"> process</w:delText>
        </w:r>
      </w:del>
      <w:r w:rsidRPr="00133CF7">
        <w:t xml:space="preserve">. The identified predictors map closely </w:t>
      </w:r>
      <w:r w:rsidRPr="00133CF7">
        <w:rPr>
          <w:rFonts w:ascii="Calibri" w:eastAsia="PMingLiU" w:hAnsi="Calibri" w:cs="Times New Roman"/>
        </w:rPr>
        <w:t>to geriatric prognostic domains</w:t>
      </w:r>
      <w:r w:rsidRPr="00133CF7">
        <w:t xml:space="preserve">, functional dependency and instability, age-related vulnerability, and nutritional decline, supporting face validity and potential acceptability for clinical decision support. Future research should focus on prospective implementation studies, temporal refinement through survival modeling, and cross-institutional validation to enable </w:t>
      </w:r>
      <w:ins w:id="1298" w:author="Author">
        <w:r w:rsidR="00413333" w:rsidRPr="00133CF7">
          <w:t xml:space="preserve">the model’s </w:t>
        </w:r>
      </w:ins>
      <w:r w:rsidRPr="00133CF7">
        <w:t>broader adoption and maximize</w:t>
      </w:r>
      <w:ins w:id="1299" w:author="Author">
        <w:r w:rsidR="00AC2703" w:rsidRPr="00133CF7">
          <w:t xml:space="preserve"> its</w:t>
        </w:r>
      </w:ins>
      <w:r w:rsidRPr="00133CF7">
        <w:t xml:space="preserve"> </w:t>
      </w:r>
      <w:r w:rsidRPr="00133CF7">
        <w:rPr>
          <w:rFonts w:ascii="Calibri" w:eastAsia="PMingLiU" w:hAnsi="Calibri" w:cs="Times New Roman"/>
        </w:rPr>
        <w:t>clinical impact across diverse long-term care settings.</w:t>
      </w:r>
      <w:r w:rsidRPr="00133CF7">
        <w:t xml:space="preserve"> </w:t>
      </w:r>
    </w:p>
    <w:p w14:paraId="1F37D6E0" w14:textId="77777777" w:rsidR="00B139C2" w:rsidRPr="00133CF7" w:rsidRDefault="00B139C2" w:rsidP="004B22E3"/>
    <w:p w14:paraId="3C3B20D3" w14:textId="77777777" w:rsidR="00B139C2" w:rsidRPr="00133CF7" w:rsidRDefault="001042F6" w:rsidP="007B11E3">
      <w:pPr>
        <w:rPr>
          <w:b/>
          <w:bCs/>
        </w:rPr>
      </w:pPr>
      <w:commentRangeStart w:id="1300"/>
      <w:r w:rsidRPr="00133CF7">
        <w:rPr>
          <w:b/>
          <w:bCs/>
        </w:rPr>
        <w:t>Acknowledgments</w:t>
      </w:r>
      <w:commentRangeEnd w:id="1300"/>
      <w:r w:rsidR="00694B4E" w:rsidRPr="00133CF7">
        <w:rPr>
          <w:rStyle w:val="CommentReference"/>
          <w:b/>
          <w:bCs/>
          <w:sz w:val="24"/>
          <w:szCs w:val="22"/>
        </w:rPr>
        <w:commentReference w:id="1300"/>
      </w:r>
    </w:p>
    <w:p w14:paraId="436710EC" w14:textId="19F590DA" w:rsidR="00B139C2" w:rsidRPr="00133CF7" w:rsidRDefault="001042F6" w:rsidP="007B11E3">
      <w:r w:rsidRPr="00133CF7">
        <w:t xml:space="preserve">We thank Jubo Health Technologies, Inc. for their technical support. </w:t>
      </w:r>
      <w:del w:id="1301" w:author="Author">
        <w:r w:rsidRPr="00133CF7" w:rsidDel="00AC2703">
          <w:delText>Specifically, a</w:delText>
        </w:r>
      </w:del>
      <w:ins w:id="1302" w:author="Author">
        <w:r w:rsidR="00AC2703" w:rsidRPr="00133CF7">
          <w:t>A</w:t>
        </w:r>
      </w:ins>
      <w:r w:rsidRPr="00133CF7">
        <w:t xml:space="preserve"> portion of the grant funding (NSTC 114-2321-B-006-013) was utilized to commission </w:t>
      </w:r>
      <w:ins w:id="1303" w:author="Author">
        <w:r w:rsidR="00AC2703" w:rsidRPr="00133CF7">
          <w:t xml:space="preserve">the assistance services of </w:t>
        </w:r>
      </w:ins>
      <w:r w:rsidRPr="00133CF7">
        <w:t xml:space="preserve">Jubo Health Technologies, Inc. </w:t>
      </w:r>
      <w:del w:id="1304" w:author="Author">
        <w:r w:rsidRPr="00133CF7" w:rsidDel="00AC2703">
          <w:delText>for assistance in</w:delText>
        </w:r>
      </w:del>
      <w:ins w:id="1305" w:author="Author">
        <w:r w:rsidR="00AC2703" w:rsidRPr="00133CF7">
          <w:t>for</w:t>
        </w:r>
      </w:ins>
      <w:r w:rsidRPr="00133CF7">
        <w:t xml:space="preserve"> model programming and data processing tasks. The intellectual property of the developed models remains with the research team and the funding agency. </w:t>
      </w:r>
    </w:p>
    <w:p w14:paraId="64011881" w14:textId="77777777" w:rsidR="00B139C2" w:rsidRPr="00133CF7" w:rsidRDefault="00B139C2" w:rsidP="007B11E3"/>
    <w:p w14:paraId="191606D9" w14:textId="38529E80" w:rsidR="00B139C2" w:rsidRPr="00133CF7" w:rsidRDefault="001042F6" w:rsidP="007B11E3">
      <w:pPr>
        <w:rPr>
          <w:b/>
          <w:bCs/>
        </w:rPr>
      </w:pPr>
      <w:r w:rsidRPr="00133CF7">
        <w:rPr>
          <w:b/>
          <w:bCs/>
        </w:rPr>
        <w:t>Funding</w:t>
      </w:r>
      <w:ins w:id="1306" w:author="Author">
        <w:r w:rsidR="00133DF2" w:rsidRPr="00133CF7">
          <w:rPr>
            <w:b/>
            <w:bCs/>
          </w:rPr>
          <w:t xml:space="preserve"> Statement</w:t>
        </w:r>
      </w:ins>
    </w:p>
    <w:p w14:paraId="7D118194" w14:textId="77777777" w:rsidR="00B139C2" w:rsidRPr="00133CF7" w:rsidRDefault="001042F6" w:rsidP="007B11E3">
      <w:r w:rsidRPr="00133CF7">
        <w:t>This study was supported by the National Science and Technology Council</w:t>
      </w:r>
      <w:ins w:id="1307" w:author="Author">
        <w:r w:rsidRPr="00133CF7">
          <w:t xml:space="preserve"> of</w:t>
        </w:r>
      </w:ins>
      <w:del w:id="1308" w:author="Author">
        <w:r w:rsidRPr="00133CF7">
          <w:delText>,</w:delText>
        </w:r>
      </w:del>
      <w:r w:rsidRPr="00133CF7">
        <w:t xml:space="preserve"> Taiwan (Grant number: NSTC 114-2321-B-006-013).</w:t>
      </w:r>
    </w:p>
    <w:p w14:paraId="23A5074C" w14:textId="77777777" w:rsidR="00B139C2" w:rsidRPr="00133CF7" w:rsidRDefault="00B139C2" w:rsidP="007B11E3"/>
    <w:p w14:paraId="0D15C441" w14:textId="77777777" w:rsidR="00B139C2" w:rsidRPr="00133CF7" w:rsidRDefault="001042F6" w:rsidP="007B11E3">
      <w:pPr>
        <w:rPr>
          <w:b/>
          <w:bCs/>
        </w:rPr>
      </w:pPr>
      <w:r w:rsidRPr="00133CF7">
        <w:rPr>
          <w:b/>
          <w:bCs/>
        </w:rPr>
        <w:t>Conflicts of Interest</w:t>
      </w:r>
    </w:p>
    <w:p w14:paraId="1716BCB2" w14:textId="1927A329" w:rsidR="00B139C2" w:rsidRPr="00133CF7" w:rsidRDefault="001042F6" w:rsidP="008A5F28">
      <w:del w:id="1309" w:author="Author">
        <w:r w:rsidRPr="00133CF7">
          <w:delText xml:space="preserve">Author </w:delText>
        </w:r>
      </w:del>
      <w:r w:rsidRPr="00133CF7">
        <w:t>Tsai YC serves as a paid consultant for Jubo Health Technologies, Inc.</w:t>
      </w:r>
      <w:ins w:id="1310" w:author="Author">
        <w:r w:rsidRPr="00133CF7">
          <w:t>; however,</w:t>
        </w:r>
      </w:ins>
      <w:del w:id="1311" w:author="Author">
        <w:r w:rsidRPr="00133CF7">
          <w:delText>, but</w:delText>
        </w:r>
      </w:del>
      <w:r w:rsidRPr="00133CF7">
        <w:t xml:space="preserve"> this role is independent of the current study's funding. </w:t>
      </w:r>
      <w:del w:id="1312" w:author="Author">
        <w:r w:rsidRPr="00133CF7">
          <w:delText xml:space="preserve">Author </w:delText>
        </w:r>
      </w:del>
      <w:r w:rsidRPr="00133CF7">
        <w:t>Chen YW is a full-time employee of Jubo Health Technologies, Inc. The machine learning models evaluated in this study were developed by the research team</w:t>
      </w:r>
      <w:ins w:id="1313" w:author="Author">
        <w:r w:rsidR="00453E6F" w:rsidRPr="00133CF7">
          <w:t xml:space="preserve">, while the </w:t>
        </w:r>
      </w:ins>
      <w:del w:id="1314" w:author="Author">
        <w:r w:rsidRPr="00133CF7" w:rsidDel="00453E6F">
          <w:delText xml:space="preserve">; </w:delText>
        </w:r>
      </w:del>
      <w:r w:rsidRPr="00133CF7">
        <w:t>technical implementation and data extraction services were contracted to Jubo Health Technologies, Inc.</w:t>
      </w:r>
      <w:ins w:id="1315" w:author="Author">
        <w:r w:rsidRPr="00133CF7">
          <w:rPr>
            <w:rFonts w:ascii="Calibri" w:eastAsia="PMingLiU" w:hAnsi="Calibri" w:cs="Times New Roman"/>
          </w:rPr>
          <w:t>,</w:t>
        </w:r>
      </w:ins>
      <w:r w:rsidRPr="00133CF7">
        <w:rPr>
          <w:rFonts w:ascii="Calibri" w:eastAsia="PMingLiU" w:hAnsi="Calibri" w:cs="Times New Roman"/>
        </w:rPr>
        <w:t xml:space="preserve"> using </w:t>
      </w:r>
      <w:del w:id="1316" w:author="Author">
        <w:r w:rsidRPr="00133CF7">
          <w:delText xml:space="preserve">the </w:delText>
        </w:r>
      </w:del>
      <w:r w:rsidRPr="00133CF7">
        <w:t>research grant funds. Jubo Health Technologies, Inc.</w:t>
      </w:r>
      <w:r w:rsidRPr="00133CF7">
        <w:rPr>
          <w:rFonts w:ascii="Calibri" w:eastAsia="PMingLiU" w:hAnsi="Calibri" w:cs="Times New Roman"/>
        </w:rPr>
        <w:t xml:space="preserve"> had no role in the study design, </w:t>
      </w:r>
      <w:r w:rsidRPr="00133CF7">
        <w:t xml:space="preserve">analysis, interpretation of data, or </w:t>
      </w:r>
      <w:del w:id="1317" w:author="Author">
        <w:r w:rsidRPr="00133CF7">
          <w:delText xml:space="preserve">the </w:delText>
        </w:r>
      </w:del>
      <w:r w:rsidRPr="00133CF7">
        <w:t>decision to publish the results.</w:t>
      </w:r>
    </w:p>
    <w:p w14:paraId="5E51AC4A" w14:textId="77777777" w:rsidR="00B139C2" w:rsidRPr="00133CF7" w:rsidRDefault="00B139C2" w:rsidP="008A5F28"/>
    <w:p w14:paraId="7E4B727D" w14:textId="77777777" w:rsidR="00B139C2" w:rsidRPr="00133CF7" w:rsidRDefault="001042F6" w:rsidP="00C94A43">
      <w:pPr>
        <w:rPr>
          <w:b/>
          <w:bCs/>
        </w:rPr>
      </w:pPr>
      <w:r w:rsidRPr="00133CF7">
        <w:rPr>
          <w:b/>
          <w:bCs/>
        </w:rPr>
        <w:t>Data Availability</w:t>
      </w:r>
    </w:p>
    <w:p w14:paraId="2F741CEC" w14:textId="0D8C8F77" w:rsidR="00B139C2" w:rsidRPr="00133CF7" w:rsidRDefault="001042F6" w:rsidP="00C94A43">
      <w:r w:rsidRPr="00133CF7">
        <w:t>The datasets generated and</w:t>
      </w:r>
      <w:del w:id="1318" w:author="Author">
        <w:r w:rsidRPr="00133CF7" w:rsidDel="00453E6F">
          <w:delText>/or</w:delText>
        </w:r>
      </w:del>
      <w:r w:rsidRPr="00133CF7">
        <w:t xml:space="preserve"> analyzed during the current study are not publicly available </w:t>
      </w:r>
      <w:ins w:id="1319" w:author="Author">
        <w:r w:rsidRPr="00133CF7">
          <w:t>because</w:t>
        </w:r>
      </w:ins>
      <w:del w:id="1320" w:author="Author">
        <w:r w:rsidRPr="00133CF7">
          <w:delText>due</w:delText>
        </w:r>
      </w:del>
      <w:r w:rsidRPr="00133CF7">
        <w:t xml:space="preserve"> </w:t>
      </w:r>
      <w:ins w:id="1321" w:author="Author">
        <w:r w:rsidRPr="00133CF7">
          <w:t>of</w:t>
        </w:r>
      </w:ins>
      <w:del w:id="1322" w:author="Author">
        <w:r w:rsidRPr="00133CF7">
          <w:delText>to</w:delText>
        </w:r>
      </w:del>
      <w:r w:rsidRPr="00133CF7">
        <w:t xml:space="preserve"> patient privacy regulations and commercial restrictions from Jubo Health Technologies, Inc.</w:t>
      </w:r>
      <w:ins w:id="1323" w:author="Author">
        <w:r w:rsidR="00901DDC" w:rsidRPr="00133CF7">
          <w:t>,</w:t>
        </w:r>
      </w:ins>
      <w:del w:id="1324" w:author="Author">
        <w:r w:rsidRPr="00133CF7">
          <w:delText>,</w:delText>
        </w:r>
      </w:del>
      <w:r w:rsidRPr="00133CF7">
        <w:t xml:space="preserve"> but are available from the corresponding author </w:t>
      </w:r>
      <w:ins w:id="1325" w:author="Author">
        <w:r w:rsidRPr="00133CF7">
          <w:rPr>
            <w:rFonts w:ascii="Calibri" w:eastAsia="PMingLiU" w:hAnsi="Calibri" w:cs="Times New Roman"/>
          </w:rPr>
          <w:t>up</w:t>
        </w:r>
      </w:ins>
      <w:r w:rsidRPr="00133CF7">
        <w:rPr>
          <w:rFonts w:ascii="Calibri" w:eastAsia="PMingLiU" w:hAnsi="Calibri" w:cs="Times New Roman"/>
        </w:rPr>
        <w:t>on reasonable request.</w:t>
      </w:r>
    </w:p>
    <w:p w14:paraId="148658C9" w14:textId="77777777" w:rsidR="00B139C2" w:rsidRPr="00133CF7" w:rsidRDefault="00B139C2" w:rsidP="008A5F28"/>
    <w:p w14:paraId="0108E2B4" w14:textId="77777777" w:rsidR="00B139C2" w:rsidRPr="00133CF7" w:rsidRDefault="001042F6" w:rsidP="008A5F28">
      <w:pPr>
        <w:rPr>
          <w:b/>
          <w:bCs/>
        </w:rPr>
      </w:pPr>
      <w:r w:rsidRPr="00133CF7">
        <w:rPr>
          <w:b/>
          <w:bCs/>
        </w:rPr>
        <w:t>Authors’ Contributions</w:t>
      </w:r>
    </w:p>
    <w:p w14:paraId="4CEDB209" w14:textId="0AEEADED" w:rsidR="00B139C2" w:rsidRPr="00133CF7" w:rsidRDefault="001042F6" w:rsidP="008E590D">
      <w:r w:rsidRPr="00133CF7">
        <w:t>Conceptualization: L</w:t>
      </w:r>
      <w:del w:id="1326" w:author="Author">
        <w:r w:rsidRPr="00133CF7" w:rsidDel="008111FB">
          <w:delText xml:space="preserve">o </w:delText>
        </w:r>
      </w:del>
      <w:r w:rsidRPr="00133CF7">
        <w:t>YT, W</w:t>
      </w:r>
      <w:del w:id="1327" w:author="Author">
        <w:r w:rsidRPr="00133CF7" w:rsidDel="008111FB">
          <w:delText xml:space="preserve">u </w:delText>
        </w:r>
      </w:del>
      <w:r w:rsidRPr="00133CF7">
        <w:t>YL, Yu YC</w:t>
      </w:r>
    </w:p>
    <w:p w14:paraId="55D3E846" w14:textId="5C10D38B" w:rsidR="00B139C2" w:rsidRPr="00133CF7" w:rsidRDefault="001042F6" w:rsidP="008E590D">
      <w:r w:rsidRPr="00133CF7">
        <w:t>Methodology: L</w:t>
      </w:r>
      <w:del w:id="1328" w:author="Author">
        <w:r w:rsidRPr="00133CF7" w:rsidDel="008111FB">
          <w:delText xml:space="preserve">o </w:delText>
        </w:r>
      </w:del>
      <w:r w:rsidRPr="00133CF7">
        <w:t>YT, W</w:t>
      </w:r>
      <w:del w:id="1329" w:author="Author">
        <w:r w:rsidRPr="00133CF7" w:rsidDel="008111FB">
          <w:delText xml:space="preserve">u </w:delText>
        </w:r>
      </w:del>
      <w:r w:rsidRPr="00133CF7">
        <w:t>YL, T</w:t>
      </w:r>
      <w:del w:id="1330" w:author="Author">
        <w:r w:rsidRPr="00133CF7" w:rsidDel="008111FB">
          <w:delText xml:space="preserve">sai </w:delText>
        </w:r>
      </w:del>
      <w:r w:rsidRPr="00133CF7">
        <w:t>YC</w:t>
      </w:r>
    </w:p>
    <w:p w14:paraId="3D82A50A" w14:textId="77777777" w:rsidR="00B139C2" w:rsidRPr="00133CF7" w:rsidRDefault="001042F6" w:rsidP="008E590D">
      <w:r w:rsidRPr="00133CF7">
        <w:t>Software: T</w:t>
      </w:r>
      <w:del w:id="1331" w:author="Author">
        <w:r w:rsidRPr="00133CF7" w:rsidDel="008111FB">
          <w:delText xml:space="preserve">sai </w:delText>
        </w:r>
      </w:del>
      <w:r w:rsidRPr="00133CF7">
        <w:t>YC, C</w:t>
      </w:r>
      <w:del w:id="1332" w:author="Author">
        <w:r w:rsidRPr="00133CF7" w:rsidDel="008111FB">
          <w:delText xml:space="preserve">hen </w:delText>
        </w:r>
      </w:del>
      <w:r w:rsidRPr="00133CF7">
        <w:t>YW (Jubo Health Technologies)</w:t>
      </w:r>
    </w:p>
    <w:p w14:paraId="580241C7" w14:textId="77777777" w:rsidR="00B139C2" w:rsidRPr="00133CF7" w:rsidRDefault="001042F6" w:rsidP="008E590D">
      <w:r w:rsidRPr="00133CF7">
        <w:t>Validation: T</w:t>
      </w:r>
      <w:del w:id="1333" w:author="Author">
        <w:r w:rsidRPr="00133CF7" w:rsidDel="008111FB">
          <w:delText xml:space="preserve">sai </w:delText>
        </w:r>
      </w:del>
      <w:r w:rsidRPr="00133CF7">
        <w:t>YC, C</w:t>
      </w:r>
      <w:del w:id="1334" w:author="Author">
        <w:r w:rsidRPr="00133CF7" w:rsidDel="008111FB">
          <w:delText xml:space="preserve">hen </w:delText>
        </w:r>
      </w:del>
      <w:r w:rsidRPr="00133CF7">
        <w:t>YW (Dept of Nursing)</w:t>
      </w:r>
    </w:p>
    <w:p w14:paraId="69A264A1" w14:textId="77777777" w:rsidR="00B139C2" w:rsidRPr="00133CF7" w:rsidRDefault="001042F6" w:rsidP="008E590D">
      <w:r w:rsidRPr="00133CF7">
        <w:t>Formal Analysis: T</w:t>
      </w:r>
      <w:del w:id="1335" w:author="Author">
        <w:r w:rsidRPr="00133CF7" w:rsidDel="008111FB">
          <w:delText xml:space="preserve">sai </w:delText>
        </w:r>
      </w:del>
      <w:r w:rsidRPr="00133CF7">
        <w:t>YC, W</w:t>
      </w:r>
      <w:del w:id="1336" w:author="Author">
        <w:r w:rsidRPr="00133CF7" w:rsidDel="008111FB">
          <w:delText xml:space="preserve">u </w:delText>
        </w:r>
      </w:del>
      <w:r w:rsidRPr="00133CF7">
        <w:t>YL, C</w:t>
      </w:r>
      <w:del w:id="1337" w:author="Author">
        <w:r w:rsidRPr="00133CF7" w:rsidDel="008111FB">
          <w:delText xml:space="preserve">hen </w:delText>
        </w:r>
      </w:del>
      <w:r w:rsidRPr="00133CF7">
        <w:t>YW (Jubo Health Technologies)</w:t>
      </w:r>
    </w:p>
    <w:p w14:paraId="15FB5F90" w14:textId="77777777" w:rsidR="00B139C2" w:rsidRPr="00133CF7" w:rsidRDefault="001042F6" w:rsidP="008E590D">
      <w:r w:rsidRPr="00133CF7">
        <w:t>Investigation: W</w:t>
      </w:r>
      <w:del w:id="1338" w:author="Author">
        <w:r w:rsidRPr="00133CF7" w:rsidDel="008111FB">
          <w:delText xml:space="preserve">u </w:delText>
        </w:r>
      </w:del>
      <w:r w:rsidRPr="00133CF7">
        <w:t>YL, C</w:t>
      </w:r>
      <w:del w:id="1339" w:author="Author">
        <w:r w:rsidRPr="00133CF7" w:rsidDel="008111FB">
          <w:delText xml:space="preserve">hen </w:delText>
        </w:r>
      </w:del>
      <w:r w:rsidRPr="00133CF7">
        <w:t>YW (Dept of Nursing), Yu YC</w:t>
      </w:r>
    </w:p>
    <w:p w14:paraId="678DE071" w14:textId="77777777" w:rsidR="00B139C2" w:rsidRPr="00133CF7" w:rsidRDefault="001042F6" w:rsidP="008E590D">
      <w:r w:rsidRPr="00133CF7">
        <w:t>Resources: Yang YC, C</w:t>
      </w:r>
      <w:del w:id="1340" w:author="Author">
        <w:r w:rsidRPr="00133CF7" w:rsidDel="008111FB">
          <w:delText xml:space="preserve">hen </w:delText>
        </w:r>
      </w:del>
      <w:r w:rsidRPr="00133CF7">
        <w:t>YW (Jubo Health Technologies)</w:t>
      </w:r>
    </w:p>
    <w:p w14:paraId="48E833AE" w14:textId="77777777" w:rsidR="00B139C2" w:rsidRPr="00133CF7" w:rsidRDefault="001042F6" w:rsidP="008E590D">
      <w:r w:rsidRPr="00133CF7">
        <w:t>Data Curation: W</w:t>
      </w:r>
      <w:del w:id="1341" w:author="Author">
        <w:r w:rsidRPr="00133CF7" w:rsidDel="008111FB">
          <w:delText xml:space="preserve">u </w:delText>
        </w:r>
      </w:del>
      <w:r w:rsidRPr="00133CF7">
        <w:t>YL, Yu YC, C</w:t>
      </w:r>
      <w:del w:id="1342" w:author="Author">
        <w:r w:rsidRPr="00133CF7" w:rsidDel="008111FB">
          <w:delText xml:space="preserve">hen </w:delText>
        </w:r>
      </w:del>
      <w:r w:rsidRPr="00133CF7">
        <w:t>YW (Jubo Health Technologies)</w:t>
      </w:r>
    </w:p>
    <w:p w14:paraId="0F1371E1" w14:textId="77777777" w:rsidR="00B139C2" w:rsidRPr="00133CF7" w:rsidRDefault="001042F6" w:rsidP="008E590D">
      <w:r w:rsidRPr="00133CF7">
        <w:t>Writing – Original Draft: L</w:t>
      </w:r>
      <w:del w:id="1343" w:author="Author">
        <w:r w:rsidRPr="00133CF7" w:rsidDel="008111FB">
          <w:delText xml:space="preserve">o </w:delText>
        </w:r>
      </w:del>
      <w:r w:rsidRPr="00133CF7">
        <w:t>YT</w:t>
      </w:r>
    </w:p>
    <w:p w14:paraId="78048C24" w14:textId="05D75466" w:rsidR="00B139C2" w:rsidRPr="00133CF7" w:rsidRDefault="001042F6" w:rsidP="008E590D">
      <w:r w:rsidRPr="00133CF7">
        <w:t>Writing</w:t>
      </w:r>
      <w:ins w:id="1344" w:author="Author">
        <w:r w:rsidRPr="00133CF7">
          <w:t>-</w:t>
        </w:r>
      </w:ins>
      <w:del w:id="1345" w:author="Author">
        <w:r w:rsidRPr="00133CF7">
          <w:delText xml:space="preserve"> – </w:delText>
        </w:r>
      </w:del>
      <w:r w:rsidRPr="00133CF7">
        <w:t xml:space="preserve">Review </w:t>
      </w:r>
      <w:ins w:id="1346" w:author="Author">
        <w:r w:rsidRPr="00133CF7">
          <w:t>and</w:t>
        </w:r>
      </w:ins>
      <w:del w:id="1347" w:author="Author">
        <w:r w:rsidRPr="00133CF7">
          <w:delText>&amp;</w:delText>
        </w:r>
      </w:del>
      <w:r w:rsidRPr="00133CF7">
        <w:t xml:space="preserve"> Editing: Yang YC, W</w:t>
      </w:r>
      <w:del w:id="1348" w:author="Author">
        <w:r w:rsidRPr="00133CF7" w:rsidDel="008111FB">
          <w:delText xml:space="preserve">u </w:delText>
        </w:r>
      </w:del>
      <w:r w:rsidRPr="00133CF7">
        <w:t>YL, T</w:t>
      </w:r>
      <w:del w:id="1349" w:author="Author">
        <w:r w:rsidRPr="00133CF7" w:rsidDel="008111FB">
          <w:delText xml:space="preserve">sai </w:delText>
        </w:r>
      </w:del>
      <w:r w:rsidRPr="00133CF7">
        <w:t xml:space="preserve">YC, Yu YC, </w:t>
      </w:r>
      <w:ins w:id="1350" w:author="Author">
        <w:r w:rsidRPr="00133CF7">
          <w:rPr>
            <w:rFonts w:ascii="Calibri" w:eastAsia="PMingLiU" w:hAnsi="Calibri" w:cs="Times New Roman"/>
          </w:rPr>
          <w:t xml:space="preserve">and </w:t>
        </w:r>
      </w:ins>
      <w:r w:rsidRPr="00133CF7">
        <w:rPr>
          <w:rFonts w:ascii="Calibri" w:eastAsia="PMingLiU" w:hAnsi="Calibri" w:cs="Times New Roman"/>
        </w:rPr>
        <w:t>C</w:t>
      </w:r>
      <w:del w:id="1351" w:author="Author">
        <w:r w:rsidRPr="00133CF7" w:rsidDel="008111FB">
          <w:rPr>
            <w:rFonts w:ascii="Calibri" w:eastAsia="PMingLiU" w:hAnsi="Calibri" w:cs="Times New Roman"/>
          </w:rPr>
          <w:delText xml:space="preserve">hen </w:delText>
        </w:r>
      </w:del>
      <w:r w:rsidRPr="00133CF7">
        <w:rPr>
          <w:rFonts w:ascii="Calibri" w:eastAsia="PMingLiU" w:hAnsi="Calibri" w:cs="Times New Roman"/>
        </w:rPr>
        <w:t>YW (</w:t>
      </w:r>
      <w:ins w:id="1352" w:author="Author">
        <w:r w:rsidRPr="00133CF7">
          <w:t>Department</w:t>
        </w:r>
      </w:ins>
      <w:del w:id="1353" w:author="Author">
        <w:r w:rsidRPr="00133CF7">
          <w:delText>Dept</w:delText>
        </w:r>
      </w:del>
      <w:r w:rsidRPr="00133CF7">
        <w:t xml:space="preserve"> of Nursing)</w:t>
      </w:r>
    </w:p>
    <w:p w14:paraId="61814540" w14:textId="4C19A598" w:rsidR="00B139C2" w:rsidRPr="00133CF7" w:rsidRDefault="001042F6" w:rsidP="008E590D">
      <w:r w:rsidRPr="00133CF7">
        <w:t>Visualization: T</w:t>
      </w:r>
      <w:del w:id="1354" w:author="Author">
        <w:r w:rsidRPr="00133CF7" w:rsidDel="008111FB">
          <w:delText xml:space="preserve">sai </w:delText>
        </w:r>
      </w:del>
      <w:r w:rsidRPr="00133CF7">
        <w:t>YC, W</w:t>
      </w:r>
      <w:del w:id="1355" w:author="Author">
        <w:r w:rsidRPr="00133CF7" w:rsidDel="008111FB">
          <w:delText xml:space="preserve">u </w:delText>
        </w:r>
      </w:del>
      <w:r w:rsidRPr="00133CF7">
        <w:t xml:space="preserve">YL </w:t>
      </w:r>
    </w:p>
    <w:p w14:paraId="374A91FA" w14:textId="77777777" w:rsidR="00B139C2" w:rsidRPr="00133CF7" w:rsidRDefault="001042F6" w:rsidP="008E590D">
      <w:r w:rsidRPr="00133CF7">
        <w:t>Supervision: Yang YC</w:t>
      </w:r>
    </w:p>
    <w:p w14:paraId="42CEE29C" w14:textId="77777777" w:rsidR="00B139C2" w:rsidRPr="00133CF7" w:rsidRDefault="001042F6" w:rsidP="008E590D">
      <w:r w:rsidRPr="00133CF7">
        <w:t>Project Administration: L</w:t>
      </w:r>
      <w:del w:id="1356" w:author="Author">
        <w:r w:rsidRPr="00133CF7" w:rsidDel="008111FB">
          <w:delText xml:space="preserve">o </w:delText>
        </w:r>
      </w:del>
      <w:r w:rsidRPr="00133CF7">
        <w:t>YT, W</w:t>
      </w:r>
      <w:del w:id="1357" w:author="Author">
        <w:r w:rsidRPr="00133CF7" w:rsidDel="008111FB">
          <w:delText xml:space="preserve">u </w:delText>
        </w:r>
      </w:del>
      <w:r w:rsidRPr="00133CF7">
        <w:t>YL</w:t>
      </w:r>
    </w:p>
    <w:p w14:paraId="15D85CC2" w14:textId="77777777" w:rsidR="00B139C2" w:rsidRPr="00133CF7" w:rsidRDefault="00B139C2" w:rsidP="008A5F28"/>
    <w:p w14:paraId="286B290A" w14:textId="77777777" w:rsidR="00B139C2" w:rsidRPr="00133CF7" w:rsidRDefault="001042F6" w:rsidP="008A5F28">
      <w:pPr>
        <w:rPr>
          <w:b/>
          <w:bCs/>
        </w:rPr>
      </w:pPr>
      <w:r w:rsidRPr="00133CF7">
        <w:rPr>
          <w:b/>
          <w:bCs/>
        </w:rPr>
        <w:t>Abbreviations</w:t>
      </w:r>
    </w:p>
    <w:p w14:paraId="32121EB4" w14:textId="64AED67B" w:rsidR="00B139C2" w:rsidRPr="00133CF7" w:rsidDel="00DC74DA" w:rsidRDefault="001042F6" w:rsidP="00D74CCE">
      <w:pPr>
        <w:rPr>
          <w:del w:id="1358" w:author="Author"/>
        </w:rPr>
      </w:pPr>
      <w:del w:id="1359" w:author="Author">
        <w:r w:rsidRPr="00133CF7" w:rsidDel="00DC74DA">
          <w:delText>LTC: long-term care</w:delText>
        </w:r>
      </w:del>
    </w:p>
    <w:p w14:paraId="7C30B076" w14:textId="77777777" w:rsidR="00B139C2" w:rsidRPr="00133CF7" w:rsidRDefault="001042F6" w:rsidP="00D74CCE">
      <w:r w:rsidRPr="00133CF7">
        <w:t>LTCF: long-term care facility</w:t>
      </w:r>
    </w:p>
    <w:p w14:paraId="72EE8D3C" w14:textId="496AF3C6" w:rsidR="00B139C2" w:rsidRPr="00133CF7" w:rsidDel="00DC74DA" w:rsidRDefault="001042F6" w:rsidP="00D74CCE">
      <w:pPr>
        <w:rPr>
          <w:del w:id="1360" w:author="Author"/>
        </w:rPr>
      </w:pPr>
      <w:del w:id="1361" w:author="Author">
        <w:r w:rsidRPr="00133CF7" w:rsidDel="00DC74DA">
          <w:lastRenderedPageBreak/>
          <w:delText>ML: machine learning</w:delText>
        </w:r>
      </w:del>
    </w:p>
    <w:p w14:paraId="44AD2611" w14:textId="77777777" w:rsidR="00B139C2" w:rsidRPr="00133CF7" w:rsidRDefault="001042F6" w:rsidP="00D74CCE">
      <w:r w:rsidRPr="00133CF7">
        <w:t>JUBO: Jubo Health Technologies, Inc.</w:t>
      </w:r>
    </w:p>
    <w:p w14:paraId="419A29FA" w14:textId="6CA811B9" w:rsidR="00B139C2" w:rsidRPr="00133CF7" w:rsidDel="00673D1D" w:rsidRDefault="001042F6" w:rsidP="00D74CCE">
      <w:pPr>
        <w:rPr>
          <w:del w:id="1362" w:author="Author"/>
        </w:rPr>
      </w:pPr>
      <w:del w:id="1363" w:author="Author">
        <w:r w:rsidRPr="00133CF7" w:rsidDel="00673D1D">
          <w:delText>GSC: glasgow coma scale, level of consciousness</w:delText>
        </w:r>
      </w:del>
    </w:p>
    <w:p w14:paraId="52492074" w14:textId="77777777" w:rsidR="00B139C2" w:rsidRPr="00133CF7" w:rsidRDefault="001042F6" w:rsidP="00D74CCE">
      <w:r w:rsidRPr="00133CF7">
        <w:t>ADL: activities of daily living</w:t>
      </w:r>
    </w:p>
    <w:p w14:paraId="5A6EEAAA" w14:textId="4811D131" w:rsidR="00B139C2" w:rsidRPr="00133CF7" w:rsidDel="007F489E" w:rsidRDefault="001042F6" w:rsidP="00D74CCE">
      <w:pPr>
        <w:rPr>
          <w:del w:id="1364" w:author="Author"/>
        </w:rPr>
      </w:pPr>
      <w:del w:id="1365" w:author="Author">
        <w:r w:rsidRPr="00133CF7" w:rsidDel="007F489E">
          <w:delText>GDS: geriatric depression scale</w:delText>
        </w:r>
      </w:del>
    </w:p>
    <w:p w14:paraId="6C2D6481" w14:textId="46EAEE0E" w:rsidR="00B139C2" w:rsidRPr="00133CF7" w:rsidDel="00930D1C" w:rsidRDefault="001042F6" w:rsidP="00D74CCE">
      <w:pPr>
        <w:rPr>
          <w:del w:id="1366" w:author="Author"/>
        </w:rPr>
      </w:pPr>
      <w:del w:id="1367" w:author="Author">
        <w:r w:rsidRPr="00133CF7" w:rsidDel="00930D1C">
          <w:delText>SOF: study of osteoporotic fracture</w:delText>
        </w:r>
      </w:del>
    </w:p>
    <w:p w14:paraId="2475A685" w14:textId="4641FC34" w:rsidR="00B139C2" w:rsidRPr="00133CF7" w:rsidDel="0001533B" w:rsidRDefault="001042F6" w:rsidP="00D74CCE">
      <w:pPr>
        <w:rPr>
          <w:del w:id="1368" w:author="Author"/>
        </w:rPr>
      </w:pPr>
      <w:del w:id="1369" w:author="Author">
        <w:r w:rsidRPr="00133CF7" w:rsidDel="0001533B">
          <w:delText>CIRS-G: cumulative illness rating scale for geriatrics score</w:delText>
        </w:r>
      </w:del>
    </w:p>
    <w:p w14:paraId="50820752" w14:textId="5D6FB51A" w:rsidR="00B139C2" w:rsidRPr="00133CF7" w:rsidDel="0001533B" w:rsidRDefault="001042F6" w:rsidP="00D74CCE">
      <w:pPr>
        <w:rPr>
          <w:del w:id="1370" w:author="Author"/>
        </w:rPr>
      </w:pPr>
      <w:del w:id="1371" w:author="Author">
        <w:r w:rsidRPr="00133CF7" w:rsidDel="0001533B">
          <w:delText>DNR: do-not-resuscitate</w:delText>
        </w:r>
      </w:del>
    </w:p>
    <w:p w14:paraId="275FA7D0" w14:textId="49A31435" w:rsidR="00B139C2" w:rsidRPr="00133CF7" w:rsidDel="0001533B" w:rsidRDefault="001042F6" w:rsidP="00D74CCE">
      <w:pPr>
        <w:rPr>
          <w:del w:id="1372" w:author="Author"/>
        </w:rPr>
      </w:pPr>
      <w:del w:id="1373" w:author="Author">
        <w:r w:rsidRPr="00133CF7" w:rsidDel="0001533B">
          <w:delText>MNA-SF: mini nutritional assessment–short form</w:delText>
        </w:r>
      </w:del>
    </w:p>
    <w:p w14:paraId="1BB593EE" w14:textId="77777777" w:rsidR="00B139C2" w:rsidRPr="00133CF7" w:rsidRDefault="001042F6" w:rsidP="00D74CCE">
      <w:r w:rsidRPr="00133CF7">
        <w:t>AUROC: area under the receiver operating characteristic curve.</w:t>
      </w:r>
    </w:p>
    <w:p w14:paraId="1FF8E23C" w14:textId="2E468EB4" w:rsidR="00B139C2" w:rsidRPr="00133CF7" w:rsidDel="0001533B" w:rsidRDefault="001042F6" w:rsidP="00D74CCE">
      <w:pPr>
        <w:rPr>
          <w:del w:id="1374" w:author="Author"/>
        </w:rPr>
      </w:pPr>
      <w:del w:id="1375" w:author="Author">
        <w:r w:rsidRPr="00133CF7" w:rsidDel="0001533B">
          <w:delText>BW: body weight.</w:delText>
        </w:r>
      </w:del>
    </w:p>
    <w:p w14:paraId="2A0BEA4B" w14:textId="77777777" w:rsidR="00B139C2" w:rsidRPr="00133CF7" w:rsidRDefault="001042F6" w:rsidP="00D74CCE">
      <w:r w:rsidRPr="00133CF7">
        <w:t>SD: standard deviation.</w:t>
      </w:r>
    </w:p>
    <w:p w14:paraId="26281890" w14:textId="13A52C70" w:rsidR="00B139C2" w:rsidRPr="00133CF7" w:rsidDel="009732E9" w:rsidRDefault="001042F6" w:rsidP="00D74CCE">
      <w:pPr>
        <w:rPr>
          <w:del w:id="1376" w:author="Author"/>
        </w:rPr>
      </w:pPr>
      <w:del w:id="1377" w:author="Author">
        <w:r w:rsidRPr="00133CF7" w:rsidDel="009732E9">
          <w:delText>SMD: standardized mean differences.</w:delText>
        </w:r>
      </w:del>
    </w:p>
    <w:p w14:paraId="6B431391" w14:textId="77777777" w:rsidR="00383985" w:rsidRPr="00133CF7" w:rsidRDefault="00383985" w:rsidP="00383985"/>
    <w:p w14:paraId="075297EB" w14:textId="0D79AD4C" w:rsidR="00383985" w:rsidRPr="00133CF7" w:rsidDel="00046E5D" w:rsidRDefault="001042F6" w:rsidP="00383985">
      <w:pPr>
        <w:rPr>
          <w:del w:id="1378" w:author="Author"/>
          <w:b/>
        </w:rPr>
      </w:pPr>
      <w:del w:id="1379" w:author="Author">
        <w:r w:rsidRPr="00133CF7" w:rsidDel="00046E5D">
          <w:rPr>
            <w:b/>
          </w:rPr>
          <w:delText>Multimedia Appendix 1</w:delText>
        </w:r>
      </w:del>
    </w:p>
    <w:p w14:paraId="069AB7C4" w14:textId="05FA4573" w:rsidR="00B139C2" w:rsidRPr="00133CF7" w:rsidDel="00046E5D" w:rsidRDefault="001042F6" w:rsidP="00383985">
      <w:pPr>
        <w:rPr>
          <w:del w:id="1380" w:author="Author"/>
          <w:rFonts w:ascii="Times New Roman" w:hAnsi="Times New Roman" w:cs="Times New Roman"/>
        </w:rPr>
      </w:pPr>
      <w:del w:id="1381" w:author="Author">
        <w:r w:rsidRPr="00133CF7" w:rsidDel="00046E5D">
          <w:rPr>
            <w:rFonts w:ascii="Times New Roman" w:hAnsi="Times New Roman" w:cs="Times New Roman"/>
          </w:rPr>
          <w:delText>TRIPOD+AI checklist</w:delText>
        </w:r>
      </w:del>
    </w:p>
    <w:p w14:paraId="78887FD0" w14:textId="6D46F024" w:rsidR="00383985" w:rsidRPr="00133CF7" w:rsidDel="00046E5D" w:rsidRDefault="00383985" w:rsidP="00383985">
      <w:pPr>
        <w:rPr>
          <w:del w:id="1382" w:author="Author"/>
        </w:rPr>
      </w:pPr>
    </w:p>
    <w:p w14:paraId="279C55CF" w14:textId="6D418925" w:rsidR="00B139C2" w:rsidRPr="00133CF7" w:rsidDel="00046E5D" w:rsidRDefault="001042F6" w:rsidP="008C7F5A">
      <w:pPr>
        <w:rPr>
          <w:del w:id="1383" w:author="Author"/>
          <w:b/>
          <w:bCs/>
        </w:rPr>
      </w:pPr>
      <w:del w:id="1384" w:author="Author">
        <w:r w:rsidRPr="00133CF7" w:rsidDel="00046E5D">
          <w:rPr>
            <w:b/>
            <w:bCs/>
          </w:rPr>
          <w:delText>Multimedia Appendix </w:delText>
        </w:r>
        <w:r w:rsidR="00383985" w:rsidRPr="00133CF7" w:rsidDel="00046E5D">
          <w:rPr>
            <w:b/>
            <w:bCs/>
          </w:rPr>
          <w:delText>2</w:delText>
        </w:r>
      </w:del>
    </w:p>
    <w:p w14:paraId="3394BACB" w14:textId="6FD9B411" w:rsidR="00B139C2" w:rsidRPr="00133CF7" w:rsidDel="00046E5D" w:rsidRDefault="001042F6" w:rsidP="008C7F5A">
      <w:pPr>
        <w:rPr>
          <w:del w:id="1385" w:author="Author"/>
          <w:rFonts w:ascii="Times New Roman" w:hAnsi="Times New Roman" w:cs="Times New Roman"/>
        </w:rPr>
      </w:pPr>
      <w:del w:id="1386" w:author="Author">
        <w:r w:rsidRPr="00133CF7" w:rsidDel="00046E5D">
          <w:rPr>
            <w:rFonts w:ascii="Times New Roman" w:hAnsi="Times New Roman" w:cs="Times New Roman"/>
          </w:rPr>
          <w:delText>Flow diagram for study population inclusion</w:delText>
        </w:r>
      </w:del>
    </w:p>
    <w:p w14:paraId="6BCEDA5B" w14:textId="0DDDD721" w:rsidR="00B139C2" w:rsidRPr="00133CF7" w:rsidDel="00046E5D" w:rsidRDefault="00B139C2" w:rsidP="008C7F5A">
      <w:pPr>
        <w:rPr>
          <w:del w:id="1387" w:author="Author"/>
          <w:rFonts w:ascii="Times New Roman" w:hAnsi="Times New Roman" w:cs="Times New Roman"/>
        </w:rPr>
      </w:pPr>
    </w:p>
    <w:p w14:paraId="799BC260" w14:textId="3058F4F2" w:rsidR="00B139C2" w:rsidRPr="00133CF7" w:rsidDel="00046E5D" w:rsidRDefault="001042F6" w:rsidP="008C7F5A">
      <w:pPr>
        <w:rPr>
          <w:del w:id="1388" w:author="Author"/>
          <w:b/>
          <w:bCs/>
        </w:rPr>
      </w:pPr>
      <w:del w:id="1389" w:author="Author">
        <w:r w:rsidRPr="00133CF7" w:rsidDel="00046E5D">
          <w:rPr>
            <w:b/>
            <w:bCs/>
          </w:rPr>
          <w:delText>Multimedia Appendix </w:delText>
        </w:r>
        <w:r w:rsidR="00383985" w:rsidRPr="00133CF7" w:rsidDel="00046E5D">
          <w:rPr>
            <w:b/>
            <w:bCs/>
          </w:rPr>
          <w:delText>3</w:delText>
        </w:r>
      </w:del>
    </w:p>
    <w:p w14:paraId="677CDDAD" w14:textId="5A59B1BC" w:rsidR="00B139C2" w:rsidRPr="00133CF7" w:rsidDel="00046E5D" w:rsidRDefault="001042F6" w:rsidP="008C7F5A">
      <w:pPr>
        <w:rPr>
          <w:del w:id="1390" w:author="Author"/>
          <w:rFonts w:ascii="Times New Roman" w:hAnsi="Times New Roman" w:cs="Times New Roman"/>
        </w:rPr>
      </w:pPr>
      <w:del w:id="1391" w:author="Author">
        <w:r w:rsidRPr="00133CF7" w:rsidDel="00046E5D">
          <w:rPr>
            <w:rFonts w:ascii="Times New Roman" w:hAnsi="Times New Roman" w:cs="Times New Roman"/>
          </w:rPr>
          <w:delText>The included candidate predictors</w:delText>
        </w:r>
      </w:del>
    </w:p>
    <w:p w14:paraId="3C5118FA" w14:textId="3E046126" w:rsidR="00B139C2" w:rsidRPr="00133CF7" w:rsidDel="00046E5D" w:rsidRDefault="00B139C2" w:rsidP="008C7F5A">
      <w:pPr>
        <w:rPr>
          <w:del w:id="1392" w:author="Author"/>
          <w:rFonts w:ascii="Times New Roman" w:hAnsi="Times New Roman" w:cs="Times New Roman"/>
        </w:rPr>
      </w:pPr>
    </w:p>
    <w:p w14:paraId="0E381494" w14:textId="7FCDC933" w:rsidR="00B139C2" w:rsidRPr="00133CF7" w:rsidDel="00046E5D" w:rsidRDefault="001042F6" w:rsidP="008C7F5A">
      <w:pPr>
        <w:rPr>
          <w:del w:id="1393" w:author="Author"/>
          <w:b/>
          <w:bCs/>
        </w:rPr>
      </w:pPr>
      <w:del w:id="1394" w:author="Author">
        <w:r w:rsidRPr="00133CF7" w:rsidDel="00046E5D">
          <w:rPr>
            <w:b/>
            <w:bCs/>
          </w:rPr>
          <w:delText>Multimedia Appendix </w:delText>
        </w:r>
        <w:r w:rsidR="00383985" w:rsidRPr="00133CF7" w:rsidDel="00046E5D">
          <w:rPr>
            <w:b/>
            <w:bCs/>
          </w:rPr>
          <w:delText>4</w:delText>
        </w:r>
      </w:del>
    </w:p>
    <w:p w14:paraId="187A1882" w14:textId="3BEA5FDC" w:rsidR="00B139C2" w:rsidRPr="00133CF7" w:rsidDel="00046E5D" w:rsidRDefault="001042F6" w:rsidP="008C7F5A">
      <w:pPr>
        <w:rPr>
          <w:del w:id="1395" w:author="Author"/>
          <w:b/>
          <w:bCs/>
        </w:rPr>
      </w:pPr>
      <w:del w:id="1396" w:author="Author">
        <w:r w:rsidRPr="00133CF7" w:rsidDel="00046E5D">
          <w:rPr>
            <w:rFonts w:ascii="Times New Roman" w:hAnsi="Times New Roman" w:cs="Times New Roman"/>
          </w:rPr>
          <w:delText>Assessment of data missingness across study cohorts</w:delText>
        </w:r>
      </w:del>
    </w:p>
    <w:p w14:paraId="1F0AE32F" w14:textId="296C3D4F" w:rsidR="00B139C2" w:rsidRPr="00133CF7" w:rsidDel="00046E5D" w:rsidRDefault="00B139C2" w:rsidP="008C7F5A">
      <w:pPr>
        <w:rPr>
          <w:del w:id="1397" w:author="Author"/>
          <w:b/>
          <w:bCs/>
        </w:rPr>
      </w:pPr>
    </w:p>
    <w:p w14:paraId="7FBA3F23" w14:textId="3FEE2BF1" w:rsidR="00B139C2" w:rsidRPr="00133CF7" w:rsidDel="00046E5D" w:rsidRDefault="001042F6" w:rsidP="008C7F5A">
      <w:pPr>
        <w:rPr>
          <w:del w:id="1398" w:author="Author"/>
          <w:b/>
          <w:bCs/>
        </w:rPr>
      </w:pPr>
      <w:del w:id="1399" w:author="Author">
        <w:r w:rsidRPr="00133CF7" w:rsidDel="00046E5D">
          <w:rPr>
            <w:b/>
            <w:bCs/>
          </w:rPr>
          <w:delText>Multimedia Appendix </w:delText>
        </w:r>
        <w:r w:rsidR="00383985" w:rsidRPr="00133CF7" w:rsidDel="00046E5D">
          <w:rPr>
            <w:b/>
            <w:bCs/>
          </w:rPr>
          <w:delText>5</w:delText>
        </w:r>
      </w:del>
    </w:p>
    <w:p w14:paraId="27152358" w14:textId="5F67D3D0" w:rsidR="00B139C2" w:rsidRPr="00133CF7" w:rsidDel="00046E5D" w:rsidRDefault="001042F6" w:rsidP="008C7F5A">
      <w:pPr>
        <w:rPr>
          <w:del w:id="1400" w:author="Author"/>
          <w:rFonts w:ascii="Times New Roman" w:hAnsi="Times New Roman" w:cs="Times New Roman"/>
        </w:rPr>
      </w:pPr>
      <w:del w:id="1401" w:author="Author">
        <w:r w:rsidRPr="00133CF7" w:rsidDel="00046E5D">
          <w:rPr>
            <w:rFonts w:ascii="Times New Roman" w:hAnsi="Times New Roman" w:cs="Times New Roman"/>
          </w:rPr>
          <w:delText>Model Candidates and Qualitative Comparison (with Key Hyperparameters)</w:delText>
        </w:r>
      </w:del>
    </w:p>
    <w:p w14:paraId="70F9A3BC" w14:textId="2D35CEF2" w:rsidR="00B139C2" w:rsidRPr="00133CF7" w:rsidDel="00046E5D" w:rsidRDefault="00B139C2" w:rsidP="008C7F5A">
      <w:pPr>
        <w:rPr>
          <w:del w:id="1402" w:author="Author"/>
          <w:b/>
          <w:bCs/>
        </w:rPr>
      </w:pPr>
    </w:p>
    <w:p w14:paraId="340B490D" w14:textId="043B7F17" w:rsidR="00B139C2" w:rsidRPr="00133CF7" w:rsidDel="00046E5D" w:rsidRDefault="001042F6" w:rsidP="008C7F5A">
      <w:pPr>
        <w:rPr>
          <w:del w:id="1403" w:author="Author"/>
          <w:b/>
          <w:bCs/>
        </w:rPr>
      </w:pPr>
      <w:del w:id="1404" w:author="Author">
        <w:r w:rsidRPr="00133CF7" w:rsidDel="00046E5D">
          <w:rPr>
            <w:b/>
            <w:bCs/>
          </w:rPr>
          <w:delText>Multimedia Appendix </w:delText>
        </w:r>
        <w:r w:rsidR="00631C5E" w:rsidRPr="00133CF7" w:rsidDel="00046E5D">
          <w:rPr>
            <w:b/>
            <w:bCs/>
          </w:rPr>
          <w:delText>6</w:delText>
        </w:r>
      </w:del>
    </w:p>
    <w:p w14:paraId="2FFE44FA" w14:textId="57D0B03A" w:rsidR="00B139C2" w:rsidRPr="00133CF7" w:rsidDel="00046E5D" w:rsidRDefault="001042F6" w:rsidP="008C7F5A">
      <w:pPr>
        <w:rPr>
          <w:del w:id="1405" w:author="Author"/>
          <w:b/>
          <w:bCs/>
        </w:rPr>
      </w:pPr>
      <w:del w:id="1406" w:author="Author">
        <w:r w:rsidRPr="00133CF7" w:rsidDel="00046E5D">
          <w:rPr>
            <w:rFonts w:ascii="Times New Roman" w:hAnsi="Times New Roman" w:cs="Times New Roman"/>
          </w:rPr>
          <w:delText>Definitions of evaluation metrics</w:delText>
        </w:r>
      </w:del>
    </w:p>
    <w:p w14:paraId="48A8E8B6" w14:textId="7C059595" w:rsidR="00B139C2" w:rsidRPr="00133CF7" w:rsidDel="00046E5D" w:rsidRDefault="00B139C2" w:rsidP="008C7F5A">
      <w:pPr>
        <w:rPr>
          <w:del w:id="1407" w:author="Author"/>
          <w:b/>
          <w:bCs/>
        </w:rPr>
      </w:pPr>
    </w:p>
    <w:p w14:paraId="12F4694F" w14:textId="5A7EF227" w:rsidR="00B139C2" w:rsidRPr="00133CF7" w:rsidDel="00046E5D" w:rsidRDefault="001042F6" w:rsidP="008C7F5A">
      <w:pPr>
        <w:rPr>
          <w:del w:id="1408" w:author="Author"/>
          <w:b/>
          <w:bCs/>
        </w:rPr>
      </w:pPr>
      <w:del w:id="1409" w:author="Author">
        <w:r w:rsidRPr="00133CF7" w:rsidDel="00046E5D">
          <w:rPr>
            <w:b/>
            <w:bCs/>
          </w:rPr>
          <w:delText>Multimedia Appendix </w:delText>
        </w:r>
        <w:r w:rsidR="00631C5E" w:rsidRPr="00133CF7" w:rsidDel="00046E5D">
          <w:rPr>
            <w:b/>
            <w:bCs/>
          </w:rPr>
          <w:delText>7</w:delText>
        </w:r>
      </w:del>
    </w:p>
    <w:p w14:paraId="4578B159" w14:textId="446803A3" w:rsidR="00B139C2" w:rsidRPr="00133CF7" w:rsidDel="00046E5D" w:rsidRDefault="001042F6" w:rsidP="008C7F5A">
      <w:pPr>
        <w:rPr>
          <w:del w:id="1410" w:author="Author"/>
          <w:b/>
          <w:bCs/>
          <w:szCs w:val="24"/>
        </w:rPr>
      </w:pPr>
      <w:del w:id="1411" w:author="Author">
        <w:r w:rsidRPr="00133CF7" w:rsidDel="00046E5D">
          <w:rPr>
            <w:rFonts w:ascii="Times New Roman" w:hAnsi="Times New Roman" w:cs="Times New Roman"/>
            <w:szCs w:val="24"/>
          </w:rPr>
          <w:delText>Characteristics of Development cohort and excluded subjects</w:delText>
        </w:r>
      </w:del>
    </w:p>
    <w:p w14:paraId="42387F45" w14:textId="2E627B0A" w:rsidR="00B139C2" w:rsidRPr="00133CF7" w:rsidDel="00046E5D" w:rsidRDefault="00B139C2" w:rsidP="008C7F5A">
      <w:pPr>
        <w:rPr>
          <w:del w:id="1412" w:author="Author"/>
          <w:b/>
          <w:bCs/>
        </w:rPr>
      </w:pPr>
    </w:p>
    <w:p w14:paraId="46FFF560" w14:textId="77777777" w:rsidR="00046E5D" w:rsidRPr="00133CF7" w:rsidRDefault="00046E5D" w:rsidP="008A5F28">
      <w:r w:rsidRPr="00133CF7">
        <w:br w:type="page"/>
      </w:r>
    </w:p>
    <w:p w14:paraId="0C774F0A" w14:textId="798A63ED" w:rsidR="00B139C2" w:rsidRPr="00133CF7" w:rsidRDefault="001042F6" w:rsidP="008A5F28">
      <w:pPr>
        <w:rPr>
          <w:b/>
          <w:bCs/>
        </w:rPr>
      </w:pPr>
      <w:r w:rsidRPr="00133CF7">
        <w:rPr>
          <w:b/>
          <w:bCs/>
        </w:rPr>
        <w:lastRenderedPageBreak/>
        <w:t>References</w:t>
      </w:r>
    </w:p>
    <w:p w14:paraId="0756E7CA" w14:textId="77777777" w:rsidR="00D3588B" w:rsidRPr="00201557" w:rsidRDefault="00D3588B" w:rsidP="00201557">
      <w:pPr>
        <w:pPrChange w:id="1413" w:author="Author">
          <w:pPr>
            <w:pStyle w:val="EndNoteBibliography"/>
            <w:ind w:left="720" w:hanging="720"/>
          </w:pPr>
        </w:pPrChange>
      </w:pPr>
      <w:r w:rsidRPr="00201557">
        <w:rPr>
          <w:rFonts w:ascii="Calibri" w:hAnsi="Calibri"/>
          <w:rPrChange w:id="1414" w:author="Author">
            <w:rPr/>
          </w:rPrChange>
        </w:rPr>
        <w:t>1.</w:t>
      </w:r>
      <w:r w:rsidRPr="00201557">
        <w:rPr>
          <w:rFonts w:ascii="Calibri" w:hAnsi="Calibri"/>
          <w:rPrChange w:id="1415" w:author="Author">
            <w:rPr/>
          </w:rPrChange>
        </w:rPr>
        <w:tab/>
        <w:t>Ferrah</w:t>
      </w:r>
      <w:del w:id="1416" w:author="Author">
        <w:r w:rsidRPr="00133CF7">
          <w:delText>,</w:delText>
        </w:r>
      </w:del>
      <w:r w:rsidRPr="00201557">
        <w:rPr>
          <w:rFonts w:ascii="Calibri" w:hAnsi="Calibri"/>
          <w:rPrChange w:id="1417" w:author="Author">
            <w:rPr/>
          </w:rPrChange>
        </w:rPr>
        <w:t xml:space="preserve"> N</w:t>
      </w:r>
      <w:del w:id="1418" w:author="Author">
        <w:r w:rsidRPr="00133CF7">
          <w:delText>., et al.,</w:delText>
        </w:r>
      </w:del>
      <w:ins w:id="1419" w:author="Author">
        <w:r w:rsidRPr="0057102D">
          <w:rPr>
            <w:rFonts w:ascii="Calibri" w:hAnsi="Calibri" w:cs="Calibri"/>
            <w:szCs w:val="24"/>
          </w:rPr>
          <w:t>, Ibrahim JE, Kipsaina C, Bugeja L.</w:t>
        </w:r>
      </w:ins>
      <w:r w:rsidRPr="00201557">
        <w:rPr>
          <w:rFonts w:ascii="Calibri" w:hAnsi="Calibri"/>
          <w:rPrChange w:id="1420" w:author="Author">
            <w:rPr/>
          </w:rPrChange>
        </w:rPr>
        <w:t xml:space="preserve"> </w:t>
      </w:r>
      <w:r w:rsidRPr="00201557">
        <w:rPr>
          <w:rFonts w:ascii="Calibri" w:hAnsi="Calibri"/>
          <w:rPrChange w:id="1421" w:author="Author">
            <w:rPr>
              <w:i/>
            </w:rPr>
          </w:rPrChange>
        </w:rPr>
        <w:t xml:space="preserve">Death </w:t>
      </w:r>
      <w:del w:id="1422" w:author="Author">
        <w:r w:rsidRPr="00133CF7">
          <w:rPr>
            <w:i/>
          </w:rPr>
          <w:delText>Following Recent Admission Into Nursing Home From Community Living: A Systematic Review Into</w:delText>
        </w:r>
      </w:del>
      <w:ins w:id="1423" w:author="Author">
        <w:r w:rsidRPr="0057102D">
          <w:rPr>
            <w:rFonts w:ascii="Calibri" w:hAnsi="Calibri" w:cs="Calibri"/>
            <w:szCs w:val="24"/>
          </w:rPr>
          <w:t xml:space="preserve">following recent admission into nursing home from community living: </w:t>
        </w:r>
        <w:r w:rsidRPr="00133CF7">
          <w:rPr>
            <w:rFonts w:ascii="Calibri" w:hAnsi="Calibri" w:cs="Calibri"/>
          </w:rPr>
          <w:t xml:space="preserve">a </w:t>
        </w:r>
        <w:r w:rsidRPr="0057102D">
          <w:rPr>
            <w:rFonts w:ascii="Calibri" w:hAnsi="Calibri" w:cs="Calibri"/>
            <w:szCs w:val="24"/>
          </w:rPr>
          <w:t>systematic review into</w:t>
        </w:r>
      </w:ins>
      <w:r w:rsidRPr="00201557">
        <w:rPr>
          <w:rFonts w:ascii="Calibri" w:hAnsi="Calibri"/>
          <w:rPrChange w:id="1424" w:author="Author">
            <w:rPr>
              <w:i/>
            </w:rPr>
          </w:rPrChange>
        </w:rPr>
        <w:t xml:space="preserve"> the </w:t>
      </w:r>
      <w:del w:id="1425" w:author="Author">
        <w:r w:rsidRPr="00133CF7">
          <w:rPr>
            <w:i/>
          </w:rPr>
          <w:delText>Transition Process.</w:delText>
        </w:r>
      </w:del>
      <w:ins w:id="1426" w:author="Author">
        <w:r w:rsidRPr="0057102D">
          <w:rPr>
            <w:rFonts w:ascii="Calibri" w:hAnsi="Calibri" w:cs="Calibri"/>
            <w:szCs w:val="24"/>
          </w:rPr>
          <w:t>transition process.</w:t>
        </w:r>
      </w:ins>
      <w:r w:rsidRPr="00201557">
        <w:rPr>
          <w:rFonts w:ascii="Calibri" w:hAnsi="Calibri"/>
          <w:rPrChange w:id="1427" w:author="Author">
            <w:rPr/>
          </w:rPrChange>
        </w:rPr>
        <w:t xml:space="preserve"> J Aging Health</w:t>
      </w:r>
      <w:del w:id="1428" w:author="Author">
        <w:r w:rsidRPr="00133CF7">
          <w:delText>,</w:delText>
        </w:r>
      </w:del>
      <w:ins w:id="1429" w:author="Author">
        <w:r w:rsidRPr="0057102D">
          <w:rPr>
            <w:rFonts w:ascii="Calibri" w:hAnsi="Calibri" w:cs="Calibri"/>
            <w:szCs w:val="24"/>
          </w:rPr>
          <w:t>.</w:t>
        </w:r>
      </w:ins>
      <w:r w:rsidRPr="00201557">
        <w:rPr>
          <w:rFonts w:ascii="Calibri" w:hAnsi="Calibri"/>
          <w:rPrChange w:id="1430" w:author="Author">
            <w:rPr/>
          </w:rPrChange>
        </w:rPr>
        <w:t xml:space="preserve"> 2018</w:t>
      </w:r>
      <w:del w:id="1431" w:author="Author">
        <w:r w:rsidRPr="00133CF7">
          <w:delText xml:space="preserve">. </w:delText>
        </w:r>
      </w:del>
      <w:ins w:id="1432" w:author="Author">
        <w:r w:rsidRPr="0057102D">
          <w:rPr>
            <w:rFonts w:ascii="Calibri" w:hAnsi="Calibri" w:cs="Calibri"/>
            <w:szCs w:val="24"/>
          </w:rPr>
          <w:t>;</w:t>
        </w:r>
      </w:ins>
      <w:r w:rsidRPr="00201557">
        <w:rPr>
          <w:rFonts w:ascii="Calibri" w:hAnsi="Calibri"/>
          <w:rPrChange w:id="1433" w:author="Author">
            <w:rPr>
              <w:b/>
            </w:rPr>
          </w:rPrChange>
        </w:rPr>
        <w:t>30</w:t>
      </w:r>
      <w:r w:rsidRPr="00201557">
        <w:rPr>
          <w:rFonts w:ascii="Calibri" w:hAnsi="Calibri"/>
          <w:rPrChange w:id="1434" w:author="Author">
            <w:rPr/>
          </w:rPrChange>
        </w:rPr>
        <w:t>(4):</w:t>
      </w:r>
      <w:del w:id="1435" w:author="Author">
        <w:r w:rsidRPr="00133CF7">
          <w:delText xml:space="preserve"> p. </w:delText>
        </w:r>
      </w:del>
      <w:r w:rsidRPr="00201557">
        <w:rPr>
          <w:rFonts w:ascii="Calibri" w:hAnsi="Calibri"/>
          <w:rPrChange w:id="1436" w:author="Author">
            <w:rPr/>
          </w:rPrChange>
        </w:rPr>
        <w:t>584-604.</w:t>
      </w:r>
      <w:ins w:id="1437"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"https://doi.org/10.1177/0898264316686575"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10.1177/0898264316686575</w:t>
        </w:r>
        <w:r w:rsidRPr="0057102D">
          <w:rPr>
            <w:rFonts w:ascii="Calibri" w:hAnsi="Calibri" w:cs="Calibri"/>
            <w:szCs w:val="24"/>
          </w:rPr>
          <w:fldChar w:fldCharType="end"/>
        </w:r>
      </w:ins>
    </w:p>
    <w:p w14:paraId="2C06DAF2" w14:textId="77777777" w:rsidR="00D3588B" w:rsidRPr="00201557" w:rsidRDefault="00D3588B" w:rsidP="00201557">
      <w:pPr>
        <w:pPrChange w:id="1438" w:author="Author">
          <w:pPr>
            <w:pStyle w:val="EndNoteBibliography"/>
            <w:ind w:left="720" w:hanging="720"/>
          </w:pPr>
        </w:pPrChange>
      </w:pPr>
      <w:r w:rsidRPr="00201557">
        <w:rPr>
          <w:rFonts w:ascii="Calibri" w:hAnsi="Calibri"/>
          <w:rPrChange w:id="1439" w:author="Author">
            <w:rPr/>
          </w:rPrChange>
        </w:rPr>
        <w:t>2.</w:t>
      </w:r>
      <w:r w:rsidRPr="00201557">
        <w:rPr>
          <w:rFonts w:ascii="Calibri" w:hAnsi="Calibri"/>
          <w:rPrChange w:id="1440" w:author="Author">
            <w:rPr/>
          </w:rPrChange>
        </w:rPr>
        <w:tab/>
        <w:t>Morris</w:t>
      </w:r>
      <w:del w:id="1441" w:author="Author">
        <w:r w:rsidRPr="00133CF7">
          <w:delText>, J.N., et al.,</w:delText>
        </w:r>
      </w:del>
      <w:ins w:id="1442" w:author="Author">
        <w:r w:rsidRPr="0057102D">
          <w:rPr>
            <w:rFonts w:ascii="Calibri" w:hAnsi="Calibri" w:cs="Calibri"/>
            <w:szCs w:val="24"/>
          </w:rPr>
          <w:t xml:space="preserve"> JN, Howard EP, Schachter E, Pešić V, Laytham AK, Burney SN.</w:t>
        </w:r>
      </w:ins>
      <w:r w:rsidRPr="00201557">
        <w:rPr>
          <w:rFonts w:ascii="Calibri" w:hAnsi="Calibri"/>
          <w:rPrChange w:id="1443" w:author="Author">
            <w:rPr/>
          </w:rPrChange>
        </w:rPr>
        <w:t xml:space="preserve"> </w:t>
      </w:r>
      <w:r w:rsidRPr="00201557">
        <w:rPr>
          <w:rFonts w:ascii="Calibri" w:hAnsi="Calibri"/>
          <w:rPrChange w:id="1444" w:author="Author">
            <w:rPr>
              <w:i/>
            </w:rPr>
          </w:rPrChange>
        </w:rPr>
        <w:t xml:space="preserve">Risk of </w:t>
      </w:r>
      <w:del w:id="1445" w:author="Author">
        <w:r w:rsidRPr="00133CF7">
          <w:rPr>
            <w:i/>
          </w:rPr>
          <w:delText>Death Among Nursing Home Residents: A Cross-National Perspective.</w:delText>
        </w:r>
      </w:del>
      <w:ins w:id="1446" w:author="Author">
        <w:r w:rsidRPr="0057102D">
          <w:rPr>
            <w:rFonts w:ascii="Calibri" w:hAnsi="Calibri" w:cs="Calibri"/>
            <w:szCs w:val="24"/>
          </w:rPr>
          <w:t xml:space="preserve">death among nursing home residents: </w:t>
        </w:r>
        <w:r w:rsidRPr="00133CF7">
          <w:rPr>
            <w:rFonts w:ascii="Calibri" w:hAnsi="Calibri" w:cs="Calibri"/>
          </w:rPr>
          <w:t>a</w:t>
        </w:r>
        <w:r w:rsidRPr="0057102D">
          <w:rPr>
            <w:rFonts w:ascii="Calibri" w:hAnsi="Calibri" w:cs="Calibri"/>
            <w:szCs w:val="24"/>
          </w:rPr>
          <w:t xml:space="preserve"> cross-national perspective.</w:t>
        </w:r>
      </w:ins>
      <w:r w:rsidRPr="00201557">
        <w:rPr>
          <w:rFonts w:ascii="Calibri" w:hAnsi="Calibri"/>
          <w:rPrChange w:id="1447" w:author="Author">
            <w:rPr/>
          </w:rPrChange>
        </w:rPr>
        <w:t xml:space="preserve"> J Am Med Dir Assoc</w:t>
      </w:r>
      <w:del w:id="1448" w:author="Author">
        <w:r w:rsidRPr="00133CF7">
          <w:delText>,</w:delText>
        </w:r>
      </w:del>
      <w:ins w:id="1449" w:author="Author">
        <w:r w:rsidRPr="0057102D">
          <w:rPr>
            <w:rFonts w:ascii="Calibri" w:hAnsi="Calibri" w:cs="Calibri"/>
            <w:szCs w:val="24"/>
          </w:rPr>
          <w:t>.</w:t>
        </w:r>
      </w:ins>
      <w:r w:rsidRPr="00201557">
        <w:rPr>
          <w:rFonts w:ascii="Calibri" w:hAnsi="Calibri"/>
          <w:rPrChange w:id="1450" w:author="Author">
            <w:rPr/>
          </w:rPrChange>
        </w:rPr>
        <w:t xml:space="preserve"> 2024</w:t>
      </w:r>
      <w:del w:id="1451" w:author="Author">
        <w:r w:rsidRPr="00133CF7">
          <w:delText xml:space="preserve">. </w:delText>
        </w:r>
      </w:del>
      <w:ins w:id="1452" w:author="Author">
        <w:r w:rsidRPr="0057102D">
          <w:rPr>
            <w:rFonts w:ascii="Calibri" w:hAnsi="Calibri" w:cs="Calibri"/>
            <w:szCs w:val="24"/>
          </w:rPr>
          <w:t>;</w:t>
        </w:r>
      </w:ins>
      <w:r w:rsidRPr="00201557">
        <w:rPr>
          <w:rFonts w:ascii="Calibri" w:hAnsi="Calibri"/>
          <w:rPrChange w:id="1453" w:author="Author">
            <w:rPr>
              <w:b/>
            </w:rPr>
          </w:rPrChange>
        </w:rPr>
        <w:t>25</w:t>
      </w:r>
      <w:r w:rsidRPr="00201557">
        <w:rPr>
          <w:rFonts w:ascii="Calibri" w:hAnsi="Calibri"/>
          <w:rPrChange w:id="1454" w:author="Author">
            <w:rPr/>
          </w:rPrChange>
        </w:rPr>
        <w:t>(9):</w:t>
      </w:r>
      <w:del w:id="1455" w:author="Author">
        <w:r w:rsidRPr="00133CF7">
          <w:delText xml:space="preserve"> p. </w:delText>
        </w:r>
      </w:del>
      <w:r w:rsidRPr="00201557">
        <w:rPr>
          <w:rFonts w:ascii="Calibri" w:hAnsi="Calibri"/>
          <w:rPrChange w:id="1456" w:author="Author">
            <w:rPr/>
          </w:rPrChange>
        </w:rPr>
        <w:t>105142.</w:t>
      </w:r>
      <w:ins w:id="1457"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"https://doi.org/10.1016/j.jamda.2024.105142"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10.1016/j.jamda.2024.105142</w:t>
        </w:r>
        <w:r w:rsidRPr="0057102D">
          <w:rPr>
            <w:rFonts w:ascii="Calibri" w:hAnsi="Calibri" w:cs="Calibri"/>
            <w:szCs w:val="24"/>
          </w:rPr>
          <w:fldChar w:fldCharType="end"/>
        </w:r>
      </w:ins>
    </w:p>
    <w:p w14:paraId="1E0A2FFC" w14:textId="77777777" w:rsidR="00D3588B" w:rsidRPr="00201557" w:rsidRDefault="00D3588B" w:rsidP="00201557">
      <w:pPr>
        <w:pPrChange w:id="1458" w:author="Author">
          <w:pPr>
            <w:pStyle w:val="EndNoteBibliography"/>
            <w:ind w:left="720" w:hanging="720"/>
          </w:pPr>
        </w:pPrChange>
      </w:pPr>
      <w:r w:rsidRPr="00201557">
        <w:rPr>
          <w:rFonts w:ascii="Calibri" w:hAnsi="Calibri"/>
          <w:rPrChange w:id="1459" w:author="Author">
            <w:rPr/>
          </w:rPrChange>
        </w:rPr>
        <w:t>3.</w:t>
      </w:r>
      <w:r w:rsidRPr="00201557">
        <w:rPr>
          <w:rFonts w:ascii="Calibri" w:hAnsi="Calibri"/>
          <w:rPrChange w:id="1460" w:author="Author">
            <w:rPr/>
          </w:rPrChange>
        </w:rPr>
        <w:tab/>
        <w:t>Yourman</w:t>
      </w:r>
      <w:del w:id="1461" w:author="Author">
        <w:r w:rsidRPr="00133CF7">
          <w:delText>, L.C., et al.,</w:delText>
        </w:r>
      </w:del>
      <w:ins w:id="1462" w:author="Author">
        <w:r w:rsidRPr="0057102D">
          <w:rPr>
            <w:rFonts w:ascii="Calibri" w:hAnsi="Calibri" w:cs="Calibri"/>
            <w:szCs w:val="24"/>
          </w:rPr>
          <w:t xml:space="preserve"> LC, Lee SJ, Schonberg MA, Widera EW, Smith AK.</w:t>
        </w:r>
      </w:ins>
      <w:r w:rsidRPr="00201557">
        <w:rPr>
          <w:rFonts w:ascii="Calibri" w:hAnsi="Calibri"/>
          <w:rPrChange w:id="1463" w:author="Author">
            <w:rPr/>
          </w:rPrChange>
        </w:rPr>
        <w:t xml:space="preserve"> </w:t>
      </w:r>
      <w:r w:rsidRPr="00201557">
        <w:rPr>
          <w:rFonts w:ascii="Calibri" w:hAnsi="Calibri"/>
          <w:rPrChange w:id="1464" w:author="Author">
            <w:rPr>
              <w:i/>
            </w:rPr>
          </w:rPrChange>
        </w:rPr>
        <w:t>Prognostic indices for older adults: a systematic review.</w:t>
      </w:r>
      <w:r w:rsidRPr="00201557">
        <w:rPr>
          <w:rFonts w:ascii="Calibri" w:hAnsi="Calibri"/>
          <w:rPrChange w:id="1465" w:author="Author">
            <w:rPr/>
          </w:rPrChange>
        </w:rPr>
        <w:t xml:space="preserve"> </w:t>
      </w:r>
      <w:del w:id="1466" w:author="Author">
        <w:r w:rsidRPr="00133CF7">
          <w:delText>Jama,</w:delText>
        </w:r>
      </w:del>
      <w:ins w:id="1467" w:author="Author">
        <w:r w:rsidRPr="0057102D">
          <w:rPr>
            <w:rFonts w:ascii="Calibri" w:hAnsi="Calibri" w:cs="Calibri"/>
            <w:szCs w:val="24"/>
          </w:rPr>
          <w:t>JAMA.</w:t>
        </w:r>
      </w:ins>
      <w:r w:rsidRPr="00201557">
        <w:rPr>
          <w:rFonts w:ascii="Calibri" w:hAnsi="Calibri"/>
          <w:rPrChange w:id="1468" w:author="Author">
            <w:rPr/>
          </w:rPrChange>
        </w:rPr>
        <w:t xml:space="preserve"> 2012</w:t>
      </w:r>
      <w:del w:id="1469" w:author="Author">
        <w:r w:rsidRPr="00133CF7">
          <w:delText xml:space="preserve">. </w:delText>
        </w:r>
      </w:del>
      <w:ins w:id="1470" w:author="Author">
        <w:r w:rsidRPr="0057102D">
          <w:rPr>
            <w:rFonts w:ascii="Calibri" w:hAnsi="Calibri" w:cs="Calibri"/>
            <w:szCs w:val="24"/>
          </w:rPr>
          <w:t>;</w:t>
        </w:r>
      </w:ins>
      <w:r w:rsidRPr="00201557">
        <w:rPr>
          <w:rFonts w:ascii="Calibri" w:hAnsi="Calibri"/>
          <w:rPrChange w:id="1471" w:author="Author">
            <w:rPr>
              <w:b/>
            </w:rPr>
          </w:rPrChange>
        </w:rPr>
        <w:t>307</w:t>
      </w:r>
      <w:r w:rsidRPr="00201557">
        <w:rPr>
          <w:rFonts w:ascii="Calibri" w:hAnsi="Calibri"/>
          <w:rPrChange w:id="1472" w:author="Author">
            <w:rPr/>
          </w:rPrChange>
        </w:rPr>
        <w:t>(2):</w:t>
      </w:r>
      <w:del w:id="1473" w:author="Author">
        <w:r w:rsidRPr="00133CF7">
          <w:delText xml:space="preserve"> p. </w:delText>
        </w:r>
      </w:del>
      <w:r w:rsidRPr="00201557">
        <w:rPr>
          <w:rFonts w:ascii="Calibri" w:hAnsi="Calibri"/>
          <w:rPrChange w:id="1474" w:author="Author">
            <w:rPr/>
          </w:rPrChange>
        </w:rPr>
        <w:t>182-</w:t>
      </w:r>
      <w:del w:id="1475" w:author="Author">
        <w:r w:rsidRPr="00133CF7">
          <w:delText>92.</w:delText>
        </w:r>
      </w:del>
      <w:ins w:id="1476" w:author="Author">
        <w:r w:rsidRPr="0057102D">
          <w:rPr>
            <w:rFonts w:ascii="Calibri" w:hAnsi="Calibri" w:cs="Calibri"/>
            <w:szCs w:val="24"/>
          </w:rPr>
          <w:t>192. doi:</w:t>
        </w:r>
        <w:r w:rsidRPr="0057102D">
          <w:rPr>
            <w:rFonts w:ascii="Calibri" w:hAnsi="Calibri" w:cs="Calibri"/>
            <w:szCs w:val="24"/>
          </w:rPr>
          <w:fldChar w:fldCharType="begin"/>
        </w:r>
        <w:r w:rsidRPr="0057102D">
          <w:rPr>
            <w:rFonts w:ascii="Calibri" w:hAnsi="Calibri" w:cs="Calibri"/>
            <w:szCs w:val="24"/>
          </w:rPr>
          <w:instrText>HYPERLINK "https://doi.org/10.1001/jama.2011.1966"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10.1001/jama.2011.1966</w:t>
        </w:r>
        <w:r w:rsidRPr="0057102D">
          <w:rPr>
            <w:rFonts w:ascii="Calibri" w:hAnsi="Calibri" w:cs="Calibri"/>
            <w:szCs w:val="24"/>
          </w:rPr>
          <w:fldChar w:fldCharType="end"/>
        </w:r>
      </w:ins>
    </w:p>
    <w:p w14:paraId="07DFA79F" w14:textId="77777777" w:rsidR="00D3588B" w:rsidRPr="00201557" w:rsidRDefault="00D3588B" w:rsidP="00201557">
      <w:pPr>
        <w:pPrChange w:id="1477" w:author="Author">
          <w:pPr>
            <w:pStyle w:val="EndNoteBibliography"/>
            <w:ind w:left="720" w:hanging="720"/>
          </w:pPr>
        </w:pPrChange>
      </w:pPr>
      <w:r w:rsidRPr="00201557">
        <w:rPr>
          <w:rFonts w:ascii="Calibri" w:hAnsi="Calibri"/>
          <w:rPrChange w:id="1478" w:author="Author">
            <w:rPr/>
          </w:rPrChange>
        </w:rPr>
        <w:t>4.</w:t>
      </w:r>
      <w:r w:rsidRPr="00201557">
        <w:rPr>
          <w:rFonts w:ascii="Calibri" w:hAnsi="Calibri"/>
          <w:rPrChange w:id="1479" w:author="Author">
            <w:rPr/>
          </w:rPrChange>
        </w:rPr>
        <w:tab/>
        <w:t>Boyd</w:t>
      </w:r>
      <w:del w:id="1480" w:author="Author">
        <w:r w:rsidRPr="00133CF7">
          <w:delText>,</w:delText>
        </w:r>
      </w:del>
      <w:r w:rsidRPr="00201557">
        <w:rPr>
          <w:rFonts w:ascii="Calibri" w:hAnsi="Calibri"/>
          <w:rPrChange w:id="1481" w:author="Author">
            <w:rPr/>
          </w:rPrChange>
        </w:rPr>
        <w:t xml:space="preserve"> C</w:t>
      </w:r>
      <w:del w:id="1482" w:author="Author">
        <w:r w:rsidRPr="00133CF7">
          <w:delText>.,</w:delText>
        </w:r>
      </w:del>
      <w:ins w:id="1483" w:author="Author">
        <w:r w:rsidRPr="0057102D">
          <w:rPr>
            <w:rFonts w:ascii="Calibri" w:hAnsi="Calibri" w:cs="Calibri"/>
            <w:szCs w:val="24"/>
          </w:rPr>
          <w:t>, Smith CD, Masoudi FA,</w:t>
        </w:r>
      </w:ins>
      <w:r w:rsidRPr="00201557">
        <w:rPr>
          <w:rFonts w:ascii="Calibri" w:hAnsi="Calibri"/>
          <w:rPrChange w:id="1484" w:author="Author">
            <w:rPr/>
          </w:rPrChange>
        </w:rPr>
        <w:t xml:space="preserve"> et al</w:t>
      </w:r>
      <w:del w:id="1485" w:author="Author">
        <w:r w:rsidRPr="00133CF7">
          <w:delText>.,</w:delText>
        </w:r>
      </w:del>
      <w:ins w:id="1486" w:author="Author">
        <w:r w:rsidRPr="0057102D">
          <w:rPr>
            <w:rFonts w:ascii="Calibri" w:hAnsi="Calibri" w:cs="Calibri"/>
            <w:szCs w:val="24"/>
          </w:rPr>
          <w:t>.</w:t>
        </w:r>
      </w:ins>
      <w:r w:rsidRPr="00201557">
        <w:rPr>
          <w:rFonts w:ascii="Calibri" w:hAnsi="Calibri"/>
          <w:rPrChange w:id="1487" w:author="Author">
            <w:rPr/>
          </w:rPrChange>
        </w:rPr>
        <w:t xml:space="preserve"> </w:t>
      </w:r>
      <w:r w:rsidRPr="00201557">
        <w:rPr>
          <w:rFonts w:ascii="Calibri" w:hAnsi="Calibri"/>
          <w:rPrChange w:id="1488" w:author="Author">
            <w:rPr>
              <w:i/>
            </w:rPr>
          </w:rPrChange>
        </w:rPr>
        <w:t xml:space="preserve">Decision </w:t>
      </w:r>
      <w:del w:id="1489" w:author="Author">
        <w:r w:rsidRPr="00133CF7">
          <w:rPr>
            <w:i/>
          </w:rPr>
          <w:delText>Making</w:delText>
        </w:r>
      </w:del>
      <w:ins w:id="1490" w:author="Author">
        <w:r w:rsidRPr="0057102D">
          <w:rPr>
            <w:rFonts w:ascii="Calibri" w:hAnsi="Calibri" w:cs="Calibri"/>
            <w:szCs w:val="24"/>
          </w:rPr>
          <w:t>making</w:t>
        </w:r>
      </w:ins>
      <w:r w:rsidRPr="00201557">
        <w:rPr>
          <w:rFonts w:ascii="Calibri" w:hAnsi="Calibri"/>
          <w:rPrChange w:id="1491" w:author="Author">
            <w:rPr>
              <w:i/>
            </w:rPr>
          </w:rPrChange>
        </w:rPr>
        <w:t xml:space="preserve"> for </w:t>
      </w:r>
      <w:del w:id="1492" w:author="Author">
        <w:r w:rsidRPr="00133CF7">
          <w:rPr>
            <w:i/>
          </w:rPr>
          <w:delText>Older Adults With Multiple Chronic Conditions: Executive Summary</w:delText>
        </w:r>
      </w:del>
      <w:ins w:id="1493" w:author="Author">
        <w:r w:rsidRPr="0057102D">
          <w:rPr>
            <w:rFonts w:ascii="Calibri" w:hAnsi="Calibri" w:cs="Calibri"/>
            <w:szCs w:val="24"/>
          </w:rPr>
          <w:t>older adults with multiple chronic conditions: executive summary</w:t>
        </w:r>
      </w:ins>
      <w:r w:rsidRPr="00201557">
        <w:rPr>
          <w:rFonts w:ascii="Calibri" w:hAnsi="Calibri"/>
          <w:rPrChange w:id="1494" w:author="Author">
            <w:rPr>
              <w:i/>
            </w:rPr>
          </w:rPrChange>
        </w:rPr>
        <w:t xml:space="preserve"> for the American Geriatrics Society </w:t>
      </w:r>
      <w:del w:id="1495" w:author="Author">
        <w:r w:rsidRPr="00133CF7">
          <w:rPr>
            <w:i/>
          </w:rPr>
          <w:delText>Guiding Principles</w:delText>
        </w:r>
      </w:del>
      <w:ins w:id="1496" w:author="Author">
        <w:r w:rsidRPr="0057102D">
          <w:rPr>
            <w:rFonts w:ascii="Calibri" w:hAnsi="Calibri" w:cs="Calibri"/>
            <w:szCs w:val="24"/>
          </w:rPr>
          <w:t>guiding principles</w:t>
        </w:r>
      </w:ins>
      <w:r w:rsidRPr="00201557">
        <w:rPr>
          <w:rFonts w:ascii="Calibri" w:hAnsi="Calibri"/>
          <w:rPrChange w:id="1497" w:author="Author">
            <w:rPr>
              <w:i/>
            </w:rPr>
          </w:rPrChange>
        </w:rPr>
        <w:t xml:space="preserve"> on the </w:t>
      </w:r>
      <w:del w:id="1498" w:author="Author">
        <w:r w:rsidRPr="00133CF7">
          <w:rPr>
            <w:i/>
          </w:rPr>
          <w:delText>Care</w:delText>
        </w:r>
      </w:del>
      <w:ins w:id="1499" w:author="Author">
        <w:r w:rsidRPr="0057102D">
          <w:rPr>
            <w:rFonts w:ascii="Calibri" w:hAnsi="Calibri" w:cs="Calibri"/>
            <w:szCs w:val="24"/>
          </w:rPr>
          <w:t>care</w:t>
        </w:r>
      </w:ins>
      <w:r w:rsidRPr="00201557">
        <w:rPr>
          <w:rFonts w:ascii="Calibri" w:hAnsi="Calibri"/>
          <w:rPrChange w:id="1500" w:author="Author">
            <w:rPr>
              <w:i/>
            </w:rPr>
          </w:rPrChange>
        </w:rPr>
        <w:t xml:space="preserve"> of </w:t>
      </w:r>
      <w:del w:id="1501" w:author="Author">
        <w:r w:rsidRPr="00133CF7">
          <w:rPr>
            <w:i/>
          </w:rPr>
          <w:delText>Older Adults With Multimorbidity.</w:delText>
        </w:r>
      </w:del>
      <w:ins w:id="1502" w:author="Author">
        <w:r w:rsidRPr="0057102D">
          <w:rPr>
            <w:rFonts w:ascii="Calibri" w:hAnsi="Calibri" w:cs="Calibri"/>
            <w:szCs w:val="24"/>
          </w:rPr>
          <w:t>older adults with multimorbidity.</w:t>
        </w:r>
      </w:ins>
      <w:r w:rsidRPr="00201557">
        <w:rPr>
          <w:rFonts w:ascii="Calibri" w:hAnsi="Calibri"/>
          <w:rPrChange w:id="1503" w:author="Author">
            <w:rPr/>
          </w:rPrChange>
        </w:rPr>
        <w:t xml:space="preserve"> J Am Geriatr Soc</w:t>
      </w:r>
      <w:del w:id="1504" w:author="Author">
        <w:r w:rsidRPr="00133CF7">
          <w:delText>,</w:delText>
        </w:r>
      </w:del>
      <w:ins w:id="1505" w:author="Author">
        <w:r w:rsidRPr="0057102D">
          <w:rPr>
            <w:rFonts w:ascii="Calibri" w:hAnsi="Calibri" w:cs="Calibri"/>
            <w:szCs w:val="24"/>
          </w:rPr>
          <w:t>.</w:t>
        </w:r>
      </w:ins>
      <w:r w:rsidRPr="00201557">
        <w:rPr>
          <w:rFonts w:ascii="Calibri" w:hAnsi="Calibri"/>
          <w:rPrChange w:id="1506" w:author="Author">
            <w:rPr/>
          </w:rPrChange>
        </w:rPr>
        <w:t xml:space="preserve"> 2019</w:t>
      </w:r>
      <w:del w:id="1507" w:author="Author">
        <w:r w:rsidRPr="00133CF7">
          <w:delText xml:space="preserve">. </w:delText>
        </w:r>
      </w:del>
      <w:ins w:id="1508" w:author="Author">
        <w:r w:rsidRPr="0057102D">
          <w:rPr>
            <w:rFonts w:ascii="Calibri" w:hAnsi="Calibri" w:cs="Calibri"/>
            <w:szCs w:val="24"/>
          </w:rPr>
          <w:t>;</w:t>
        </w:r>
      </w:ins>
      <w:r w:rsidRPr="00201557">
        <w:rPr>
          <w:rFonts w:ascii="Calibri" w:hAnsi="Calibri"/>
          <w:rPrChange w:id="1509" w:author="Author">
            <w:rPr>
              <w:b/>
            </w:rPr>
          </w:rPrChange>
        </w:rPr>
        <w:t>67</w:t>
      </w:r>
      <w:r w:rsidRPr="00201557">
        <w:rPr>
          <w:rFonts w:ascii="Calibri" w:hAnsi="Calibri"/>
          <w:rPrChange w:id="1510" w:author="Author">
            <w:rPr/>
          </w:rPrChange>
        </w:rPr>
        <w:t>(4):</w:t>
      </w:r>
      <w:del w:id="1511" w:author="Author">
        <w:r w:rsidRPr="00133CF7">
          <w:delText xml:space="preserve"> p. </w:delText>
        </w:r>
      </w:del>
      <w:r w:rsidRPr="00201557">
        <w:rPr>
          <w:rFonts w:ascii="Calibri" w:hAnsi="Calibri"/>
          <w:rPrChange w:id="1512" w:author="Author">
            <w:rPr/>
          </w:rPrChange>
        </w:rPr>
        <w:t>665-673.</w:t>
      </w:r>
      <w:ins w:id="1513"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"https://doi.org/10.1111/jgs.15809"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10.1111/jgs.15809</w:t>
        </w:r>
        <w:r w:rsidRPr="0057102D">
          <w:rPr>
            <w:rFonts w:ascii="Calibri" w:hAnsi="Calibri" w:cs="Calibri"/>
            <w:szCs w:val="24"/>
          </w:rPr>
          <w:fldChar w:fldCharType="end"/>
        </w:r>
      </w:ins>
    </w:p>
    <w:p w14:paraId="2A2E46C5" w14:textId="77777777" w:rsidR="00D3588B" w:rsidRPr="00201557" w:rsidRDefault="00D3588B" w:rsidP="00201557">
      <w:pPr>
        <w:pPrChange w:id="1514" w:author="Author">
          <w:pPr>
            <w:pStyle w:val="EndNoteBibliography"/>
            <w:ind w:left="720" w:hanging="720"/>
          </w:pPr>
        </w:pPrChange>
      </w:pPr>
      <w:r w:rsidRPr="00201557">
        <w:rPr>
          <w:rFonts w:ascii="Calibri" w:hAnsi="Calibri"/>
          <w:rPrChange w:id="1515" w:author="Author">
            <w:rPr/>
          </w:rPrChange>
        </w:rPr>
        <w:t>5.</w:t>
      </w:r>
      <w:r w:rsidRPr="00201557">
        <w:rPr>
          <w:rFonts w:ascii="Calibri" w:hAnsi="Calibri"/>
          <w:rPrChange w:id="1516" w:author="Author">
            <w:rPr/>
          </w:rPrChange>
        </w:rPr>
        <w:tab/>
        <w:t>Niznik</w:t>
      </w:r>
      <w:del w:id="1517" w:author="Author">
        <w:r w:rsidRPr="00133CF7">
          <w:delText>, J.D.,</w:delText>
        </w:r>
      </w:del>
      <w:ins w:id="1518" w:author="Author">
        <w:r w:rsidRPr="0057102D">
          <w:rPr>
            <w:rFonts w:ascii="Calibri" w:hAnsi="Calibri" w:cs="Calibri"/>
            <w:szCs w:val="24"/>
          </w:rPr>
          <w:t xml:space="preserve"> JD, Zhang S, Mor MK,</w:t>
        </w:r>
      </w:ins>
      <w:r w:rsidRPr="00201557">
        <w:rPr>
          <w:rFonts w:ascii="Calibri" w:hAnsi="Calibri"/>
          <w:rPrChange w:id="1519" w:author="Author">
            <w:rPr/>
          </w:rPrChange>
        </w:rPr>
        <w:t xml:space="preserve"> et al</w:t>
      </w:r>
      <w:del w:id="1520" w:author="Author">
        <w:r w:rsidRPr="00133CF7">
          <w:delText>.,</w:delText>
        </w:r>
      </w:del>
      <w:ins w:id="1521" w:author="Author">
        <w:r w:rsidRPr="0057102D">
          <w:rPr>
            <w:rFonts w:ascii="Calibri" w:hAnsi="Calibri" w:cs="Calibri"/>
            <w:szCs w:val="24"/>
          </w:rPr>
          <w:t>.</w:t>
        </w:r>
      </w:ins>
      <w:r w:rsidRPr="00201557">
        <w:rPr>
          <w:rFonts w:ascii="Calibri" w:hAnsi="Calibri"/>
          <w:rPrChange w:id="1522" w:author="Author">
            <w:rPr/>
          </w:rPrChange>
        </w:rPr>
        <w:t xml:space="preserve"> </w:t>
      </w:r>
      <w:r w:rsidRPr="00201557">
        <w:rPr>
          <w:rFonts w:ascii="Calibri" w:hAnsi="Calibri"/>
          <w:rPrChange w:id="1523" w:author="Author">
            <w:rPr>
              <w:i/>
            </w:rPr>
          </w:rPrChange>
        </w:rPr>
        <w:t xml:space="preserve">Adaptation and </w:t>
      </w:r>
      <w:del w:id="1524" w:author="Author">
        <w:r w:rsidRPr="00133CF7">
          <w:rPr>
            <w:i/>
          </w:rPr>
          <w:delText>Initial Validation</w:delText>
        </w:r>
      </w:del>
      <w:ins w:id="1525" w:author="Author">
        <w:r w:rsidRPr="0057102D">
          <w:rPr>
            <w:rFonts w:ascii="Calibri" w:hAnsi="Calibri" w:cs="Calibri"/>
            <w:szCs w:val="24"/>
          </w:rPr>
          <w:t>initial validation</w:t>
        </w:r>
      </w:ins>
      <w:r w:rsidRPr="00201557">
        <w:rPr>
          <w:rFonts w:ascii="Calibri" w:hAnsi="Calibri"/>
          <w:rPrChange w:id="1526" w:author="Author">
            <w:rPr>
              <w:i/>
            </w:rPr>
          </w:rPrChange>
        </w:rPr>
        <w:t xml:space="preserve"> of </w:t>
      </w:r>
      <w:del w:id="1527" w:author="Author">
        <w:r w:rsidRPr="00133CF7">
          <w:rPr>
            <w:i/>
          </w:rPr>
          <w:delText>Minimum Data</w:delText>
        </w:r>
      </w:del>
      <w:ins w:id="1528" w:author="Author">
        <w:r w:rsidRPr="0057102D">
          <w:rPr>
            <w:rFonts w:ascii="Calibri" w:hAnsi="Calibri" w:cs="Calibri"/>
            <w:szCs w:val="24"/>
          </w:rPr>
          <w:t>minimum data</w:t>
        </w:r>
      </w:ins>
      <w:r w:rsidRPr="00201557">
        <w:rPr>
          <w:rFonts w:ascii="Calibri" w:hAnsi="Calibri"/>
          <w:rPrChange w:id="1529" w:author="Author">
            <w:rPr>
              <w:i/>
            </w:rPr>
          </w:rPrChange>
        </w:rPr>
        <w:t xml:space="preserve"> Set (MDS) </w:t>
      </w:r>
      <w:del w:id="1530" w:author="Author">
        <w:r w:rsidRPr="00133CF7">
          <w:rPr>
            <w:i/>
          </w:rPr>
          <w:delText>Mortality Risk Index</w:delText>
        </w:r>
      </w:del>
      <w:ins w:id="1531" w:author="Author">
        <w:r w:rsidRPr="0057102D">
          <w:rPr>
            <w:rFonts w:ascii="Calibri" w:hAnsi="Calibri" w:cs="Calibri"/>
            <w:szCs w:val="24"/>
          </w:rPr>
          <w:t>mortality risk index</w:t>
        </w:r>
      </w:ins>
      <w:r w:rsidRPr="00201557">
        <w:rPr>
          <w:rFonts w:ascii="Calibri" w:hAnsi="Calibri"/>
          <w:rPrChange w:id="1532" w:author="Author">
            <w:rPr>
              <w:i/>
            </w:rPr>
          </w:rPrChange>
        </w:rPr>
        <w:t xml:space="preserve"> to MDS </w:t>
      </w:r>
      <w:del w:id="1533" w:author="Author">
        <w:r w:rsidRPr="00133CF7">
          <w:rPr>
            <w:i/>
          </w:rPr>
          <w:delText>Version</w:delText>
        </w:r>
      </w:del>
      <w:ins w:id="1534" w:author="Author">
        <w:r w:rsidRPr="0057102D">
          <w:rPr>
            <w:rFonts w:ascii="Calibri" w:hAnsi="Calibri" w:cs="Calibri"/>
            <w:szCs w:val="24"/>
          </w:rPr>
          <w:t>version</w:t>
        </w:r>
      </w:ins>
      <w:r w:rsidRPr="00201557">
        <w:rPr>
          <w:rFonts w:ascii="Calibri" w:hAnsi="Calibri"/>
          <w:rPrChange w:id="1535" w:author="Author">
            <w:rPr>
              <w:i/>
            </w:rPr>
          </w:rPrChange>
        </w:rPr>
        <w:t xml:space="preserve"> 3.0.</w:t>
      </w:r>
      <w:r w:rsidRPr="00201557">
        <w:rPr>
          <w:rFonts w:ascii="Calibri" w:hAnsi="Calibri"/>
          <w:rPrChange w:id="1536" w:author="Author">
            <w:rPr/>
          </w:rPrChange>
        </w:rPr>
        <w:t xml:space="preserve"> J Am Geriatr Soc</w:t>
      </w:r>
      <w:del w:id="1537" w:author="Author">
        <w:r w:rsidRPr="00133CF7">
          <w:delText>,</w:delText>
        </w:r>
      </w:del>
      <w:ins w:id="1538" w:author="Author">
        <w:r w:rsidRPr="0057102D">
          <w:rPr>
            <w:rFonts w:ascii="Calibri" w:hAnsi="Calibri" w:cs="Calibri"/>
            <w:szCs w:val="24"/>
          </w:rPr>
          <w:t>.</w:t>
        </w:r>
      </w:ins>
      <w:r w:rsidRPr="00201557">
        <w:rPr>
          <w:rFonts w:ascii="Calibri" w:hAnsi="Calibri"/>
          <w:rPrChange w:id="1539" w:author="Author">
            <w:rPr/>
          </w:rPrChange>
        </w:rPr>
        <w:t xml:space="preserve"> 2018</w:t>
      </w:r>
      <w:del w:id="1540" w:author="Author">
        <w:r w:rsidRPr="00133CF7">
          <w:delText xml:space="preserve">. </w:delText>
        </w:r>
      </w:del>
      <w:ins w:id="1541" w:author="Author">
        <w:r w:rsidRPr="0057102D">
          <w:rPr>
            <w:rFonts w:ascii="Calibri" w:hAnsi="Calibri" w:cs="Calibri"/>
            <w:szCs w:val="24"/>
          </w:rPr>
          <w:t>;</w:t>
        </w:r>
      </w:ins>
      <w:r w:rsidRPr="00201557">
        <w:rPr>
          <w:rFonts w:ascii="Calibri" w:hAnsi="Calibri"/>
          <w:rPrChange w:id="1542" w:author="Author">
            <w:rPr>
              <w:b/>
            </w:rPr>
          </w:rPrChange>
        </w:rPr>
        <w:t>66</w:t>
      </w:r>
      <w:r w:rsidRPr="00201557">
        <w:rPr>
          <w:rFonts w:ascii="Calibri" w:hAnsi="Calibri"/>
          <w:rPrChange w:id="1543" w:author="Author">
            <w:rPr/>
          </w:rPrChange>
        </w:rPr>
        <w:t>(12):</w:t>
      </w:r>
      <w:del w:id="1544" w:author="Author">
        <w:r w:rsidRPr="00133CF7">
          <w:delText xml:space="preserve"> p. </w:delText>
        </w:r>
      </w:del>
      <w:r w:rsidRPr="00201557">
        <w:rPr>
          <w:rFonts w:ascii="Calibri" w:hAnsi="Calibri"/>
          <w:rPrChange w:id="1545" w:author="Author">
            <w:rPr/>
          </w:rPrChange>
        </w:rPr>
        <w:t>2353-2359.</w:t>
      </w:r>
      <w:ins w:id="1546"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"https://doi.org/10.1111/jgs.15579"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10.1111/jgs.15579</w:t>
        </w:r>
        <w:r w:rsidRPr="0057102D">
          <w:rPr>
            <w:rFonts w:ascii="Calibri" w:hAnsi="Calibri" w:cs="Calibri"/>
            <w:szCs w:val="24"/>
          </w:rPr>
          <w:fldChar w:fldCharType="end"/>
        </w:r>
      </w:ins>
    </w:p>
    <w:p w14:paraId="4C5DBC65" w14:textId="77777777" w:rsidR="00D3588B" w:rsidRPr="00201557" w:rsidRDefault="00D3588B" w:rsidP="00201557">
      <w:pPr>
        <w:pPrChange w:id="1547" w:author="Author">
          <w:pPr>
            <w:pStyle w:val="EndNoteBibliography"/>
            <w:ind w:left="720" w:hanging="720"/>
          </w:pPr>
        </w:pPrChange>
      </w:pPr>
      <w:r w:rsidRPr="00201557">
        <w:rPr>
          <w:rFonts w:ascii="Calibri" w:hAnsi="Calibri"/>
          <w:rPrChange w:id="1548" w:author="Author">
            <w:rPr/>
          </w:rPrChange>
        </w:rPr>
        <w:t>6.</w:t>
      </w:r>
      <w:r w:rsidRPr="00201557">
        <w:rPr>
          <w:rFonts w:ascii="Calibri" w:hAnsi="Calibri"/>
          <w:rPrChange w:id="1549" w:author="Author">
            <w:rPr/>
          </w:rPrChange>
        </w:rPr>
        <w:tab/>
        <w:t>Porock</w:t>
      </w:r>
      <w:del w:id="1550" w:author="Author">
        <w:r w:rsidRPr="00133CF7">
          <w:delText>,</w:delText>
        </w:r>
      </w:del>
      <w:ins w:id="1551" w:author="Author">
        <w:r w:rsidRPr="0057102D">
          <w:rPr>
            <w:rFonts w:ascii="Calibri" w:hAnsi="Calibri" w:cs="Calibri"/>
            <w:szCs w:val="24"/>
          </w:rPr>
          <w:t xml:space="preserve"> D, Parker-Oliver</w:t>
        </w:r>
      </w:ins>
      <w:r w:rsidRPr="00201557">
        <w:rPr>
          <w:rFonts w:ascii="Calibri" w:hAnsi="Calibri"/>
          <w:rPrChange w:id="1552" w:author="Author">
            <w:rPr/>
          </w:rPrChange>
        </w:rPr>
        <w:t xml:space="preserve"> D</w:t>
      </w:r>
      <w:del w:id="1553" w:author="Author">
        <w:r w:rsidRPr="00133CF7">
          <w:delText>., et al.,</w:delText>
        </w:r>
      </w:del>
      <w:ins w:id="1554" w:author="Author">
        <w:r w:rsidRPr="0057102D">
          <w:rPr>
            <w:rFonts w:ascii="Calibri" w:hAnsi="Calibri" w:cs="Calibri"/>
            <w:szCs w:val="24"/>
          </w:rPr>
          <w:t>, Petroski GF, Rantz M.</w:t>
        </w:r>
      </w:ins>
      <w:r w:rsidRPr="00201557">
        <w:rPr>
          <w:rFonts w:ascii="Calibri" w:hAnsi="Calibri"/>
          <w:rPrChange w:id="1555" w:author="Author">
            <w:rPr/>
          </w:rPrChange>
        </w:rPr>
        <w:t xml:space="preserve"> </w:t>
      </w:r>
      <w:r w:rsidRPr="00201557">
        <w:rPr>
          <w:rFonts w:ascii="Calibri" w:hAnsi="Calibri"/>
          <w:rPrChange w:id="1556" w:author="Author">
            <w:rPr>
              <w:i/>
            </w:rPr>
          </w:rPrChange>
        </w:rPr>
        <w:t xml:space="preserve">The MDS Mortality Risk Index: </w:t>
      </w:r>
      <w:del w:id="1557" w:author="Author">
        <w:r w:rsidRPr="00133CF7">
          <w:rPr>
            <w:i/>
          </w:rPr>
          <w:delText>The</w:delText>
        </w:r>
      </w:del>
      <w:ins w:id="1558" w:author="Author">
        <w:r w:rsidRPr="0057102D">
          <w:rPr>
            <w:rFonts w:ascii="Calibri" w:hAnsi="Calibri" w:cs="Calibri"/>
            <w:szCs w:val="24"/>
          </w:rPr>
          <w:t>the</w:t>
        </w:r>
      </w:ins>
      <w:r w:rsidRPr="00201557">
        <w:rPr>
          <w:rFonts w:ascii="Calibri" w:hAnsi="Calibri"/>
          <w:rPrChange w:id="1559" w:author="Author">
            <w:rPr>
              <w:i/>
            </w:rPr>
          </w:rPrChange>
        </w:rPr>
        <w:t xml:space="preserve"> evolution of a method for predicting 6-month mortality in nursing home residents.</w:t>
      </w:r>
      <w:r w:rsidRPr="00201557">
        <w:rPr>
          <w:rFonts w:ascii="Calibri" w:hAnsi="Calibri"/>
          <w:rPrChange w:id="1560" w:author="Author">
            <w:rPr/>
          </w:rPrChange>
        </w:rPr>
        <w:t xml:space="preserve"> BMC Res Notes</w:t>
      </w:r>
      <w:del w:id="1561" w:author="Author">
        <w:r w:rsidRPr="00133CF7">
          <w:delText>,</w:delText>
        </w:r>
      </w:del>
      <w:ins w:id="1562" w:author="Author">
        <w:r w:rsidRPr="0057102D">
          <w:rPr>
            <w:rFonts w:ascii="Calibri" w:hAnsi="Calibri" w:cs="Calibri"/>
            <w:szCs w:val="24"/>
          </w:rPr>
          <w:t>.</w:t>
        </w:r>
      </w:ins>
      <w:r w:rsidRPr="00201557">
        <w:rPr>
          <w:rFonts w:ascii="Calibri" w:hAnsi="Calibri"/>
          <w:rPrChange w:id="1563" w:author="Author">
            <w:rPr/>
          </w:rPrChange>
        </w:rPr>
        <w:t xml:space="preserve"> 2010</w:t>
      </w:r>
      <w:del w:id="1564" w:author="Author">
        <w:r w:rsidRPr="00133CF7">
          <w:delText xml:space="preserve">. </w:delText>
        </w:r>
      </w:del>
      <w:ins w:id="1565" w:author="Author">
        <w:r w:rsidRPr="0057102D">
          <w:rPr>
            <w:rFonts w:ascii="Calibri" w:hAnsi="Calibri" w:cs="Calibri"/>
            <w:szCs w:val="24"/>
          </w:rPr>
          <w:t>;</w:t>
        </w:r>
      </w:ins>
      <w:r w:rsidRPr="00201557">
        <w:rPr>
          <w:rFonts w:ascii="Calibri" w:hAnsi="Calibri"/>
          <w:rPrChange w:id="1566" w:author="Author">
            <w:rPr>
              <w:b/>
            </w:rPr>
          </w:rPrChange>
        </w:rPr>
        <w:t>3</w:t>
      </w:r>
      <w:r w:rsidRPr="00201557">
        <w:rPr>
          <w:rFonts w:ascii="Calibri" w:hAnsi="Calibri"/>
          <w:rPrChange w:id="1567" w:author="Author">
            <w:rPr/>
          </w:rPrChange>
        </w:rPr>
        <w:t>:</w:t>
      </w:r>
      <w:del w:id="1568" w:author="Author">
        <w:r w:rsidRPr="00133CF7">
          <w:delText xml:space="preserve"> p. </w:delText>
        </w:r>
      </w:del>
      <w:r w:rsidRPr="00201557">
        <w:rPr>
          <w:rFonts w:ascii="Calibri" w:hAnsi="Calibri"/>
          <w:rPrChange w:id="1569" w:author="Author">
            <w:rPr/>
          </w:rPrChange>
        </w:rPr>
        <w:t>200.</w:t>
      </w:r>
      <w:ins w:id="1570"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"https://doi.org/10.1186/1756-0500-3-200"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10.1186/1756-0500-3-200</w:t>
        </w:r>
        <w:r w:rsidRPr="0057102D">
          <w:rPr>
            <w:rFonts w:ascii="Calibri" w:hAnsi="Calibri" w:cs="Calibri"/>
            <w:szCs w:val="24"/>
          </w:rPr>
          <w:fldChar w:fldCharType="end"/>
        </w:r>
      </w:ins>
    </w:p>
    <w:p w14:paraId="43115DCF" w14:textId="77777777" w:rsidR="00D3588B" w:rsidRPr="00201557" w:rsidRDefault="00D3588B" w:rsidP="00201557">
      <w:pPr>
        <w:pPrChange w:id="1571" w:author="Author">
          <w:pPr>
            <w:pStyle w:val="EndNoteBibliography"/>
            <w:ind w:left="720" w:hanging="720"/>
          </w:pPr>
        </w:pPrChange>
      </w:pPr>
      <w:r w:rsidRPr="00201557">
        <w:rPr>
          <w:rFonts w:ascii="Calibri" w:hAnsi="Calibri"/>
          <w:rPrChange w:id="1572" w:author="Author">
            <w:rPr/>
          </w:rPrChange>
        </w:rPr>
        <w:t>7.</w:t>
      </w:r>
      <w:r w:rsidRPr="00201557">
        <w:rPr>
          <w:rFonts w:ascii="Calibri" w:hAnsi="Calibri"/>
          <w:rPrChange w:id="1573" w:author="Author">
            <w:rPr/>
          </w:rPrChange>
        </w:rPr>
        <w:tab/>
        <w:t>Mitchell</w:t>
      </w:r>
      <w:del w:id="1574" w:author="Author">
        <w:r w:rsidRPr="00133CF7">
          <w:delText>, S.L., et al.,</w:delText>
        </w:r>
      </w:del>
      <w:ins w:id="1575" w:author="Author">
        <w:r w:rsidRPr="0057102D">
          <w:rPr>
            <w:rFonts w:ascii="Calibri" w:hAnsi="Calibri" w:cs="Calibri"/>
            <w:szCs w:val="24"/>
          </w:rPr>
          <w:t xml:space="preserve"> SL, Miller SC, Teno JM, Kiely DK, Davis RB, Shaffer ML.</w:t>
        </w:r>
      </w:ins>
      <w:r w:rsidRPr="00201557">
        <w:rPr>
          <w:rFonts w:ascii="Calibri" w:hAnsi="Calibri"/>
          <w:rPrChange w:id="1576" w:author="Author">
            <w:rPr/>
          </w:rPrChange>
        </w:rPr>
        <w:t xml:space="preserve"> </w:t>
      </w:r>
      <w:r w:rsidRPr="00201557">
        <w:rPr>
          <w:rFonts w:ascii="Calibri" w:hAnsi="Calibri"/>
          <w:rPrChange w:id="1577" w:author="Author">
            <w:rPr>
              <w:i/>
            </w:rPr>
          </w:rPrChange>
        </w:rPr>
        <w:t>Prediction of 6-month survival of nursing home residents with advanced dementia using ADEPT vs hospice eligibility guidelines.</w:t>
      </w:r>
      <w:r w:rsidRPr="00201557">
        <w:rPr>
          <w:rFonts w:ascii="Calibri" w:hAnsi="Calibri"/>
          <w:rPrChange w:id="1578" w:author="Author">
            <w:rPr/>
          </w:rPrChange>
        </w:rPr>
        <w:t xml:space="preserve"> </w:t>
      </w:r>
      <w:del w:id="1579" w:author="Author">
        <w:r w:rsidRPr="00133CF7">
          <w:delText>Jama,</w:delText>
        </w:r>
      </w:del>
      <w:ins w:id="1580" w:author="Author">
        <w:r w:rsidRPr="0057102D">
          <w:rPr>
            <w:rFonts w:ascii="Calibri" w:hAnsi="Calibri" w:cs="Calibri"/>
            <w:szCs w:val="24"/>
          </w:rPr>
          <w:t>JAMA.</w:t>
        </w:r>
      </w:ins>
      <w:r w:rsidRPr="00201557">
        <w:rPr>
          <w:rFonts w:ascii="Calibri" w:hAnsi="Calibri"/>
          <w:rPrChange w:id="1581" w:author="Author">
            <w:rPr/>
          </w:rPrChange>
        </w:rPr>
        <w:t xml:space="preserve"> 2010</w:t>
      </w:r>
      <w:del w:id="1582" w:author="Author">
        <w:r w:rsidRPr="00133CF7">
          <w:delText xml:space="preserve">. </w:delText>
        </w:r>
      </w:del>
      <w:ins w:id="1583" w:author="Author">
        <w:r w:rsidRPr="0057102D">
          <w:rPr>
            <w:rFonts w:ascii="Calibri" w:hAnsi="Calibri" w:cs="Calibri"/>
            <w:szCs w:val="24"/>
          </w:rPr>
          <w:t>;</w:t>
        </w:r>
      </w:ins>
      <w:r w:rsidRPr="00201557">
        <w:rPr>
          <w:rFonts w:ascii="Calibri" w:hAnsi="Calibri"/>
          <w:rPrChange w:id="1584" w:author="Author">
            <w:rPr>
              <w:b/>
            </w:rPr>
          </w:rPrChange>
        </w:rPr>
        <w:t>304</w:t>
      </w:r>
      <w:r w:rsidRPr="00201557">
        <w:rPr>
          <w:rFonts w:ascii="Calibri" w:hAnsi="Calibri"/>
          <w:rPrChange w:id="1585" w:author="Author">
            <w:rPr/>
          </w:rPrChange>
        </w:rPr>
        <w:t>(17):</w:t>
      </w:r>
      <w:del w:id="1586" w:author="Author">
        <w:r w:rsidRPr="00133CF7">
          <w:delText xml:space="preserve"> p. </w:delText>
        </w:r>
      </w:del>
      <w:r w:rsidRPr="00201557">
        <w:rPr>
          <w:rFonts w:ascii="Calibri" w:hAnsi="Calibri"/>
          <w:rPrChange w:id="1587" w:author="Author">
            <w:rPr/>
          </w:rPrChange>
        </w:rPr>
        <w:t>1929-</w:t>
      </w:r>
      <w:del w:id="1588" w:author="Author">
        <w:r w:rsidRPr="00133CF7">
          <w:delText>35.</w:delText>
        </w:r>
      </w:del>
      <w:ins w:id="1589" w:author="Author">
        <w:r w:rsidRPr="0057102D">
          <w:rPr>
            <w:rFonts w:ascii="Calibri" w:hAnsi="Calibri" w:cs="Calibri"/>
            <w:szCs w:val="24"/>
          </w:rPr>
          <w:t>1935. doi:</w:t>
        </w:r>
        <w:r w:rsidRPr="0057102D">
          <w:rPr>
            <w:rFonts w:ascii="Calibri" w:hAnsi="Calibri" w:cs="Calibri"/>
            <w:szCs w:val="24"/>
          </w:rPr>
          <w:fldChar w:fldCharType="begin"/>
        </w:r>
        <w:r w:rsidRPr="0057102D">
          <w:rPr>
            <w:rFonts w:ascii="Calibri" w:hAnsi="Calibri" w:cs="Calibri"/>
            <w:szCs w:val="24"/>
          </w:rPr>
          <w:instrText>HYPERLINK "https://doi.org/10.1001/jama.2010.1572"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10.1001/jama.2010.1572</w:t>
        </w:r>
        <w:r w:rsidRPr="0057102D">
          <w:rPr>
            <w:rFonts w:ascii="Calibri" w:hAnsi="Calibri" w:cs="Calibri"/>
            <w:szCs w:val="24"/>
          </w:rPr>
          <w:fldChar w:fldCharType="end"/>
        </w:r>
      </w:ins>
    </w:p>
    <w:p w14:paraId="0C48B65A" w14:textId="77777777" w:rsidR="00D3588B" w:rsidRPr="00201557" w:rsidRDefault="00D3588B" w:rsidP="00201557">
      <w:pPr>
        <w:pPrChange w:id="1590" w:author="Author">
          <w:pPr>
            <w:pStyle w:val="EndNoteBibliography"/>
            <w:ind w:left="720" w:hanging="720"/>
          </w:pPr>
        </w:pPrChange>
      </w:pPr>
      <w:r w:rsidRPr="00201557">
        <w:rPr>
          <w:rFonts w:ascii="Calibri" w:hAnsi="Calibri"/>
          <w:rPrChange w:id="1591" w:author="Author">
            <w:rPr/>
          </w:rPrChange>
        </w:rPr>
        <w:t>8.</w:t>
      </w:r>
      <w:r w:rsidRPr="00201557">
        <w:rPr>
          <w:rFonts w:ascii="Calibri" w:hAnsi="Calibri"/>
          <w:rPrChange w:id="1592" w:author="Author">
            <w:rPr/>
          </w:rPrChange>
        </w:rPr>
        <w:tab/>
        <w:t>Porock</w:t>
      </w:r>
      <w:del w:id="1593" w:author="Author">
        <w:r w:rsidRPr="00133CF7">
          <w:delText>,</w:delText>
        </w:r>
      </w:del>
      <w:r w:rsidRPr="00201557">
        <w:rPr>
          <w:rFonts w:ascii="Calibri" w:hAnsi="Calibri"/>
          <w:rPrChange w:id="1594" w:author="Author">
            <w:rPr/>
          </w:rPrChange>
        </w:rPr>
        <w:t xml:space="preserve"> D</w:t>
      </w:r>
      <w:del w:id="1595" w:author="Author">
        <w:r w:rsidRPr="00133CF7">
          <w:delText>.,</w:delText>
        </w:r>
      </w:del>
      <w:ins w:id="1596" w:author="Author">
        <w:r w:rsidRPr="0057102D">
          <w:rPr>
            <w:rFonts w:ascii="Calibri" w:hAnsi="Calibri" w:cs="Calibri"/>
            <w:szCs w:val="24"/>
          </w:rPr>
          <w:t>, Oliver DP, Zweig S,</w:t>
        </w:r>
      </w:ins>
      <w:r w:rsidRPr="00201557">
        <w:rPr>
          <w:rFonts w:ascii="Calibri" w:hAnsi="Calibri"/>
          <w:rPrChange w:id="1597" w:author="Author">
            <w:rPr/>
          </w:rPrChange>
        </w:rPr>
        <w:t xml:space="preserve"> et al</w:t>
      </w:r>
      <w:del w:id="1598" w:author="Author">
        <w:r w:rsidRPr="00133CF7">
          <w:delText>.,</w:delText>
        </w:r>
      </w:del>
      <w:ins w:id="1599" w:author="Author">
        <w:r w:rsidRPr="0057102D">
          <w:rPr>
            <w:rFonts w:ascii="Calibri" w:hAnsi="Calibri" w:cs="Calibri"/>
            <w:szCs w:val="24"/>
          </w:rPr>
          <w:t>.</w:t>
        </w:r>
      </w:ins>
      <w:r w:rsidRPr="00201557">
        <w:rPr>
          <w:rFonts w:ascii="Calibri" w:hAnsi="Calibri"/>
          <w:rPrChange w:id="1600" w:author="Author">
            <w:rPr/>
          </w:rPrChange>
        </w:rPr>
        <w:t xml:space="preserve"> </w:t>
      </w:r>
      <w:r w:rsidRPr="00201557">
        <w:rPr>
          <w:rFonts w:ascii="Calibri" w:hAnsi="Calibri"/>
          <w:rPrChange w:id="1601" w:author="Author">
            <w:rPr>
              <w:i/>
            </w:rPr>
          </w:rPrChange>
        </w:rPr>
        <w:t>Predicting death in the nursing home: development and validation of the 6-month Minimum Data Set mortality risk index.</w:t>
      </w:r>
      <w:r w:rsidRPr="00201557">
        <w:rPr>
          <w:rFonts w:ascii="Calibri" w:hAnsi="Calibri"/>
          <w:rPrChange w:id="1602" w:author="Author">
            <w:rPr/>
          </w:rPrChange>
        </w:rPr>
        <w:t xml:space="preserve"> J Gerontol A Biol Sci Med Sci</w:t>
      </w:r>
      <w:del w:id="1603" w:author="Author">
        <w:r w:rsidRPr="00133CF7">
          <w:delText xml:space="preserve">, 2005. </w:delText>
        </w:r>
        <w:r w:rsidRPr="00133CF7">
          <w:rPr>
            <w:b/>
          </w:rPr>
          <w:delText>60</w:delText>
        </w:r>
        <w:r w:rsidRPr="00133CF7">
          <w:delText>(4): p. 491-8.</w:delText>
        </w:r>
      </w:del>
      <w:ins w:id="1604" w:author="Author">
        <w:r w:rsidRPr="0057102D">
          <w:rPr>
            <w:rFonts w:ascii="Calibri" w:hAnsi="Calibri" w:cs="Calibri"/>
            <w:szCs w:val="24"/>
          </w:rPr>
          <w:t>. 2005;60(4):491-498. doi:</w:t>
        </w:r>
        <w:r w:rsidRPr="0057102D">
          <w:rPr>
            <w:rFonts w:ascii="Calibri" w:hAnsi="Calibri" w:cs="Calibri"/>
            <w:szCs w:val="24"/>
          </w:rPr>
          <w:fldChar w:fldCharType="begin"/>
        </w:r>
        <w:r w:rsidRPr="0057102D">
          <w:rPr>
            <w:rFonts w:ascii="Calibri" w:hAnsi="Calibri" w:cs="Calibri"/>
            <w:szCs w:val="24"/>
          </w:rPr>
          <w:instrText>HYPERLINK "https://doi.org/10.1093/gerona/60.4.491"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10.1093/gerona/60.4.491</w:t>
        </w:r>
        <w:r w:rsidRPr="0057102D">
          <w:rPr>
            <w:rFonts w:ascii="Calibri" w:hAnsi="Calibri" w:cs="Calibri"/>
            <w:szCs w:val="24"/>
          </w:rPr>
          <w:fldChar w:fldCharType="end"/>
        </w:r>
      </w:ins>
    </w:p>
    <w:p w14:paraId="5C88609A" w14:textId="77777777" w:rsidR="00D3588B" w:rsidRPr="00201557" w:rsidRDefault="00D3588B" w:rsidP="00201557">
      <w:pPr>
        <w:pPrChange w:id="1605" w:author="Author">
          <w:pPr>
            <w:pStyle w:val="EndNoteBibliography"/>
            <w:ind w:left="720" w:hanging="720"/>
          </w:pPr>
        </w:pPrChange>
      </w:pPr>
      <w:r w:rsidRPr="00201557">
        <w:rPr>
          <w:rFonts w:ascii="Calibri" w:hAnsi="Calibri"/>
          <w:rPrChange w:id="1606" w:author="Author">
            <w:rPr/>
          </w:rPrChange>
        </w:rPr>
        <w:t>9.</w:t>
      </w:r>
      <w:r w:rsidRPr="00201557">
        <w:rPr>
          <w:rFonts w:ascii="Calibri" w:hAnsi="Calibri"/>
          <w:rPrChange w:id="1607" w:author="Author">
            <w:rPr/>
          </w:rPrChange>
        </w:rPr>
        <w:tab/>
        <w:t>Mitchell</w:t>
      </w:r>
      <w:del w:id="1608" w:author="Author">
        <w:r w:rsidRPr="00133CF7">
          <w:delText>, S.L., et al.,</w:delText>
        </w:r>
      </w:del>
      <w:ins w:id="1609" w:author="Author">
        <w:r w:rsidRPr="0057102D">
          <w:rPr>
            <w:rFonts w:ascii="Calibri" w:hAnsi="Calibri" w:cs="Calibri"/>
            <w:szCs w:val="24"/>
          </w:rPr>
          <w:t xml:space="preserve"> SL, Kiely DK, Hamel MB, Park PS, Morris JN, Fries BE.</w:t>
        </w:r>
      </w:ins>
      <w:r w:rsidRPr="00201557">
        <w:rPr>
          <w:rFonts w:ascii="Calibri" w:hAnsi="Calibri"/>
          <w:rPrChange w:id="1610" w:author="Author">
            <w:rPr/>
          </w:rPrChange>
        </w:rPr>
        <w:t xml:space="preserve"> </w:t>
      </w:r>
      <w:r w:rsidRPr="00201557">
        <w:rPr>
          <w:rFonts w:ascii="Calibri" w:hAnsi="Calibri"/>
          <w:rPrChange w:id="1611" w:author="Author">
            <w:rPr>
              <w:i/>
            </w:rPr>
          </w:rPrChange>
        </w:rPr>
        <w:t>Estimating prognosis for nursing home residents with advanced dementia.</w:t>
      </w:r>
      <w:r w:rsidRPr="00201557">
        <w:rPr>
          <w:rFonts w:ascii="Calibri" w:hAnsi="Calibri"/>
          <w:rPrChange w:id="1612" w:author="Author">
            <w:rPr/>
          </w:rPrChange>
        </w:rPr>
        <w:t xml:space="preserve"> </w:t>
      </w:r>
      <w:del w:id="1613" w:author="Author">
        <w:r w:rsidRPr="00133CF7">
          <w:delText>Jama,</w:delText>
        </w:r>
      </w:del>
      <w:ins w:id="1614" w:author="Author">
        <w:r w:rsidRPr="0057102D">
          <w:rPr>
            <w:rFonts w:ascii="Calibri" w:hAnsi="Calibri" w:cs="Calibri"/>
            <w:szCs w:val="24"/>
          </w:rPr>
          <w:t>JAMA.</w:t>
        </w:r>
      </w:ins>
      <w:r w:rsidRPr="00201557">
        <w:rPr>
          <w:rFonts w:ascii="Calibri" w:hAnsi="Calibri"/>
          <w:rPrChange w:id="1615" w:author="Author">
            <w:rPr/>
          </w:rPrChange>
        </w:rPr>
        <w:t xml:space="preserve"> 2004</w:t>
      </w:r>
      <w:del w:id="1616" w:author="Author">
        <w:r w:rsidRPr="00133CF7">
          <w:delText xml:space="preserve">. </w:delText>
        </w:r>
      </w:del>
      <w:ins w:id="1617" w:author="Author">
        <w:r w:rsidRPr="0057102D">
          <w:rPr>
            <w:rFonts w:ascii="Calibri" w:hAnsi="Calibri" w:cs="Calibri"/>
            <w:szCs w:val="24"/>
          </w:rPr>
          <w:t>;</w:t>
        </w:r>
      </w:ins>
      <w:r w:rsidRPr="00201557">
        <w:rPr>
          <w:rFonts w:ascii="Calibri" w:hAnsi="Calibri"/>
          <w:rPrChange w:id="1618" w:author="Author">
            <w:rPr>
              <w:b/>
            </w:rPr>
          </w:rPrChange>
        </w:rPr>
        <w:t>291</w:t>
      </w:r>
      <w:r w:rsidRPr="00201557">
        <w:rPr>
          <w:rFonts w:ascii="Calibri" w:hAnsi="Calibri"/>
          <w:rPrChange w:id="1619" w:author="Author">
            <w:rPr/>
          </w:rPrChange>
        </w:rPr>
        <w:t>(22):</w:t>
      </w:r>
      <w:del w:id="1620" w:author="Author">
        <w:r w:rsidRPr="00133CF7">
          <w:delText xml:space="preserve"> p. </w:delText>
        </w:r>
      </w:del>
      <w:r w:rsidRPr="00201557">
        <w:rPr>
          <w:rFonts w:ascii="Calibri" w:hAnsi="Calibri"/>
          <w:rPrChange w:id="1621" w:author="Author">
            <w:rPr/>
          </w:rPrChange>
        </w:rPr>
        <w:t>2734-</w:t>
      </w:r>
      <w:del w:id="1622" w:author="Author">
        <w:r w:rsidRPr="00133CF7">
          <w:delText>40.</w:delText>
        </w:r>
      </w:del>
      <w:ins w:id="1623" w:author="Author">
        <w:r w:rsidRPr="0057102D">
          <w:rPr>
            <w:rFonts w:ascii="Calibri" w:hAnsi="Calibri" w:cs="Calibri"/>
            <w:szCs w:val="24"/>
          </w:rPr>
          <w:t>2740. doi:</w:t>
        </w:r>
        <w:r w:rsidRPr="0057102D">
          <w:rPr>
            <w:rFonts w:ascii="Calibri" w:hAnsi="Calibri" w:cs="Calibri"/>
            <w:szCs w:val="24"/>
          </w:rPr>
          <w:fldChar w:fldCharType="begin"/>
        </w:r>
        <w:r w:rsidRPr="0057102D">
          <w:rPr>
            <w:rFonts w:ascii="Calibri" w:hAnsi="Calibri" w:cs="Calibri"/>
            <w:szCs w:val="24"/>
          </w:rPr>
          <w:instrText>HYPERLINK "https://doi.org/10.1001/jama.291.22.2734"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10.1001/jama.291.22.2734</w:t>
        </w:r>
        <w:r w:rsidRPr="0057102D">
          <w:rPr>
            <w:rFonts w:ascii="Calibri" w:hAnsi="Calibri" w:cs="Calibri"/>
            <w:szCs w:val="24"/>
          </w:rPr>
          <w:fldChar w:fldCharType="end"/>
        </w:r>
      </w:ins>
    </w:p>
    <w:p w14:paraId="76EEDFD7" w14:textId="77777777" w:rsidR="00D3588B" w:rsidRPr="00201557" w:rsidRDefault="00D3588B" w:rsidP="00201557">
      <w:pPr>
        <w:pPrChange w:id="1624" w:author="Author">
          <w:pPr>
            <w:pStyle w:val="EndNoteBibliography"/>
            <w:ind w:left="720" w:hanging="720"/>
          </w:pPr>
        </w:pPrChange>
      </w:pPr>
      <w:r w:rsidRPr="00201557">
        <w:rPr>
          <w:rFonts w:ascii="Calibri" w:hAnsi="Calibri"/>
          <w:rPrChange w:id="1625" w:author="Author">
            <w:rPr/>
          </w:rPrChange>
        </w:rPr>
        <w:t>10.</w:t>
      </w:r>
      <w:r w:rsidRPr="00201557">
        <w:rPr>
          <w:rFonts w:ascii="Calibri" w:hAnsi="Calibri"/>
          <w:rPrChange w:id="1626" w:author="Author">
            <w:rPr/>
          </w:rPrChange>
        </w:rPr>
        <w:tab/>
        <w:t>Flacker</w:t>
      </w:r>
      <w:del w:id="1627" w:author="Author">
        <w:r w:rsidRPr="00133CF7">
          <w:delText>, J.M. and D.K.</w:delText>
        </w:r>
      </w:del>
      <w:ins w:id="1628" w:author="Author">
        <w:r w:rsidRPr="0057102D">
          <w:rPr>
            <w:rFonts w:ascii="Calibri" w:hAnsi="Calibri" w:cs="Calibri"/>
            <w:szCs w:val="24"/>
          </w:rPr>
          <w:t xml:space="preserve"> JM,</w:t>
        </w:r>
      </w:ins>
      <w:r w:rsidRPr="00201557">
        <w:rPr>
          <w:rFonts w:ascii="Calibri" w:hAnsi="Calibri"/>
          <w:rPrChange w:id="1629" w:author="Author">
            <w:rPr/>
          </w:rPrChange>
        </w:rPr>
        <w:t xml:space="preserve"> Kiely</w:t>
      </w:r>
      <w:del w:id="1630" w:author="Author">
        <w:r w:rsidRPr="00133CF7">
          <w:delText>,</w:delText>
        </w:r>
      </w:del>
      <w:ins w:id="1631" w:author="Author">
        <w:r w:rsidRPr="0057102D">
          <w:rPr>
            <w:rFonts w:ascii="Calibri" w:hAnsi="Calibri" w:cs="Calibri"/>
            <w:szCs w:val="24"/>
          </w:rPr>
          <w:t xml:space="preserve"> DK.</w:t>
        </w:r>
      </w:ins>
      <w:r w:rsidRPr="00201557">
        <w:rPr>
          <w:rFonts w:ascii="Calibri" w:hAnsi="Calibri"/>
          <w:rPrChange w:id="1632" w:author="Author">
            <w:rPr/>
          </w:rPrChange>
        </w:rPr>
        <w:t xml:space="preserve"> </w:t>
      </w:r>
      <w:r w:rsidRPr="00201557">
        <w:rPr>
          <w:rFonts w:ascii="Calibri" w:hAnsi="Calibri"/>
          <w:rPrChange w:id="1633" w:author="Author">
            <w:rPr>
              <w:i/>
            </w:rPr>
          </w:rPrChange>
        </w:rPr>
        <w:t>Mortality-related factors and 1-year survival in nursing home residents.</w:t>
      </w:r>
      <w:r w:rsidRPr="00201557">
        <w:rPr>
          <w:rFonts w:ascii="Calibri" w:hAnsi="Calibri"/>
          <w:rPrChange w:id="1634" w:author="Author">
            <w:rPr/>
          </w:rPrChange>
        </w:rPr>
        <w:t xml:space="preserve"> J Am Geriatr Soc</w:t>
      </w:r>
      <w:del w:id="1635" w:author="Author">
        <w:r w:rsidRPr="00133CF7">
          <w:delText>,</w:delText>
        </w:r>
      </w:del>
      <w:ins w:id="1636" w:author="Author">
        <w:r w:rsidRPr="0057102D">
          <w:rPr>
            <w:rFonts w:ascii="Calibri" w:hAnsi="Calibri" w:cs="Calibri"/>
            <w:szCs w:val="24"/>
          </w:rPr>
          <w:t>.</w:t>
        </w:r>
      </w:ins>
      <w:r w:rsidRPr="00201557">
        <w:rPr>
          <w:rFonts w:ascii="Calibri" w:hAnsi="Calibri"/>
          <w:rPrChange w:id="1637" w:author="Author">
            <w:rPr/>
          </w:rPrChange>
        </w:rPr>
        <w:t xml:space="preserve"> 2003</w:t>
      </w:r>
      <w:del w:id="1638" w:author="Author">
        <w:r w:rsidRPr="00133CF7">
          <w:delText xml:space="preserve">. </w:delText>
        </w:r>
      </w:del>
      <w:ins w:id="1639" w:author="Author">
        <w:r w:rsidRPr="0057102D">
          <w:rPr>
            <w:rFonts w:ascii="Calibri" w:hAnsi="Calibri" w:cs="Calibri"/>
            <w:szCs w:val="24"/>
          </w:rPr>
          <w:t>;</w:t>
        </w:r>
      </w:ins>
      <w:r w:rsidRPr="00201557">
        <w:rPr>
          <w:rFonts w:ascii="Calibri" w:hAnsi="Calibri"/>
          <w:rPrChange w:id="1640" w:author="Author">
            <w:rPr>
              <w:b/>
            </w:rPr>
          </w:rPrChange>
        </w:rPr>
        <w:t>51</w:t>
      </w:r>
      <w:r w:rsidRPr="00201557">
        <w:rPr>
          <w:rFonts w:ascii="Calibri" w:hAnsi="Calibri"/>
          <w:rPrChange w:id="1641" w:author="Author">
            <w:rPr/>
          </w:rPrChange>
        </w:rPr>
        <w:t>(2):</w:t>
      </w:r>
      <w:del w:id="1642" w:author="Author">
        <w:r w:rsidRPr="00133CF7">
          <w:delText xml:space="preserve"> p. </w:delText>
        </w:r>
      </w:del>
      <w:r w:rsidRPr="00201557">
        <w:rPr>
          <w:rFonts w:ascii="Calibri" w:hAnsi="Calibri"/>
          <w:rPrChange w:id="1643" w:author="Author">
            <w:rPr/>
          </w:rPrChange>
        </w:rPr>
        <w:t>213-</w:t>
      </w:r>
      <w:del w:id="1644" w:author="Author">
        <w:r w:rsidRPr="00133CF7">
          <w:delText>21.</w:delText>
        </w:r>
      </w:del>
      <w:ins w:id="1645" w:author="Author">
        <w:r w:rsidRPr="0057102D">
          <w:rPr>
            <w:rFonts w:ascii="Calibri" w:hAnsi="Calibri" w:cs="Calibri"/>
            <w:szCs w:val="24"/>
          </w:rPr>
          <w:t>221. doi:</w:t>
        </w:r>
        <w:r w:rsidRPr="0057102D">
          <w:rPr>
            <w:rFonts w:ascii="Calibri" w:hAnsi="Calibri" w:cs="Calibri"/>
            <w:szCs w:val="24"/>
          </w:rPr>
          <w:fldChar w:fldCharType="begin"/>
        </w:r>
        <w:r w:rsidRPr="0057102D">
          <w:rPr>
            <w:rFonts w:ascii="Calibri" w:hAnsi="Calibri" w:cs="Calibri"/>
            <w:szCs w:val="24"/>
          </w:rPr>
          <w:instrText>HYPERLINK "https://doi.org/10.1046/j.1532-5415.2003.51060.x"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10.1046/j.1532-5415.2003.51060.x</w:t>
        </w:r>
        <w:r w:rsidRPr="0057102D">
          <w:rPr>
            <w:rFonts w:ascii="Calibri" w:hAnsi="Calibri" w:cs="Calibri"/>
            <w:szCs w:val="24"/>
          </w:rPr>
          <w:fldChar w:fldCharType="end"/>
        </w:r>
      </w:ins>
    </w:p>
    <w:p w14:paraId="450E2A86" w14:textId="77777777" w:rsidR="00D3588B" w:rsidRPr="00201557" w:rsidRDefault="00D3588B" w:rsidP="00201557">
      <w:pPr>
        <w:pPrChange w:id="1646" w:author="Author">
          <w:pPr>
            <w:pStyle w:val="EndNoteBibliography"/>
            <w:ind w:left="720" w:hanging="720"/>
          </w:pPr>
        </w:pPrChange>
      </w:pPr>
      <w:r w:rsidRPr="00201557">
        <w:rPr>
          <w:rFonts w:ascii="Calibri" w:hAnsi="Calibri"/>
          <w:rPrChange w:id="1647" w:author="Author">
            <w:rPr/>
          </w:rPrChange>
        </w:rPr>
        <w:t>11.</w:t>
      </w:r>
      <w:r w:rsidRPr="00201557">
        <w:rPr>
          <w:rFonts w:ascii="Calibri" w:hAnsi="Calibri"/>
          <w:rPrChange w:id="1648" w:author="Author">
            <w:rPr/>
          </w:rPrChange>
        </w:rPr>
        <w:tab/>
        <w:t>Levy</w:t>
      </w:r>
      <w:del w:id="1649" w:author="Author">
        <w:r w:rsidRPr="00133CF7">
          <w:delText>,</w:delText>
        </w:r>
      </w:del>
      <w:r w:rsidRPr="00201557">
        <w:rPr>
          <w:rFonts w:ascii="Calibri" w:hAnsi="Calibri"/>
          <w:rPrChange w:id="1650" w:author="Author">
            <w:rPr/>
          </w:rPrChange>
        </w:rPr>
        <w:t xml:space="preserve"> C</w:t>
      </w:r>
      <w:del w:id="1651" w:author="Author">
        <w:r w:rsidRPr="00133CF7">
          <w:delText>.,</w:delText>
        </w:r>
      </w:del>
      <w:ins w:id="1652" w:author="Author">
        <w:r w:rsidRPr="0057102D">
          <w:rPr>
            <w:rFonts w:ascii="Calibri" w:hAnsi="Calibri" w:cs="Calibri"/>
            <w:szCs w:val="24"/>
          </w:rPr>
          <w:t>, Kheirbek R, Alemi F,</w:t>
        </w:r>
      </w:ins>
      <w:r w:rsidRPr="00201557">
        <w:rPr>
          <w:rFonts w:ascii="Calibri" w:hAnsi="Calibri"/>
          <w:rPrChange w:id="1653" w:author="Author">
            <w:rPr/>
          </w:rPrChange>
        </w:rPr>
        <w:t xml:space="preserve"> et al</w:t>
      </w:r>
      <w:del w:id="1654" w:author="Author">
        <w:r w:rsidRPr="00133CF7">
          <w:delText>.,</w:delText>
        </w:r>
      </w:del>
      <w:ins w:id="1655" w:author="Author">
        <w:r w:rsidRPr="0057102D">
          <w:rPr>
            <w:rFonts w:ascii="Calibri" w:hAnsi="Calibri" w:cs="Calibri"/>
            <w:szCs w:val="24"/>
          </w:rPr>
          <w:t>.</w:t>
        </w:r>
      </w:ins>
      <w:r w:rsidRPr="00201557">
        <w:rPr>
          <w:rFonts w:ascii="Calibri" w:hAnsi="Calibri"/>
          <w:rPrChange w:id="1656" w:author="Author">
            <w:rPr/>
          </w:rPrChange>
        </w:rPr>
        <w:t xml:space="preserve"> </w:t>
      </w:r>
      <w:r w:rsidRPr="00201557">
        <w:rPr>
          <w:rFonts w:ascii="Calibri" w:hAnsi="Calibri"/>
          <w:rPrChange w:id="1657" w:author="Author">
            <w:rPr>
              <w:i/>
            </w:rPr>
          </w:rPrChange>
        </w:rPr>
        <w:t>Predictors of six-month mortality among nursing home residents: diagnoses may be more predictive than functional disability.</w:t>
      </w:r>
      <w:r w:rsidRPr="00201557">
        <w:rPr>
          <w:rFonts w:ascii="Calibri" w:hAnsi="Calibri"/>
          <w:rPrChange w:id="1658" w:author="Author">
            <w:rPr/>
          </w:rPrChange>
        </w:rPr>
        <w:t xml:space="preserve"> J Palliat Med</w:t>
      </w:r>
      <w:del w:id="1659" w:author="Author">
        <w:r w:rsidRPr="00133CF7">
          <w:delText xml:space="preserve">, 2015. </w:delText>
        </w:r>
        <w:r w:rsidRPr="00133CF7">
          <w:rPr>
            <w:b/>
          </w:rPr>
          <w:delText>18</w:delText>
        </w:r>
        <w:r w:rsidRPr="00133CF7">
          <w:delText>(2): p. 100-6.</w:delText>
        </w:r>
      </w:del>
      <w:ins w:id="1660" w:author="Author">
        <w:r w:rsidRPr="0057102D">
          <w:rPr>
            <w:rFonts w:ascii="Calibri" w:hAnsi="Calibri" w:cs="Calibri"/>
            <w:szCs w:val="24"/>
          </w:rPr>
          <w:t>. 2015;18(2):100-106. doi:</w:t>
        </w:r>
        <w:r w:rsidRPr="0057102D">
          <w:rPr>
            <w:rFonts w:ascii="Calibri" w:hAnsi="Calibri" w:cs="Calibri"/>
            <w:szCs w:val="24"/>
          </w:rPr>
          <w:fldChar w:fldCharType="begin"/>
        </w:r>
        <w:r w:rsidRPr="0057102D">
          <w:rPr>
            <w:rFonts w:ascii="Calibri" w:hAnsi="Calibri" w:cs="Calibri"/>
            <w:szCs w:val="24"/>
          </w:rPr>
          <w:instrText>HYPERLINK "https://doi.org/10.1089/jpm.2014.0130"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10.1089/jpm.2014.0130</w:t>
        </w:r>
        <w:r w:rsidRPr="0057102D">
          <w:rPr>
            <w:rFonts w:ascii="Calibri" w:hAnsi="Calibri" w:cs="Calibri"/>
            <w:szCs w:val="24"/>
          </w:rPr>
          <w:fldChar w:fldCharType="end"/>
        </w:r>
      </w:ins>
    </w:p>
    <w:p w14:paraId="4B82346A" w14:textId="77777777" w:rsidR="00D3588B" w:rsidRPr="00201557" w:rsidRDefault="00D3588B" w:rsidP="00201557">
      <w:pPr>
        <w:pPrChange w:id="1661" w:author="Author">
          <w:pPr>
            <w:pStyle w:val="EndNoteBibliography"/>
            <w:ind w:left="720" w:hanging="720"/>
          </w:pPr>
        </w:pPrChange>
      </w:pPr>
      <w:r w:rsidRPr="00201557">
        <w:rPr>
          <w:rFonts w:ascii="Calibri" w:hAnsi="Calibri"/>
          <w:rPrChange w:id="1662" w:author="Author">
            <w:rPr/>
          </w:rPrChange>
        </w:rPr>
        <w:t>12.</w:t>
      </w:r>
      <w:r w:rsidRPr="00201557">
        <w:rPr>
          <w:rFonts w:ascii="Calibri" w:hAnsi="Calibri"/>
          <w:rPrChange w:id="1663" w:author="Author">
            <w:rPr/>
          </w:rPrChange>
        </w:rPr>
        <w:tab/>
        <w:t>Jorissen</w:t>
      </w:r>
      <w:del w:id="1664" w:author="Author">
        <w:r w:rsidRPr="00133CF7">
          <w:delText>, R.N.,</w:delText>
        </w:r>
      </w:del>
      <w:ins w:id="1665" w:author="Author">
        <w:r w:rsidRPr="0057102D">
          <w:rPr>
            <w:rFonts w:ascii="Calibri" w:hAnsi="Calibri" w:cs="Calibri"/>
            <w:szCs w:val="24"/>
          </w:rPr>
          <w:t xml:space="preserve"> RN, Wesselingh SL, Whitehead C,</w:t>
        </w:r>
      </w:ins>
      <w:r w:rsidRPr="00201557">
        <w:rPr>
          <w:rFonts w:ascii="Calibri" w:hAnsi="Calibri"/>
          <w:rPrChange w:id="1666" w:author="Author">
            <w:rPr/>
          </w:rPrChange>
        </w:rPr>
        <w:t xml:space="preserve"> et al</w:t>
      </w:r>
      <w:del w:id="1667" w:author="Author">
        <w:r w:rsidRPr="00133CF7">
          <w:delText>.,</w:delText>
        </w:r>
      </w:del>
      <w:ins w:id="1668" w:author="Author">
        <w:r w:rsidRPr="0057102D">
          <w:rPr>
            <w:rFonts w:ascii="Calibri" w:hAnsi="Calibri" w:cs="Calibri"/>
            <w:szCs w:val="24"/>
          </w:rPr>
          <w:t>.</w:t>
        </w:r>
      </w:ins>
      <w:r w:rsidRPr="00201557">
        <w:rPr>
          <w:rFonts w:ascii="Calibri" w:hAnsi="Calibri"/>
          <w:rPrChange w:id="1669" w:author="Author">
            <w:rPr/>
          </w:rPrChange>
        </w:rPr>
        <w:t xml:space="preserve"> </w:t>
      </w:r>
      <w:r w:rsidRPr="00201557">
        <w:rPr>
          <w:rFonts w:ascii="Calibri" w:hAnsi="Calibri"/>
          <w:rPrChange w:id="1670" w:author="Author">
            <w:rPr>
              <w:i/>
            </w:rPr>
          </w:rPrChange>
        </w:rPr>
        <w:t>Predictors of mortality shortly after entering a long-term care facility.</w:t>
      </w:r>
      <w:r w:rsidRPr="00201557">
        <w:rPr>
          <w:rFonts w:ascii="Calibri" w:hAnsi="Calibri"/>
          <w:rPrChange w:id="1671" w:author="Author">
            <w:rPr/>
          </w:rPrChange>
        </w:rPr>
        <w:t xml:space="preserve"> Age Ageing</w:t>
      </w:r>
      <w:del w:id="1672" w:author="Author">
        <w:r w:rsidRPr="00133CF7">
          <w:delText>,</w:delText>
        </w:r>
      </w:del>
      <w:ins w:id="1673" w:author="Author">
        <w:r w:rsidRPr="0057102D">
          <w:rPr>
            <w:rFonts w:ascii="Calibri" w:hAnsi="Calibri" w:cs="Calibri"/>
            <w:szCs w:val="24"/>
          </w:rPr>
          <w:t>.</w:t>
        </w:r>
      </w:ins>
      <w:r w:rsidRPr="00201557">
        <w:rPr>
          <w:rFonts w:ascii="Calibri" w:hAnsi="Calibri"/>
          <w:rPrChange w:id="1674" w:author="Author">
            <w:rPr/>
          </w:rPrChange>
        </w:rPr>
        <w:t xml:space="preserve"> 2024</w:t>
      </w:r>
      <w:del w:id="1675" w:author="Author">
        <w:r w:rsidRPr="00133CF7">
          <w:delText xml:space="preserve">. </w:delText>
        </w:r>
      </w:del>
      <w:ins w:id="1676" w:author="Author">
        <w:r w:rsidRPr="0057102D">
          <w:rPr>
            <w:rFonts w:ascii="Calibri" w:hAnsi="Calibri" w:cs="Calibri"/>
            <w:szCs w:val="24"/>
          </w:rPr>
          <w:t>;</w:t>
        </w:r>
      </w:ins>
      <w:r w:rsidRPr="00201557">
        <w:rPr>
          <w:rFonts w:ascii="Calibri" w:hAnsi="Calibri"/>
          <w:rPrChange w:id="1677" w:author="Author">
            <w:rPr>
              <w:b/>
            </w:rPr>
          </w:rPrChange>
        </w:rPr>
        <w:t>53</w:t>
      </w:r>
      <w:r w:rsidRPr="00201557">
        <w:rPr>
          <w:rFonts w:ascii="Calibri" w:hAnsi="Calibri"/>
          <w:rPrChange w:id="1678" w:author="Author">
            <w:rPr/>
          </w:rPrChange>
        </w:rPr>
        <w:t>(5</w:t>
      </w:r>
      <w:del w:id="1679" w:author="Author">
        <w:r w:rsidRPr="00133CF7">
          <w:delText>).</w:delText>
        </w:r>
      </w:del>
      <w:ins w:id="1680" w:author="Author">
        <w:r w:rsidRPr="0057102D">
          <w:rPr>
            <w:rFonts w:ascii="Calibri" w:hAnsi="Calibri" w:cs="Calibri"/>
            <w:szCs w:val="24"/>
          </w:rPr>
          <w:t xml:space="preserve">):afae098. </w:t>
        </w:r>
        <w:r w:rsidRPr="0057102D">
          <w:rPr>
            <w:rFonts w:ascii="Calibri" w:hAnsi="Calibri" w:cs="Calibri"/>
            <w:szCs w:val="24"/>
          </w:rPr>
          <w:lastRenderedPageBreak/>
          <w:t>doi:</w:t>
        </w:r>
        <w:r w:rsidRPr="0057102D">
          <w:rPr>
            <w:rFonts w:ascii="Calibri" w:hAnsi="Calibri" w:cs="Calibri"/>
            <w:szCs w:val="24"/>
          </w:rPr>
          <w:fldChar w:fldCharType="begin"/>
        </w:r>
        <w:r w:rsidRPr="0057102D">
          <w:rPr>
            <w:rFonts w:ascii="Calibri" w:hAnsi="Calibri" w:cs="Calibri"/>
            <w:szCs w:val="24"/>
          </w:rPr>
          <w:instrText>HYPERLINK "https://doi.org/10.1093/ageing/afae098"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10.1093/ageing/afae098</w:t>
        </w:r>
        <w:r w:rsidRPr="0057102D">
          <w:rPr>
            <w:rFonts w:ascii="Calibri" w:hAnsi="Calibri" w:cs="Calibri"/>
            <w:szCs w:val="24"/>
          </w:rPr>
          <w:fldChar w:fldCharType="end"/>
        </w:r>
      </w:ins>
    </w:p>
    <w:p w14:paraId="5D21A943" w14:textId="77777777" w:rsidR="00D3588B" w:rsidRPr="00201557" w:rsidRDefault="00D3588B" w:rsidP="00201557">
      <w:pPr>
        <w:pPrChange w:id="1681" w:author="Author">
          <w:pPr>
            <w:pStyle w:val="EndNoteBibliography"/>
            <w:ind w:left="720" w:hanging="720"/>
          </w:pPr>
        </w:pPrChange>
      </w:pPr>
      <w:r w:rsidRPr="00201557">
        <w:rPr>
          <w:rFonts w:ascii="Calibri" w:hAnsi="Calibri"/>
          <w:rPrChange w:id="1682" w:author="Author">
            <w:rPr/>
          </w:rPrChange>
        </w:rPr>
        <w:t>13.</w:t>
      </w:r>
      <w:r w:rsidRPr="00201557">
        <w:rPr>
          <w:rFonts w:ascii="Calibri" w:hAnsi="Calibri"/>
          <w:rPrChange w:id="1683" w:author="Author">
            <w:rPr/>
          </w:rPrChange>
        </w:rPr>
        <w:tab/>
        <w:t>Lee</w:t>
      </w:r>
      <w:del w:id="1684" w:author="Author">
        <w:r w:rsidRPr="00133CF7">
          <w:delText>,</w:delText>
        </w:r>
      </w:del>
      <w:r w:rsidRPr="00201557">
        <w:rPr>
          <w:rFonts w:ascii="Calibri" w:hAnsi="Calibri"/>
          <w:rPrChange w:id="1685" w:author="Author">
            <w:rPr/>
          </w:rPrChange>
        </w:rPr>
        <w:t xml:space="preserve"> S</w:t>
      </w:r>
      <w:del w:id="1686" w:author="Author">
        <w:r w:rsidRPr="00133CF7">
          <w:delText>.</w:delText>
        </w:r>
      </w:del>
      <w:ins w:id="1687" w:author="Author">
        <w:r w:rsidRPr="0057102D">
          <w:rPr>
            <w:rFonts w:ascii="Calibri" w:hAnsi="Calibri" w:cs="Calibri"/>
            <w:szCs w:val="24"/>
          </w:rPr>
          <w:t>-</w:t>
        </w:r>
      </w:ins>
      <w:r w:rsidRPr="00201557">
        <w:rPr>
          <w:rFonts w:ascii="Calibri" w:hAnsi="Calibri"/>
          <w:rPrChange w:id="1688" w:author="Author">
            <w:rPr/>
          </w:rPrChange>
        </w:rPr>
        <w:t>K</w:t>
      </w:r>
      <w:del w:id="1689" w:author="Author">
        <w:r w:rsidRPr="00133CF7">
          <w:delText>., et al.,</w:delText>
        </w:r>
      </w:del>
      <w:ins w:id="1690" w:author="Author">
        <w:r w:rsidRPr="0057102D">
          <w:rPr>
            <w:rFonts w:ascii="Calibri" w:hAnsi="Calibri" w:cs="Calibri"/>
            <w:szCs w:val="24"/>
          </w:rPr>
          <w:t>, Ahn J, Shin JH, Lee JY.</w:t>
        </w:r>
      </w:ins>
      <w:r w:rsidRPr="00201557">
        <w:rPr>
          <w:rFonts w:ascii="Calibri" w:hAnsi="Calibri"/>
          <w:rPrChange w:id="1691" w:author="Author">
            <w:rPr/>
          </w:rPrChange>
        </w:rPr>
        <w:t xml:space="preserve"> </w:t>
      </w:r>
      <w:r w:rsidRPr="00201557">
        <w:rPr>
          <w:rFonts w:ascii="Calibri" w:hAnsi="Calibri"/>
          <w:rPrChange w:id="1692" w:author="Author">
            <w:rPr>
              <w:i/>
            </w:rPr>
          </w:rPrChange>
        </w:rPr>
        <w:t xml:space="preserve">Application of </w:t>
      </w:r>
      <w:del w:id="1693" w:author="Author">
        <w:r w:rsidRPr="00133CF7">
          <w:rPr>
            <w:i/>
          </w:rPr>
          <w:delText>Machine Learning Methods</w:delText>
        </w:r>
      </w:del>
      <w:ins w:id="1694" w:author="Author">
        <w:r w:rsidRPr="0057102D">
          <w:rPr>
            <w:rFonts w:ascii="Calibri" w:hAnsi="Calibri" w:cs="Calibri"/>
            <w:szCs w:val="24"/>
          </w:rPr>
          <w:t>machine learning methods</w:t>
        </w:r>
      </w:ins>
      <w:r w:rsidRPr="00201557">
        <w:rPr>
          <w:rFonts w:ascii="Calibri" w:hAnsi="Calibri"/>
          <w:rPrChange w:id="1695" w:author="Author">
            <w:rPr>
              <w:i/>
            </w:rPr>
          </w:rPrChange>
        </w:rPr>
        <w:t xml:space="preserve"> in </w:t>
      </w:r>
      <w:del w:id="1696" w:author="Author">
        <w:r w:rsidRPr="00133CF7">
          <w:rPr>
            <w:i/>
          </w:rPr>
          <w:delText>Nursing Home Research.</w:delText>
        </w:r>
      </w:del>
      <w:ins w:id="1697" w:author="Author">
        <w:r w:rsidRPr="0057102D">
          <w:rPr>
            <w:rFonts w:ascii="Calibri" w:hAnsi="Calibri" w:cs="Calibri"/>
            <w:szCs w:val="24"/>
          </w:rPr>
          <w:t>nursing home research.</w:t>
        </w:r>
      </w:ins>
      <w:r w:rsidRPr="00201557">
        <w:rPr>
          <w:rFonts w:ascii="Calibri" w:hAnsi="Calibri"/>
          <w:rPrChange w:id="1698" w:author="Author">
            <w:rPr/>
          </w:rPrChange>
        </w:rPr>
        <w:t xml:space="preserve"> Int J Environ Res Public Health</w:t>
      </w:r>
      <w:del w:id="1699" w:author="Author">
        <w:r w:rsidRPr="00133CF7">
          <w:delText>,</w:delText>
        </w:r>
      </w:del>
      <w:ins w:id="1700" w:author="Author">
        <w:r w:rsidRPr="0057102D">
          <w:rPr>
            <w:rFonts w:ascii="Calibri" w:hAnsi="Calibri" w:cs="Calibri"/>
            <w:szCs w:val="24"/>
          </w:rPr>
          <w:t>.</w:t>
        </w:r>
      </w:ins>
      <w:r w:rsidRPr="00201557">
        <w:rPr>
          <w:rFonts w:ascii="Calibri" w:hAnsi="Calibri"/>
          <w:rPrChange w:id="1701" w:author="Author">
            <w:rPr/>
          </w:rPrChange>
        </w:rPr>
        <w:t xml:space="preserve"> 2020</w:t>
      </w:r>
      <w:del w:id="1702" w:author="Author">
        <w:r w:rsidRPr="00133CF7">
          <w:delText xml:space="preserve">. </w:delText>
        </w:r>
      </w:del>
      <w:ins w:id="1703" w:author="Author">
        <w:r w:rsidRPr="0057102D">
          <w:rPr>
            <w:rFonts w:ascii="Calibri" w:hAnsi="Calibri" w:cs="Calibri"/>
            <w:szCs w:val="24"/>
          </w:rPr>
          <w:t>;</w:t>
        </w:r>
      </w:ins>
      <w:r w:rsidRPr="00201557">
        <w:rPr>
          <w:rFonts w:ascii="Calibri" w:hAnsi="Calibri"/>
          <w:rPrChange w:id="1704" w:author="Author">
            <w:rPr>
              <w:b/>
            </w:rPr>
          </w:rPrChange>
        </w:rPr>
        <w:t>17</w:t>
      </w:r>
      <w:r w:rsidRPr="00201557">
        <w:rPr>
          <w:rFonts w:ascii="Calibri" w:hAnsi="Calibri"/>
          <w:rPrChange w:id="1705" w:author="Author">
            <w:rPr/>
          </w:rPrChange>
        </w:rPr>
        <w:t>(17</w:t>
      </w:r>
      <w:del w:id="1706" w:author="Author">
        <w:r w:rsidRPr="00133CF7">
          <w:delText>).</w:delText>
        </w:r>
      </w:del>
      <w:ins w:id="1707" w:author="Author">
        <w:r w:rsidRPr="0057102D">
          <w:rPr>
            <w:rFonts w:ascii="Calibri" w:hAnsi="Calibri" w:cs="Calibri"/>
            <w:szCs w:val="24"/>
          </w:rPr>
          <w:t>):6234. doi:</w:t>
        </w:r>
        <w:r w:rsidRPr="0057102D">
          <w:rPr>
            <w:rFonts w:ascii="Calibri" w:hAnsi="Calibri" w:cs="Calibri"/>
            <w:szCs w:val="24"/>
          </w:rPr>
          <w:fldChar w:fldCharType="begin"/>
        </w:r>
        <w:r w:rsidRPr="0057102D">
          <w:rPr>
            <w:rFonts w:ascii="Calibri" w:hAnsi="Calibri" w:cs="Calibri"/>
            <w:szCs w:val="24"/>
          </w:rPr>
          <w:instrText>HYPERLINK "https://doi.org/10.3390/ijerph17176234"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10.3390/ijerph17176234</w:t>
        </w:r>
        <w:r w:rsidRPr="0057102D">
          <w:rPr>
            <w:rFonts w:ascii="Calibri" w:hAnsi="Calibri" w:cs="Calibri"/>
            <w:szCs w:val="24"/>
          </w:rPr>
          <w:fldChar w:fldCharType="end"/>
        </w:r>
      </w:ins>
    </w:p>
    <w:p w14:paraId="6F67589D" w14:textId="77777777" w:rsidR="00D3588B" w:rsidRPr="00201557" w:rsidRDefault="00D3588B" w:rsidP="00201557">
      <w:pPr>
        <w:pPrChange w:id="1708" w:author="Author">
          <w:pPr>
            <w:pStyle w:val="EndNoteBibliography"/>
            <w:ind w:left="720" w:hanging="720"/>
          </w:pPr>
        </w:pPrChange>
      </w:pPr>
      <w:r w:rsidRPr="00201557">
        <w:rPr>
          <w:rFonts w:ascii="Calibri" w:hAnsi="Calibri"/>
          <w:rPrChange w:id="1709" w:author="Author">
            <w:rPr/>
          </w:rPrChange>
        </w:rPr>
        <w:t>14.</w:t>
      </w:r>
      <w:r w:rsidRPr="00201557">
        <w:rPr>
          <w:rFonts w:ascii="Calibri" w:hAnsi="Calibri"/>
          <w:rPrChange w:id="1710" w:author="Author">
            <w:rPr/>
          </w:rPrChange>
        </w:rPr>
        <w:tab/>
        <w:t>Chandra</w:t>
      </w:r>
      <w:del w:id="1711" w:author="Author">
        <w:r w:rsidRPr="00133CF7">
          <w:delText>,</w:delText>
        </w:r>
      </w:del>
      <w:r w:rsidRPr="00201557">
        <w:rPr>
          <w:rFonts w:ascii="Calibri" w:hAnsi="Calibri"/>
          <w:rPrChange w:id="1712" w:author="Author">
            <w:rPr/>
          </w:rPrChange>
        </w:rPr>
        <w:t xml:space="preserve"> A</w:t>
      </w:r>
      <w:del w:id="1713" w:author="Author">
        <w:r w:rsidRPr="00133CF7">
          <w:delText>.,</w:delText>
        </w:r>
      </w:del>
      <w:ins w:id="1714" w:author="Author">
        <w:r w:rsidRPr="0057102D">
          <w:rPr>
            <w:rFonts w:ascii="Calibri" w:hAnsi="Calibri" w:cs="Calibri"/>
            <w:szCs w:val="24"/>
          </w:rPr>
          <w:t>, Takahashi PY, McCoy RG,</w:t>
        </w:r>
      </w:ins>
      <w:r w:rsidRPr="00201557">
        <w:rPr>
          <w:rFonts w:ascii="Calibri" w:hAnsi="Calibri"/>
          <w:rPrChange w:id="1715" w:author="Author">
            <w:rPr/>
          </w:rPrChange>
        </w:rPr>
        <w:t xml:space="preserve"> et al</w:t>
      </w:r>
      <w:del w:id="1716" w:author="Author">
        <w:r w:rsidRPr="00133CF7">
          <w:delText>.,</w:delText>
        </w:r>
      </w:del>
      <w:ins w:id="1717" w:author="Author">
        <w:r w:rsidRPr="0057102D">
          <w:rPr>
            <w:rFonts w:ascii="Calibri" w:hAnsi="Calibri" w:cs="Calibri"/>
            <w:szCs w:val="24"/>
          </w:rPr>
          <w:t>.</w:t>
        </w:r>
      </w:ins>
      <w:r w:rsidRPr="00201557">
        <w:rPr>
          <w:rFonts w:ascii="Calibri" w:hAnsi="Calibri"/>
          <w:rPrChange w:id="1718" w:author="Author">
            <w:rPr/>
          </w:rPrChange>
        </w:rPr>
        <w:t xml:space="preserve"> </w:t>
      </w:r>
      <w:r w:rsidRPr="00201557">
        <w:rPr>
          <w:rFonts w:ascii="Calibri" w:hAnsi="Calibri"/>
          <w:rPrChange w:id="1719" w:author="Author">
            <w:rPr>
              <w:i/>
            </w:rPr>
          </w:rPrChange>
        </w:rPr>
        <w:t xml:space="preserve">Risk </w:t>
      </w:r>
      <w:del w:id="1720" w:author="Author">
        <w:r w:rsidRPr="00133CF7">
          <w:rPr>
            <w:i/>
          </w:rPr>
          <w:delText>Prediction Model</w:delText>
        </w:r>
      </w:del>
      <w:ins w:id="1721" w:author="Author">
        <w:r w:rsidRPr="0057102D">
          <w:rPr>
            <w:rFonts w:ascii="Calibri" w:hAnsi="Calibri" w:cs="Calibri"/>
            <w:szCs w:val="24"/>
          </w:rPr>
          <w:t>prediction model</w:t>
        </w:r>
      </w:ins>
      <w:r w:rsidRPr="00201557">
        <w:rPr>
          <w:rFonts w:ascii="Calibri" w:hAnsi="Calibri"/>
          <w:rPrChange w:id="1722" w:author="Author">
            <w:rPr>
              <w:i/>
            </w:rPr>
          </w:rPrChange>
        </w:rPr>
        <w:t xml:space="preserve"> for 6-</w:t>
      </w:r>
      <w:del w:id="1723" w:author="Author">
        <w:r w:rsidRPr="00133CF7">
          <w:rPr>
            <w:i/>
          </w:rPr>
          <w:delText>Month Mortality</w:delText>
        </w:r>
      </w:del>
      <w:ins w:id="1724" w:author="Author">
        <w:r w:rsidRPr="0057102D">
          <w:rPr>
            <w:rFonts w:ascii="Calibri" w:hAnsi="Calibri" w:cs="Calibri"/>
            <w:szCs w:val="24"/>
          </w:rPr>
          <w:t>month mortality</w:t>
        </w:r>
      </w:ins>
      <w:r w:rsidRPr="00201557">
        <w:rPr>
          <w:rFonts w:ascii="Calibri" w:hAnsi="Calibri"/>
          <w:rPrChange w:id="1725" w:author="Author">
            <w:rPr>
              <w:i/>
            </w:rPr>
          </w:rPrChange>
        </w:rPr>
        <w:t xml:space="preserve"> for </w:t>
      </w:r>
      <w:del w:id="1726" w:author="Author">
        <w:r w:rsidRPr="00133CF7">
          <w:rPr>
            <w:i/>
          </w:rPr>
          <w:delText>Patients Discharged</w:delText>
        </w:r>
      </w:del>
      <w:ins w:id="1727" w:author="Author">
        <w:r w:rsidRPr="0057102D">
          <w:rPr>
            <w:rFonts w:ascii="Calibri" w:hAnsi="Calibri" w:cs="Calibri"/>
            <w:szCs w:val="24"/>
          </w:rPr>
          <w:t>patients discharged</w:t>
        </w:r>
      </w:ins>
      <w:r w:rsidRPr="00201557">
        <w:rPr>
          <w:rFonts w:ascii="Calibri" w:hAnsi="Calibri"/>
          <w:rPrChange w:id="1728" w:author="Author">
            <w:rPr>
              <w:i/>
            </w:rPr>
          </w:rPrChange>
        </w:rPr>
        <w:t xml:space="preserve"> to </w:t>
      </w:r>
      <w:del w:id="1729" w:author="Author">
        <w:r w:rsidRPr="00133CF7">
          <w:rPr>
            <w:i/>
          </w:rPr>
          <w:delText>Skilled Nursing Facilities.</w:delText>
        </w:r>
      </w:del>
      <w:ins w:id="1730" w:author="Author">
        <w:r w:rsidRPr="0057102D">
          <w:rPr>
            <w:rFonts w:ascii="Calibri" w:hAnsi="Calibri" w:cs="Calibri"/>
            <w:szCs w:val="24"/>
          </w:rPr>
          <w:t>skilled nursing facilities.</w:t>
        </w:r>
      </w:ins>
      <w:r w:rsidRPr="00201557">
        <w:rPr>
          <w:rFonts w:ascii="Calibri" w:hAnsi="Calibri"/>
          <w:rPrChange w:id="1731" w:author="Author">
            <w:rPr/>
          </w:rPrChange>
        </w:rPr>
        <w:t xml:space="preserve"> J Am Med Dir Assoc</w:t>
      </w:r>
      <w:del w:id="1732" w:author="Author">
        <w:r w:rsidRPr="00133CF7">
          <w:delText>,</w:delText>
        </w:r>
      </w:del>
      <w:ins w:id="1733" w:author="Author">
        <w:r w:rsidRPr="0057102D">
          <w:rPr>
            <w:rFonts w:ascii="Calibri" w:hAnsi="Calibri" w:cs="Calibri"/>
            <w:szCs w:val="24"/>
          </w:rPr>
          <w:t>.</w:t>
        </w:r>
      </w:ins>
      <w:r w:rsidRPr="00201557">
        <w:rPr>
          <w:rFonts w:ascii="Calibri" w:hAnsi="Calibri"/>
          <w:rPrChange w:id="1734" w:author="Author">
            <w:rPr/>
          </w:rPrChange>
        </w:rPr>
        <w:t xml:space="preserve"> 2022</w:t>
      </w:r>
      <w:del w:id="1735" w:author="Author">
        <w:r w:rsidRPr="00133CF7">
          <w:delText xml:space="preserve">. </w:delText>
        </w:r>
      </w:del>
      <w:ins w:id="1736" w:author="Author">
        <w:r w:rsidRPr="0057102D">
          <w:rPr>
            <w:rFonts w:ascii="Calibri" w:hAnsi="Calibri" w:cs="Calibri"/>
            <w:szCs w:val="24"/>
          </w:rPr>
          <w:t>;</w:t>
        </w:r>
      </w:ins>
      <w:r w:rsidRPr="00201557">
        <w:rPr>
          <w:rFonts w:ascii="Calibri" w:hAnsi="Calibri"/>
          <w:rPrChange w:id="1737" w:author="Author">
            <w:rPr>
              <w:b/>
            </w:rPr>
          </w:rPrChange>
        </w:rPr>
        <w:t>23</w:t>
      </w:r>
      <w:r w:rsidRPr="00201557">
        <w:rPr>
          <w:rFonts w:ascii="Calibri" w:hAnsi="Calibri"/>
          <w:rPrChange w:id="1738" w:author="Author">
            <w:rPr/>
          </w:rPrChange>
        </w:rPr>
        <w:t>(8):</w:t>
      </w:r>
      <w:del w:id="1739" w:author="Author">
        <w:r w:rsidRPr="00133CF7">
          <w:delText xml:space="preserve"> p. </w:delText>
        </w:r>
      </w:del>
      <w:r w:rsidRPr="00201557">
        <w:rPr>
          <w:rFonts w:ascii="Calibri" w:hAnsi="Calibri"/>
          <w:rPrChange w:id="1740" w:author="Author">
            <w:rPr/>
          </w:rPrChange>
        </w:rPr>
        <w:t>1403-1408.</w:t>
      </w:r>
      <w:ins w:id="1741"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"https://doi.org/10.1016/j.jamda.2022.01.069"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10.1016/j.jamda.2022.01.069</w:t>
        </w:r>
        <w:r w:rsidRPr="0057102D">
          <w:rPr>
            <w:rFonts w:ascii="Calibri" w:hAnsi="Calibri" w:cs="Calibri"/>
            <w:szCs w:val="24"/>
          </w:rPr>
          <w:fldChar w:fldCharType="end"/>
        </w:r>
      </w:ins>
    </w:p>
    <w:p w14:paraId="6ABF60BD" w14:textId="77777777" w:rsidR="00D3588B" w:rsidRPr="00201557" w:rsidRDefault="00D3588B" w:rsidP="00201557">
      <w:pPr>
        <w:pPrChange w:id="1742" w:author="Author">
          <w:pPr>
            <w:pStyle w:val="EndNoteBibliography"/>
            <w:ind w:left="720" w:hanging="720"/>
          </w:pPr>
        </w:pPrChange>
      </w:pPr>
      <w:r w:rsidRPr="00201557">
        <w:rPr>
          <w:rFonts w:ascii="Calibri" w:hAnsi="Calibri"/>
          <w:rPrChange w:id="1743" w:author="Author">
            <w:rPr/>
          </w:rPrChange>
        </w:rPr>
        <w:t>15.</w:t>
      </w:r>
      <w:r w:rsidRPr="00201557">
        <w:rPr>
          <w:rFonts w:ascii="Calibri" w:hAnsi="Calibri"/>
          <w:rPrChange w:id="1744" w:author="Author">
            <w:rPr/>
          </w:rPrChange>
        </w:rPr>
        <w:tab/>
        <w:t>Susnjak</w:t>
      </w:r>
      <w:del w:id="1745" w:author="Author">
        <w:r w:rsidRPr="00133CF7">
          <w:delText>,</w:delText>
        </w:r>
      </w:del>
      <w:r w:rsidRPr="00201557">
        <w:rPr>
          <w:rFonts w:ascii="Calibri" w:hAnsi="Calibri"/>
          <w:rPrChange w:id="1746" w:author="Author">
            <w:rPr/>
          </w:rPrChange>
        </w:rPr>
        <w:t xml:space="preserve"> T</w:t>
      </w:r>
      <w:del w:id="1747" w:author="Author">
        <w:r w:rsidRPr="00133CF7">
          <w:delText>. and E.</w:delText>
        </w:r>
      </w:del>
      <w:ins w:id="1748" w:author="Author">
        <w:r w:rsidRPr="0057102D">
          <w:rPr>
            <w:rFonts w:ascii="Calibri" w:hAnsi="Calibri" w:cs="Calibri"/>
            <w:szCs w:val="24"/>
          </w:rPr>
          <w:t>,</w:t>
        </w:r>
      </w:ins>
      <w:r w:rsidRPr="00201557">
        <w:rPr>
          <w:rFonts w:ascii="Calibri" w:hAnsi="Calibri"/>
          <w:rPrChange w:id="1749" w:author="Author">
            <w:rPr/>
          </w:rPrChange>
        </w:rPr>
        <w:t xml:space="preserve"> Griffin</w:t>
      </w:r>
      <w:del w:id="1750" w:author="Author">
        <w:r w:rsidRPr="00133CF7">
          <w:delText>,</w:delText>
        </w:r>
      </w:del>
      <w:ins w:id="1751" w:author="Author">
        <w:r w:rsidRPr="0057102D">
          <w:rPr>
            <w:rFonts w:ascii="Calibri" w:hAnsi="Calibri" w:cs="Calibri"/>
            <w:szCs w:val="24"/>
          </w:rPr>
          <w:t xml:space="preserve"> E.</w:t>
        </w:r>
      </w:ins>
      <w:r w:rsidRPr="00201557">
        <w:rPr>
          <w:rFonts w:ascii="Calibri" w:hAnsi="Calibri"/>
          <w:rPrChange w:id="1752" w:author="Author">
            <w:rPr/>
          </w:rPrChange>
        </w:rPr>
        <w:t xml:space="preserve"> </w:t>
      </w:r>
      <w:r w:rsidRPr="00201557">
        <w:rPr>
          <w:rFonts w:ascii="Calibri" w:hAnsi="Calibri"/>
          <w:rPrChange w:id="1753" w:author="Author">
            <w:rPr>
              <w:i/>
            </w:rPr>
          </w:rPrChange>
        </w:rPr>
        <w:t xml:space="preserve">Towards clinical prediction with transparency: </w:t>
      </w:r>
      <w:del w:id="1754" w:author="Author">
        <w:r w:rsidRPr="00133CF7">
          <w:rPr>
            <w:i/>
          </w:rPr>
          <w:delText>An</w:delText>
        </w:r>
      </w:del>
      <w:ins w:id="1755" w:author="Author">
        <w:r w:rsidRPr="0057102D">
          <w:rPr>
            <w:rFonts w:ascii="Calibri" w:hAnsi="Calibri" w:cs="Calibri"/>
            <w:szCs w:val="24"/>
          </w:rPr>
          <w:t>an</w:t>
        </w:r>
      </w:ins>
      <w:r w:rsidRPr="00201557">
        <w:rPr>
          <w:rFonts w:ascii="Calibri" w:hAnsi="Calibri"/>
          <w:rPrChange w:id="1756" w:author="Author">
            <w:rPr>
              <w:i/>
            </w:rPr>
          </w:rPrChange>
        </w:rPr>
        <w:t xml:space="preserve"> explainable AI approach to survival modelling in residential aged care.</w:t>
      </w:r>
      <w:r w:rsidRPr="00201557">
        <w:rPr>
          <w:rFonts w:ascii="Calibri" w:hAnsi="Calibri"/>
          <w:rPrChange w:id="1757" w:author="Author">
            <w:rPr/>
          </w:rPrChange>
        </w:rPr>
        <w:t xml:space="preserve"> Comput Methods Programs Biomed</w:t>
      </w:r>
      <w:del w:id="1758" w:author="Author">
        <w:r w:rsidRPr="00133CF7">
          <w:delText xml:space="preserve">, 2025. </w:delText>
        </w:r>
        <w:r w:rsidRPr="00133CF7">
          <w:rPr>
            <w:b/>
          </w:rPr>
          <w:delText>263</w:delText>
        </w:r>
        <w:r w:rsidRPr="00133CF7">
          <w:delText>: p. 108653.</w:delText>
        </w:r>
      </w:del>
      <w:ins w:id="1759" w:author="Author">
        <w:r w:rsidRPr="0057102D">
          <w:rPr>
            <w:rFonts w:ascii="Calibri" w:hAnsi="Calibri" w:cs="Calibri"/>
            <w:szCs w:val="24"/>
          </w:rPr>
          <w:t>. 2025;263:108653. doi:</w:t>
        </w:r>
        <w:r w:rsidRPr="0057102D">
          <w:rPr>
            <w:rFonts w:ascii="Calibri" w:hAnsi="Calibri" w:cs="Calibri"/>
            <w:szCs w:val="24"/>
          </w:rPr>
          <w:fldChar w:fldCharType="begin"/>
        </w:r>
        <w:r w:rsidRPr="0057102D">
          <w:rPr>
            <w:rFonts w:ascii="Calibri" w:hAnsi="Calibri" w:cs="Calibri"/>
            <w:szCs w:val="24"/>
          </w:rPr>
          <w:instrText>HYPERLINK "https://doi.org/10.1016/j.cmpb.2025.108653"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10.1016/j.cmpb.2025.108653</w:t>
        </w:r>
        <w:r w:rsidRPr="0057102D">
          <w:rPr>
            <w:rFonts w:ascii="Calibri" w:hAnsi="Calibri" w:cs="Calibri"/>
            <w:szCs w:val="24"/>
          </w:rPr>
          <w:fldChar w:fldCharType="end"/>
        </w:r>
      </w:ins>
    </w:p>
    <w:p w14:paraId="4AEF2D78" w14:textId="77777777" w:rsidR="00D3588B" w:rsidRPr="00201557" w:rsidRDefault="00D3588B" w:rsidP="00201557">
      <w:pPr>
        <w:pPrChange w:id="1760" w:author="Author">
          <w:pPr>
            <w:pStyle w:val="EndNoteBibliography"/>
            <w:ind w:left="720" w:hanging="720"/>
          </w:pPr>
        </w:pPrChange>
      </w:pPr>
      <w:r w:rsidRPr="00201557">
        <w:rPr>
          <w:rFonts w:ascii="Calibri" w:hAnsi="Calibri"/>
          <w:rPrChange w:id="1761" w:author="Author">
            <w:rPr/>
          </w:rPrChange>
        </w:rPr>
        <w:t>16.</w:t>
      </w:r>
      <w:r w:rsidRPr="00201557">
        <w:rPr>
          <w:rFonts w:ascii="Calibri" w:hAnsi="Calibri"/>
          <w:rPrChange w:id="1762" w:author="Author">
            <w:rPr/>
          </w:rPrChange>
        </w:rPr>
        <w:tab/>
        <w:t>Zhang</w:t>
      </w:r>
      <w:del w:id="1763" w:author="Author">
        <w:r w:rsidRPr="00133CF7">
          <w:delText>,</w:delText>
        </w:r>
      </w:del>
      <w:r w:rsidRPr="00201557">
        <w:rPr>
          <w:rFonts w:ascii="Calibri" w:hAnsi="Calibri"/>
          <w:rPrChange w:id="1764" w:author="Author">
            <w:rPr/>
          </w:rPrChange>
        </w:rPr>
        <w:t xml:space="preserve"> S</w:t>
      </w:r>
      <w:del w:id="1765" w:author="Author">
        <w:r w:rsidRPr="00133CF7">
          <w:delText>., et al.,</w:delText>
        </w:r>
      </w:del>
      <w:ins w:id="1766" w:author="Author">
        <w:r w:rsidRPr="0057102D">
          <w:rPr>
            <w:rFonts w:ascii="Calibri" w:hAnsi="Calibri" w:cs="Calibri"/>
            <w:szCs w:val="24"/>
          </w:rPr>
          <w:t>, Zhang K, Chen Y, Wu C.</w:t>
        </w:r>
      </w:ins>
      <w:r w:rsidRPr="00201557">
        <w:rPr>
          <w:rFonts w:ascii="Calibri" w:hAnsi="Calibri"/>
          <w:rPrChange w:id="1767" w:author="Author">
            <w:rPr/>
          </w:rPrChange>
        </w:rPr>
        <w:t xml:space="preserve"> </w:t>
      </w:r>
      <w:r w:rsidRPr="00201557">
        <w:rPr>
          <w:rFonts w:ascii="Calibri" w:hAnsi="Calibri"/>
          <w:rPrChange w:id="1768" w:author="Author">
            <w:rPr>
              <w:i/>
            </w:rPr>
          </w:rPrChange>
        </w:rPr>
        <w:t xml:space="preserve">Prediction models of all-cause mortality among older adults in nursing home setting: </w:t>
      </w:r>
      <w:del w:id="1769" w:author="Author">
        <w:r w:rsidRPr="00133CF7">
          <w:rPr>
            <w:i/>
          </w:rPr>
          <w:delText>A</w:delText>
        </w:r>
      </w:del>
      <w:ins w:id="1770" w:author="Author">
        <w:r w:rsidRPr="0057102D">
          <w:rPr>
            <w:rFonts w:ascii="Calibri" w:hAnsi="Calibri" w:cs="Calibri"/>
            <w:szCs w:val="24"/>
          </w:rPr>
          <w:t>a</w:t>
        </w:r>
      </w:ins>
      <w:r w:rsidRPr="00201557">
        <w:rPr>
          <w:rFonts w:ascii="Calibri" w:hAnsi="Calibri"/>
          <w:rPrChange w:id="1771" w:author="Author">
            <w:rPr>
              <w:i/>
            </w:rPr>
          </w:rPrChange>
        </w:rPr>
        <w:t xml:space="preserve"> systematic review and meta-analysis.</w:t>
      </w:r>
      <w:r w:rsidRPr="00201557">
        <w:rPr>
          <w:rFonts w:ascii="Calibri" w:hAnsi="Calibri"/>
          <w:rPrChange w:id="1772" w:author="Author">
            <w:rPr/>
          </w:rPrChange>
        </w:rPr>
        <w:t xml:space="preserve"> Health Sci Rep</w:t>
      </w:r>
      <w:del w:id="1773" w:author="Author">
        <w:r w:rsidRPr="00133CF7">
          <w:delText>,</w:delText>
        </w:r>
      </w:del>
      <w:ins w:id="1774" w:author="Author">
        <w:r w:rsidRPr="0057102D">
          <w:rPr>
            <w:rFonts w:ascii="Calibri" w:hAnsi="Calibri" w:cs="Calibri"/>
            <w:szCs w:val="24"/>
          </w:rPr>
          <w:t>.</w:t>
        </w:r>
      </w:ins>
      <w:r w:rsidRPr="00201557">
        <w:rPr>
          <w:rFonts w:ascii="Calibri" w:hAnsi="Calibri"/>
          <w:rPrChange w:id="1775" w:author="Author">
            <w:rPr/>
          </w:rPrChange>
        </w:rPr>
        <w:t xml:space="preserve"> 2023</w:t>
      </w:r>
      <w:del w:id="1776" w:author="Author">
        <w:r w:rsidRPr="00133CF7">
          <w:delText xml:space="preserve">. </w:delText>
        </w:r>
      </w:del>
      <w:ins w:id="1777" w:author="Author">
        <w:r w:rsidRPr="0057102D">
          <w:rPr>
            <w:rFonts w:ascii="Calibri" w:hAnsi="Calibri" w:cs="Calibri"/>
            <w:szCs w:val="24"/>
          </w:rPr>
          <w:t>;</w:t>
        </w:r>
      </w:ins>
      <w:r w:rsidRPr="00201557">
        <w:rPr>
          <w:rFonts w:ascii="Calibri" w:hAnsi="Calibri"/>
          <w:rPrChange w:id="1778" w:author="Author">
            <w:rPr>
              <w:b/>
            </w:rPr>
          </w:rPrChange>
        </w:rPr>
        <w:t>6</w:t>
      </w:r>
      <w:r w:rsidRPr="00201557">
        <w:rPr>
          <w:rFonts w:ascii="Calibri" w:hAnsi="Calibri"/>
          <w:rPrChange w:id="1779" w:author="Author">
            <w:rPr/>
          </w:rPrChange>
        </w:rPr>
        <w:t>(6):</w:t>
      </w:r>
      <w:del w:id="1780" w:author="Author">
        <w:r w:rsidRPr="00133CF7">
          <w:delText xml:space="preserve"> p. </w:delText>
        </w:r>
      </w:del>
      <w:r w:rsidRPr="00201557">
        <w:rPr>
          <w:rFonts w:ascii="Calibri" w:hAnsi="Calibri"/>
          <w:rPrChange w:id="1781" w:author="Author">
            <w:rPr/>
          </w:rPrChange>
        </w:rPr>
        <w:t>e1309.</w:t>
      </w:r>
      <w:ins w:id="1782"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"https://doi.org/10.1002/hsr2.1309"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10.1002/hsr2.1309</w:t>
        </w:r>
        <w:r w:rsidRPr="0057102D">
          <w:rPr>
            <w:rFonts w:ascii="Calibri" w:hAnsi="Calibri" w:cs="Calibri"/>
            <w:szCs w:val="24"/>
          </w:rPr>
          <w:fldChar w:fldCharType="end"/>
        </w:r>
      </w:ins>
    </w:p>
    <w:p w14:paraId="54B02344" w14:textId="77777777" w:rsidR="00D3588B" w:rsidRPr="00201557" w:rsidRDefault="00D3588B" w:rsidP="00201557">
      <w:pPr>
        <w:pPrChange w:id="1783" w:author="Author">
          <w:pPr>
            <w:pStyle w:val="EndNoteBibliography"/>
            <w:ind w:left="720" w:hanging="720"/>
          </w:pPr>
        </w:pPrChange>
      </w:pPr>
      <w:r w:rsidRPr="00201557">
        <w:rPr>
          <w:rFonts w:ascii="Calibri" w:hAnsi="Calibri"/>
          <w:rPrChange w:id="1784" w:author="Author">
            <w:rPr/>
          </w:rPrChange>
        </w:rPr>
        <w:t>17.</w:t>
      </w:r>
      <w:r w:rsidRPr="00201557">
        <w:rPr>
          <w:rFonts w:ascii="Calibri" w:hAnsi="Calibri"/>
          <w:rPrChange w:id="1785" w:author="Author">
            <w:rPr/>
          </w:rPrChange>
        </w:rPr>
        <w:tab/>
        <w:t>Collins</w:t>
      </w:r>
      <w:del w:id="1786" w:author="Author">
        <w:r w:rsidRPr="00133CF7">
          <w:delText>, G.S.,</w:delText>
        </w:r>
      </w:del>
      <w:ins w:id="1787" w:author="Author">
        <w:r w:rsidRPr="0057102D">
          <w:rPr>
            <w:rFonts w:ascii="Calibri" w:hAnsi="Calibri" w:cs="Calibri"/>
            <w:szCs w:val="24"/>
          </w:rPr>
          <w:t xml:space="preserve"> GS, Moons KGM, Dhiman P,</w:t>
        </w:r>
      </w:ins>
      <w:r w:rsidRPr="00201557">
        <w:rPr>
          <w:rFonts w:ascii="Calibri" w:hAnsi="Calibri"/>
          <w:rPrChange w:id="1788" w:author="Author">
            <w:rPr/>
          </w:rPrChange>
        </w:rPr>
        <w:t xml:space="preserve"> et al</w:t>
      </w:r>
      <w:del w:id="1789" w:author="Author">
        <w:r w:rsidRPr="00133CF7">
          <w:delText>.,</w:delText>
        </w:r>
      </w:del>
      <w:ins w:id="1790" w:author="Author">
        <w:r w:rsidRPr="0057102D">
          <w:rPr>
            <w:rFonts w:ascii="Calibri" w:hAnsi="Calibri" w:cs="Calibri"/>
            <w:szCs w:val="24"/>
          </w:rPr>
          <w:t>.</w:t>
        </w:r>
      </w:ins>
      <w:r w:rsidRPr="00201557">
        <w:rPr>
          <w:rFonts w:ascii="Calibri" w:hAnsi="Calibri"/>
          <w:rPrChange w:id="1791" w:author="Author">
            <w:rPr/>
          </w:rPrChange>
        </w:rPr>
        <w:t xml:space="preserve"> </w:t>
      </w:r>
      <w:r w:rsidRPr="00201557">
        <w:rPr>
          <w:rFonts w:ascii="Calibri" w:hAnsi="Calibri"/>
          <w:rPrChange w:id="1792" w:author="Author">
            <w:rPr>
              <w:i/>
            </w:rPr>
          </w:rPrChange>
        </w:rPr>
        <w:t>TRIPOD+AI statement: updated guidance for reporting clinical prediction models that use regression or machine learning methods.</w:t>
      </w:r>
      <w:r w:rsidRPr="00201557">
        <w:rPr>
          <w:rFonts w:ascii="Calibri" w:hAnsi="Calibri"/>
          <w:rPrChange w:id="1793" w:author="Author">
            <w:rPr/>
          </w:rPrChange>
        </w:rPr>
        <w:t xml:space="preserve"> </w:t>
      </w:r>
      <w:del w:id="1794" w:author="Author">
        <w:r w:rsidRPr="00133CF7">
          <w:delText>Bmj,</w:delText>
        </w:r>
      </w:del>
      <w:ins w:id="1795" w:author="Author">
        <w:r w:rsidRPr="0057102D">
          <w:rPr>
            <w:rFonts w:ascii="Calibri" w:hAnsi="Calibri" w:cs="Calibri"/>
            <w:szCs w:val="24"/>
          </w:rPr>
          <w:t>BMJ.</w:t>
        </w:r>
      </w:ins>
      <w:r w:rsidRPr="00201557">
        <w:rPr>
          <w:rFonts w:ascii="Calibri" w:hAnsi="Calibri"/>
          <w:rPrChange w:id="1796" w:author="Author">
            <w:rPr/>
          </w:rPrChange>
        </w:rPr>
        <w:t xml:space="preserve"> 2024</w:t>
      </w:r>
      <w:del w:id="1797" w:author="Author">
        <w:r w:rsidRPr="00133CF7">
          <w:delText xml:space="preserve">. </w:delText>
        </w:r>
      </w:del>
      <w:ins w:id="1798" w:author="Author">
        <w:r w:rsidRPr="0057102D">
          <w:rPr>
            <w:rFonts w:ascii="Calibri" w:hAnsi="Calibri" w:cs="Calibri"/>
            <w:szCs w:val="24"/>
          </w:rPr>
          <w:t>;</w:t>
        </w:r>
      </w:ins>
      <w:r w:rsidRPr="00201557">
        <w:rPr>
          <w:rFonts w:ascii="Calibri" w:hAnsi="Calibri"/>
          <w:rPrChange w:id="1799" w:author="Author">
            <w:rPr>
              <w:b/>
            </w:rPr>
          </w:rPrChange>
        </w:rPr>
        <w:t>385</w:t>
      </w:r>
      <w:r w:rsidRPr="00201557">
        <w:rPr>
          <w:rFonts w:ascii="Calibri" w:hAnsi="Calibri"/>
          <w:rPrChange w:id="1800" w:author="Author">
            <w:rPr/>
          </w:rPrChange>
        </w:rPr>
        <w:t>:</w:t>
      </w:r>
      <w:del w:id="1801" w:author="Author">
        <w:r w:rsidRPr="00133CF7">
          <w:delText xml:space="preserve"> p. </w:delText>
        </w:r>
      </w:del>
      <w:r w:rsidRPr="00201557">
        <w:rPr>
          <w:rFonts w:ascii="Calibri" w:hAnsi="Calibri"/>
          <w:rPrChange w:id="1802" w:author="Author">
            <w:rPr/>
          </w:rPrChange>
        </w:rPr>
        <w:t>e078378.</w:t>
      </w:r>
      <w:ins w:id="1803"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"https://doi.org/10.1136/bmj-2023-078378"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10.1136/bmj-2023-078378</w:t>
        </w:r>
        <w:r w:rsidRPr="0057102D">
          <w:rPr>
            <w:rFonts w:ascii="Calibri" w:hAnsi="Calibri" w:cs="Calibri"/>
            <w:szCs w:val="24"/>
          </w:rPr>
          <w:fldChar w:fldCharType="end"/>
        </w:r>
      </w:ins>
    </w:p>
    <w:p w14:paraId="0445DD45" w14:textId="77777777" w:rsidR="00D3588B" w:rsidRPr="00201557" w:rsidRDefault="00D3588B" w:rsidP="00201557">
      <w:pPr>
        <w:pPrChange w:id="1804" w:author="Author">
          <w:pPr>
            <w:pStyle w:val="EndNoteBibliography"/>
            <w:ind w:left="720" w:hanging="720"/>
          </w:pPr>
        </w:pPrChange>
      </w:pPr>
      <w:r w:rsidRPr="00201557">
        <w:rPr>
          <w:rFonts w:ascii="Calibri" w:hAnsi="Calibri"/>
          <w:rPrChange w:id="1805" w:author="Author">
            <w:rPr/>
          </w:rPrChange>
        </w:rPr>
        <w:t>18.</w:t>
      </w:r>
      <w:r w:rsidRPr="00201557">
        <w:rPr>
          <w:rFonts w:ascii="Calibri" w:hAnsi="Calibri"/>
          <w:rPrChange w:id="1806" w:author="Author">
            <w:rPr/>
          </w:rPrChange>
        </w:rPr>
        <w:tab/>
        <w:t>Teasdale</w:t>
      </w:r>
      <w:del w:id="1807" w:author="Author">
        <w:r w:rsidRPr="00133CF7">
          <w:delText>,</w:delText>
        </w:r>
      </w:del>
      <w:r w:rsidRPr="00201557">
        <w:rPr>
          <w:rFonts w:ascii="Calibri" w:hAnsi="Calibri"/>
          <w:rPrChange w:id="1808" w:author="Author">
            <w:rPr/>
          </w:rPrChange>
        </w:rPr>
        <w:t xml:space="preserve"> G</w:t>
      </w:r>
      <w:del w:id="1809" w:author="Author">
        <w:r w:rsidRPr="00133CF7">
          <w:delText>., et al.,</w:delText>
        </w:r>
      </w:del>
      <w:ins w:id="1810" w:author="Author">
        <w:r w:rsidRPr="0057102D">
          <w:rPr>
            <w:rFonts w:ascii="Calibri" w:hAnsi="Calibri" w:cs="Calibri"/>
            <w:szCs w:val="24"/>
          </w:rPr>
          <w:t>, Maas A, Lecky F, Manley G, Stocchetti N, Murray G.</w:t>
        </w:r>
      </w:ins>
      <w:r w:rsidRPr="00201557">
        <w:rPr>
          <w:rFonts w:ascii="Calibri" w:hAnsi="Calibri"/>
          <w:rPrChange w:id="1811" w:author="Author">
            <w:rPr/>
          </w:rPrChange>
        </w:rPr>
        <w:t xml:space="preserve"> </w:t>
      </w:r>
      <w:r w:rsidRPr="00201557">
        <w:rPr>
          <w:rFonts w:ascii="Calibri" w:hAnsi="Calibri"/>
          <w:rPrChange w:id="1812" w:author="Author">
            <w:rPr>
              <w:i/>
            </w:rPr>
          </w:rPrChange>
        </w:rPr>
        <w:t>The Glasgow Coma Scale at 40 years: standing the test of time.</w:t>
      </w:r>
      <w:r w:rsidRPr="00201557">
        <w:rPr>
          <w:rFonts w:ascii="Calibri" w:hAnsi="Calibri"/>
          <w:rPrChange w:id="1813" w:author="Author">
            <w:rPr/>
          </w:rPrChange>
        </w:rPr>
        <w:t xml:space="preserve"> Lancet Neurol</w:t>
      </w:r>
      <w:del w:id="1814" w:author="Author">
        <w:r w:rsidRPr="00133CF7">
          <w:delText>,</w:delText>
        </w:r>
      </w:del>
      <w:ins w:id="1815" w:author="Author">
        <w:r w:rsidRPr="0057102D">
          <w:rPr>
            <w:rFonts w:ascii="Calibri" w:hAnsi="Calibri" w:cs="Calibri"/>
            <w:szCs w:val="24"/>
          </w:rPr>
          <w:t>.</w:t>
        </w:r>
      </w:ins>
      <w:r w:rsidRPr="00201557">
        <w:rPr>
          <w:rFonts w:ascii="Calibri" w:hAnsi="Calibri"/>
          <w:rPrChange w:id="1816" w:author="Author">
            <w:rPr/>
          </w:rPrChange>
        </w:rPr>
        <w:t xml:space="preserve"> 2014</w:t>
      </w:r>
      <w:del w:id="1817" w:author="Author">
        <w:r w:rsidRPr="00133CF7">
          <w:delText xml:space="preserve">. </w:delText>
        </w:r>
      </w:del>
      <w:ins w:id="1818" w:author="Author">
        <w:r w:rsidRPr="0057102D">
          <w:rPr>
            <w:rFonts w:ascii="Calibri" w:hAnsi="Calibri" w:cs="Calibri"/>
            <w:szCs w:val="24"/>
          </w:rPr>
          <w:t>;</w:t>
        </w:r>
      </w:ins>
      <w:r w:rsidRPr="00201557">
        <w:rPr>
          <w:rFonts w:ascii="Calibri" w:hAnsi="Calibri"/>
          <w:rPrChange w:id="1819" w:author="Author">
            <w:rPr>
              <w:b/>
            </w:rPr>
          </w:rPrChange>
        </w:rPr>
        <w:t>13</w:t>
      </w:r>
      <w:r w:rsidRPr="00201557">
        <w:rPr>
          <w:rFonts w:ascii="Calibri" w:hAnsi="Calibri"/>
          <w:rPrChange w:id="1820" w:author="Author">
            <w:rPr/>
          </w:rPrChange>
        </w:rPr>
        <w:t>(8):</w:t>
      </w:r>
      <w:del w:id="1821" w:author="Author">
        <w:r w:rsidRPr="00133CF7">
          <w:delText xml:space="preserve"> p. </w:delText>
        </w:r>
      </w:del>
      <w:r w:rsidRPr="00201557">
        <w:rPr>
          <w:rFonts w:ascii="Calibri" w:hAnsi="Calibri"/>
          <w:rPrChange w:id="1822" w:author="Author">
            <w:rPr/>
          </w:rPrChange>
        </w:rPr>
        <w:t>844-</w:t>
      </w:r>
      <w:del w:id="1823" w:author="Author">
        <w:r w:rsidRPr="00133CF7">
          <w:delText>54.</w:delText>
        </w:r>
      </w:del>
      <w:ins w:id="1824" w:author="Author">
        <w:r w:rsidRPr="0057102D">
          <w:rPr>
            <w:rFonts w:ascii="Calibri" w:hAnsi="Calibri" w:cs="Calibri"/>
            <w:szCs w:val="24"/>
          </w:rPr>
          <w:t>854. doi:</w:t>
        </w:r>
        <w:r w:rsidRPr="0057102D">
          <w:rPr>
            <w:rFonts w:ascii="Calibri" w:hAnsi="Calibri" w:cs="Calibri"/>
            <w:szCs w:val="24"/>
          </w:rPr>
          <w:fldChar w:fldCharType="begin"/>
        </w:r>
        <w:r w:rsidRPr="0057102D">
          <w:rPr>
            <w:rFonts w:ascii="Calibri" w:hAnsi="Calibri" w:cs="Calibri"/>
            <w:szCs w:val="24"/>
          </w:rPr>
          <w:instrText>HYPERLINK "https://doi.org/10.1016/S1474-4422(14)70120-6"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10.1016/S1474-4422(14)70120-6</w:t>
        </w:r>
        <w:r w:rsidRPr="0057102D">
          <w:rPr>
            <w:rFonts w:ascii="Calibri" w:hAnsi="Calibri" w:cs="Calibri"/>
            <w:szCs w:val="24"/>
          </w:rPr>
          <w:fldChar w:fldCharType="end"/>
        </w:r>
      </w:ins>
    </w:p>
    <w:p w14:paraId="07465352" w14:textId="77777777" w:rsidR="00D3588B" w:rsidRPr="00201557" w:rsidRDefault="00D3588B" w:rsidP="00201557">
      <w:pPr>
        <w:pPrChange w:id="1825" w:author="Author">
          <w:pPr>
            <w:pStyle w:val="EndNoteBibliography"/>
            <w:ind w:left="720" w:hanging="720"/>
          </w:pPr>
        </w:pPrChange>
      </w:pPr>
      <w:r w:rsidRPr="00201557">
        <w:rPr>
          <w:rFonts w:ascii="Calibri" w:hAnsi="Calibri"/>
          <w:rPrChange w:id="1826" w:author="Author">
            <w:rPr/>
          </w:rPrChange>
        </w:rPr>
        <w:t>19.</w:t>
      </w:r>
      <w:r w:rsidRPr="00201557">
        <w:rPr>
          <w:rFonts w:ascii="Calibri" w:hAnsi="Calibri"/>
          <w:rPrChange w:id="1827" w:author="Author">
            <w:rPr/>
          </w:rPrChange>
        </w:rPr>
        <w:tab/>
        <w:t>Mahoney</w:t>
      </w:r>
      <w:del w:id="1828" w:author="Author">
        <w:r w:rsidRPr="00133CF7">
          <w:delText>, F.I. and D.W.</w:delText>
        </w:r>
      </w:del>
      <w:ins w:id="1829" w:author="Author">
        <w:r w:rsidRPr="0057102D">
          <w:rPr>
            <w:rFonts w:ascii="Calibri" w:hAnsi="Calibri" w:cs="Calibri"/>
            <w:szCs w:val="24"/>
          </w:rPr>
          <w:t xml:space="preserve"> FI,</w:t>
        </w:r>
      </w:ins>
      <w:r w:rsidRPr="00201557">
        <w:rPr>
          <w:rFonts w:ascii="Calibri" w:hAnsi="Calibri"/>
          <w:rPrChange w:id="1830" w:author="Author">
            <w:rPr/>
          </w:rPrChange>
        </w:rPr>
        <w:t xml:space="preserve"> Barthel</w:t>
      </w:r>
      <w:del w:id="1831" w:author="Author">
        <w:r w:rsidRPr="00133CF7">
          <w:delText xml:space="preserve">, </w:delText>
        </w:r>
        <w:r w:rsidRPr="00133CF7">
          <w:rPr>
            <w:i/>
          </w:rPr>
          <w:delText>FUNCTIONAL EVALUATION: THE BARTHEL INDEX.</w:delText>
        </w:r>
      </w:del>
      <w:ins w:id="1832" w:author="Author">
        <w:r w:rsidRPr="0057102D">
          <w:rPr>
            <w:rFonts w:ascii="Calibri" w:hAnsi="Calibri" w:cs="Calibri"/>
            <w:szCs w:val="24"/>
          </w:rPr>
          <w:t xml:space="preserve"> DW. Functional evaluation: the Barthel index.</w:t>
        </w:r>
      </w:ins>
      <w:r w:rsidRPr="00201557">
        <w:rPr>
          <w:rFonts w:ascii="Calibri" w:hAnsi="Calibri"/>
          <w:rPrChange w:id="1833" w:author="Author">
            <w:rPr/>
          </w:rPrChange>
        </w:rPr>
        <w:t xml:space="preserve"> Md State Med J</w:t>
      </w:r>
      <w:del w:id="1834" w:author="Author">
        <w:r w:rsidRPr="00133CF7">
          <w:delText>,</w:delText>
        </w:r>
      </w:del>
      <w:ins w:id="1835" w:author="Author">
        <w:r w:rsidRPr="0057102D">
          <w:rPr>
            <w:rFonts w:ascii="Calibri" w:hAnsi="Calibri" w:cs="Calibri"/>
            <w:szCs w:val="24"/>
          </w:rPr>
          <w:t>.</w:t>
        </w:r>
      </w:ins>
      <w:r w:rsidRPr="00201557">
        <w:rPr>
          <w:rFonts w:ascii="Calibri" w:hAnsi="Calibri"/>
          <w:rPrChange w:id="1836" w:author="Author">
            <w:rPr/>
          </w:rPrChange>
        </w:rPr>
        <w:t xml:space="preserve"> 1965</w:t>
      </w:r>
      <w:del w:id="1837" w:author="Author">
        <w:r w:rsidRPr="00133CF7">
          <w:delText xml:space="preserve">. </w:delText>
        </w:r>
      </w:del>
      <w:ins w:id="1838" w:author="Author">
        <w:r w:rsidRPr="0057102D">
          <w:rPr>
            <w:rFonts w:ascii="Calibri" w:hAnsi="Calibri" w:cs="Calibri"/>
            <w:szCs w:val="24"/>
          </w:rPr>
          <w:t>;</w:t>
        </w:r>
      </w:ins>
      <w:r w:rsidRPr="00201557">
        <w:rPr>
          <w:rFonts w:ascii="Calibri" w:hAnsi="Calibri"/>
          <w:rPrChange w:id="1839" w:author="Author">
            <w:rPr>
              <w:b/>
            </w:rPr>
          </w:rPrChange>
        </w:rPr>
        <w:t>14</w:t>
      </w:r>
      <w:r w:rsidRPr="00201557">
        <w:rPr>
          <w:rFonts w:ascii="Calibri" w:hAnsi="Calibri"/>
          <w:rPrChange w:id="1840" w:author="Author">
            <w:rPr/>
          </w:rPrChange>
        </w:rPr>
        <w:t>:</w:t>
      </w:r>
      <w:del w:id="1841" w:author="Author">
        <w:r w:rsidRPr="00133CF7">
          <w:delText xml:space="preserve"> p. </w:delText>
        </w:r>
      </w:del>
      <w:r w:rsidRPr="00201557">
        <w:rPr>
          <w:rFonts w:ascii="Calibri" w:hAnsi="Calibri"/>
          <w:rPrChange w:id="1842" w:author="Author">
            <w:rPr/>
          </w:rPrChange>
        </w:rPr>
        <w:t>61-</w:t>
      </w:r>
      <w:del w:id="1843" w:author="Author">
        <w:r w:rsidRPr="00133CF7">
          <w:delText>5</w:delText>
        </w:r>
      </w:del>
      <w:ins w:id="1844" w:author="Author">
        <w:r w:rsidRPr="0057102D">
          <w:rPr>
            <w:rFonts w:ascii="Calibri" w:hAnsi="Calibri" w:cs="Calibri"/>
            <w:szCs w:val="24"/>
          </w:rPr>
          <w:t>65</w:t>
        </w:r>
      </w:ins>
      <w:r w:rsidRPr="00201557">
        <w:rPr>
          <w:rFonts w:ascii="Calibri" w:hAnsi="Calibri"/>
          <w:rPrChange w:id="1845" w:author="Author">
            <w:rPr/>
          </w:rPrChange>
        </w:rPr>
        <w:t>.</w:t>
      </w:r>
    </w:p>
    <w:p w14:paraId="2FF72D8F" w14:textId="77777777" w:rsidR="00D3588B" w:rsidRPr="00201557" w:rsidRDefault="00D3588B" w:rsidP="00201557">
      <w:pPr>
        <w:pPrChange w:id="1846" w:author="Author">
          <w:pPr>
            <w:pStyle w:val="EndNoteBibliography"/>
            <w:ind w:left="720" w:hanging="720"/>
          </w:pPr>
        </w:pPrChange>
      </w:pPr>
      <w:r w:rsidRPr="00201557">
        <w:rPr>
          <w:rFonts w:ascii="Calibri" w:hAnsi="Calibri"/>
          <w:rPrChange w:id="1847" w:author="Author">
            <w:rPr/>
          </w:rPrChange>
        </w:rPr>
        <w:t>20.</w:t>
      </w:r>
      <w:r w:rsidRPr="00201557">
        <w:rPr>
          <w:rFonts w:ascii="Calibri" w:hAnsi="Calibri"/>
          <w:rPrChange w:id="1848" w:author="Author">
            <w:rPr/>
          </w:rPrChange>
        </w:rPr>
        <w:tab/>
        <w:t>Park</w:t>
      </w:r>
      <w:del w:id="1849" w:author="Author">
        <w:r w:rsidRPr="00133CF7">
          <w:delText>,</w:delText>
        </w:r>
      </w:del>
      <w:r w:rsidRPr="00201557">
        <w:rPr>
          <w:rFonts w:ascii="Calibri" w:hAnsi="Calibri"/>
          <w:rPrChange w:id="1850" w:author="Author">
            <w:rPr/>
          </w:rPrChange>
        </w:rPr>
        <w:t xml:space="preserve"> S</w:t>
      </w:r>
      <w:del w:id="1851" w:author="Author">
        <w:r w:rsidRPr="00133CF7">
          <w:delText>.</w:delText>
        </w:r>
      </w:del>
      <w:ins w:id="1852" w:author="Author">
        <w:r w:rsidRPr="0057102D">
          <w:rPr>
            <w:rFonts w:ascii="Calibri" w:hAnsi="Calibri" w:cs="Calibri"/>
            <w:szCs w:val="24"/>
          </w:rPr>
          <w:t>-</w:t>
        </w:r>
      </w:ins>
      <w:r w:rsidRPr="00201557">
        <w:rPr>
          <w:rFonts w:ascii="Calibri" w:hAnsi="Calibri"/>
          <w:rPrChange w:id="1853" w:author="Author">
            <w:rPr/>
          </w:rPrChange>
        </w:rPr>
        <w:t>H</w:t>
      </w:r>
      <w:del w:id="1854" w:author="Author">
        <w:r w:rsidRPr="00133CF7">
          <w:delText>. and</w:delText>
        </w:r>
      </w:del>
      <w:ins w:id="1855" w:author="Author">
        <w:r w:rsidRPr="0057102D">
          <w:rPr>
            <w:rFonts w:ascii="Calibri" w:hAnsi="Calibri" w:cs="Calibri"/>
            <w:szCs w:val="24"/>
          </w:rPr>
          <w:t>, Kwak</w:t>
        </w:r>
      </w:ins>
      <w:r w:rsidRPr="00201557">
        <w:rPr>
          <w:rFonts w:ascii="Calibri" w:hAnsi="Calibri"/>
          <w:rPrChange w:id="1856" w:author="Author">
            <w:rPr/>
          </w:rPrChange>
        </w:rPr>
        <w:t xml:space="preserve"> M</w:t>
      </w:r>
      <w:del w:id="1857" w:author="Author">
        <w:r w:rsidRPr="00133CF7">
          <w:delText>.</w:delText>
        </w:r>
      </w:del>
      <w:ins w:id="1858" w:author="Author">
        <w:r w:rsidRPr="0057102D">
          <w:rPr>
            <w:rFonts w:ascii="Calibri" w:hAnsi="Calibri" w:cs="Calibri"/>
            <w:szCs w:val="24"/>
          </w:rPr>
          <w:t>-</w:t>
        </w:r>
      </w:ins>
      <w:r w:rsidRPr="00201557">
        <w:rPr>
          <w:rFonts w:ascii="Calibri" w:hAnsi="Calibri"/>
          <w:rPrChange w:id="1859" w:author="Author">
            <w:rPr/>
          </w:rPrChange>
        </w:rPr>
        <w:t xml:space="preserve">J. </w:t>
      </w:r>
      <w:del w:id="1860" w:author="Author">
        <w:r w:rsidRPr="00133CF7">
          <w:delText xml:space="preserve">Kwak, </w:delText>
        </w:r>
      </w:del>
      <w:r w:rsidRPr="00201557">
        <w:rPr>
          <w:rFonts w:ascii="Calibri" w:hAnsi="Calibri"/>
          <w:rPrChange w:id="1861" w:author="Author">
            <w:rPr>
              <w:i/>
            </w:rPr>
          </w:rPrChange>
        </w:rPr>
        <w:t xml:space="preserve">Performance of the </w:t>
      </w:r>
      <w:del w:id="1862" w:author="Author">
        <w:r w:rsidRPr="00133CF7">
          <w:rPr>
            <w:i/>
          </w:rPr>
          <w:delText>Geriatric Depression</w:delText>
        </w:r>
      </w:del>
      <w:ins w:id="1863" w:author="Author">
        <w:r w:rsidRPr="0057102D">
          <w:rPr>
            <w:rFonts w:ascii="Calibri" w:hAnsi="Calibri" w:cs="Calibri"/>
            <w:szCs w:val="24"/>
          </w:rPr>
          <w:t>geriatric depression</w:t>
        </w:r>
      </w:ins>
      <w:r w:rsidRPr="00201557">
        <w:rPr>
          <w:rFonts w:ascii="Calibri" w:hAnsi="Calibri"/>
          <w:rPrChange w:id="1864" w:author="Author">
            <w:rPr>
              <w:i/>
            </w:rPr>
          </w:rPrChange>
        </w:rPr>
        <w:t xml:space="preserve"> Scale-15 with </w:t>
      </w:r>
      <w:del w:id="1865" w:author="Author">
        <w:r w:rsidRPr="00133CF7">
          <w:rPr>
            <w:i/>
          </w:rPr>
          <w:delText>Older Adults Aged</w:delText>
        </w:r>
      </w:del>
      <w:ins w:id="1866" w:author="Author">
        <w:r w:rsidRPr="0057102D">
          <w:rPr>
            <w:rFonts w:ascii="Calibri" w:hAnsi="Calibri" w:cs="Calibri"/>
            <w:szCs w:val="24"/>
          </w:rPr>
          <w:t>older adults aged</w:t>
        </w:r>
      </w:ins>
      <w:r w:rsidRPr="00201557">
        <w:rPr>
          <w:rFonts w:ascii="Calibri" w:hAnsi="Calibri"/>
          <w:rPrChange w:id="1867" w:author="Author">
            <w:rPr>
              <w:i/>
            </w:rPr>
          </w:rPrChange>
        </w:rPr>
        <w:t xml:space="preserve"> over 65 </w:t>
      </w:r>
      <w:del w:id="1868" w:author="Author">
        <w:r w:rsidRPr="00133CF7">
          <w:rPr>
            <w:i/>
          </w:rPr>
          <w:delText>Years: An Updated Review</w:delText>
        </w:r>
      </w:del>
      <w:ins w:id="1869" w:author="Author">
        <w:r w:rsidRPr="0057102D">
          <w:rPr>
            <w:rFonts w:ascii="Calibri" w:hAnsi="Calibri" w:cs="Calibri"/>
            <w:szCs w:val="24"/>
          </w:rPr>
          <w:t>years: an updated review</w:t>
        </w:r>
      </w:ins>
      <w:r w:rsidRPr="00201557">
        <w:rPr>
          <w:rFonts w:ascii="Calibri" w:hAnsi="Calibri"/>
          <w:rPrChange w:id="1870" w:author="Author">
            <w:rPr>
              <w:i/>
            </w:rPr>
          </w:rPrChange>
        </w:rPr>
        <w:t xml:space="preserve"> 2000-2019.</w:t>
      </w:r>
      <w:r w:rsidRPr="00201557">
        <w:rPr>
          <w:rFonts w:ascii="Calibri" w:hAnsi="Calibri"/>
          <w:rPrChange w:id="1871" w:author="Author">
            <w:rPr/>
          </w:rPrChange>
        </w:rPr>
        <w:t xml:space="preserve"> Clin Gerontol</w:t>
      </w:r>
      <w:del w:id="1872" w:author="Author">
        <w:r w:rsidRPr="00133CF7">
          <w:delText>,</w:delText>
        </w:r>
      </w:del>
      <w:ins w:id="1873" w:author="Author">
        <w:r w:rsidRPr="0057102D">
          <w:rPr>
            <w:rFonts w:ascii="Calibri" w:hAnsi="Calibri" w:cs="Calibri"/>
            <w:szCs w:val="24"/>
          </w:rPr>
          <w:t>.</w:t>
        </w:r>
      </w:ins>
      <w:r w:rsidRPr="00201557">
        <w:rPr>
          <w:rFonts w:ascii="Calibri" w:hAnsi="Calibri"/>
          <w:rPrChange w:id="1874" w:author="Author">
            <w:rPr/>
          </w:rPrChange>
        </w:rPr>
        <w:t xml:space="preserve"> 2021</w:t>
      </w:r>
      <w:del w:id="1875" w:author="Author">
        <w:r w:rsidRPr="00133CF7">
          <w:delText xml:space="preserve">. </w:delText>
        </w:r>
      </w:del>
      <w:ins w:id="1876" w:author="Author">
        <w:r w:rsidRPr="0057102D">
          <w:rPr>
            <w:rFonts w:ascii="Calibri" w:hAnsi="Calibri" w:cs="Calibri"/>
            <w:szCs w:val="24"/>
          </w:rPr>
          <w:t>;</w:t>
        </w:r>
      </w:ins>
      <w:r w:rsidRPr="00201557">
        <w:rPr>
          <w:rFonts w:ascii="Calibri" w:hAnsi="Calibri"/>
          <w:rPrChange w:id="1877" w:author="Author">
            <w:rPr>
              <w:b/>
            </w:rPr>
          </w:rPrChange>
        </w:rPr>
        <w:t>44</w:t>
      </w:r>
      <w:r w:rsidRPr="00201557">
        <w:rPr>
          <w:rFonts w:ascii="Calibri" w:hAnsi="Calibri"/>
          <w:rPrChange w:id="1878" w:author="Author">
            <w:rPr/>
          </w:rPrChange>
        </w:rPr>
        <w:t>(2):</w:t>
      </w:r>
      <w:del w:id="1879" w:author="Author">
        <w:r w:rsidRPr="00133CF7">
          <w:delText xml:space="preserve"> p. </w:delText>
        </w:r>
      </w:del>
      <w:r w:rsidRPr="00201557">
        <w:rPr>
          <w:rFonts w:ascii="Calibri" w:hAnsi="Calibri"/>
          <w:rPrChange w:id="1880" w:author="Author">
            <w:rPr/>
          </w:rPrChange>
        </w:rPr>
        <w:t>83-96.</w:t>
      </w:r>
      <w:ins w:id="1881"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"https://doi.org/10.1080/07317115.2020.1839992"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10.1080/07317115.2020.1839992</w:t>
        </w:r>
        <w:r w:rsidRPr="0057102D">
          <w:rPr>
            <w:rFonts w:ascii="Calibri" w:hAnsi="Calibri" w:cs="Calibri"/>
            <w:szCs w:val="24"/>
          </w:rPr>
          <w:fldChar w:fldCharType="end"/>
        </w:r>
      </w:ins>
    </w:p>
    <w:p w14:paraId="389B8657" w14:textId="77777777" w:rsidR="00D3588B" w:rsidRPr="00201557" w:rsidRDefault="00D3588B" w:rsidP="00201557">
      <w:pPr>
        <w:pPrChange w:id="1882" w:author="Author">
          <w:pPr>
            <w:pStyle w:val="EndNoteBibliography"/>
            <w:ind w:left="720" w:hanging="720"/>
          </w:pPr>
        </w:pPrChange>
      </w:pPr>
      <w:r w:rsidRPr="00201557">
        <w:rPr>
          <w:rFonts w:ascii="Calibri" w:hAnsi="Calibri"/>
          <w:rPrChange w:id="1883" w:author="Author">
            <w:rPr/>
          </w:rPrChange>
        </w:rPr>
        <w:t>21.</w:t>
      </w:r>
      <w:r w:rsidRPr="00201557">
        <w:rPr>
          <w:rFonts w:ascii="Calibri" w:hAnsi="Calibri"/>
          <w:rPrChange w:id="1884" w:author="Author">
            <w:rPr/>
          </w:rPrChange>
        </w:rPr>
        <w:tab/>
        <w:t>Ensrud</w:t>
      </w:r>
      <w:del w:id="1885" w:author="Author">
        <w:r w:rsidRPr="00133CF7">
          <w:delText>, K.E.,</w:delText>
        </w:r>
      </w:del>
      <w:ins w:id="1886" w:author="Author">
        <w:r w:rsidRPr="0057102D">
          <w:rPr>
            <w:rFonts w:ascii="Calibri" w:hAnsi="Calibri" w:cs="Calibri"/>
            <w:szCs w:val="24"/>
          </w:rPr>
          <w:t xml:space="preserve"> KE, Ewing SK, Taylor BC,</w:t>
        </w:r>
      </w:ins>
      <w:r w:rsidRPr="00201557">
        <w:rPr>
          <w:rFonts w:ascii="Calibri" w:hAnsi="Calibri"/>
          <w:rPrChange w:id="1887" w:author="Author">
            <w:rPr/>
          </w:rPrChange>
        </w:rPr>
        <w:t xml:space="preserve"> et al</w:t>
      </w:r>
      <w:del w:id="1888" w:author="Author">
        <w:r w:rsidRPr="00133CF7">
          <w:delText>.,</w:delText>
        </w:r>
      </w:del>
      <w:ins w:id="1889" w:author="Author">
        <w:r w:rsidRPr="0057102D">
          <w:rPr>
            <w:rFonts w:ascii="Calibri" w:hAnsi="Calibri" w:cs="Calibri"/>
            <w:szCs w:val="24"/>
          </w:rPr>
          <w:t>.</w:t>
        </w:r>
      </w:ins>
      <w:r w:rsidRPr="00201557">
        <w:rPr>
          <w:rFonts w:ascii="Calibri" w:hAnsi="Calibri"/>
          <w:rPrChange w:id="1890" w:author="Author">
            <w:rPr/>
          </w:rPrChange>
        </w:rPr>
        <w:t xml:space="preserve"> </w:t>
      </w:r>
      <w:r w:rsidRPr="00201557">
        <w:rPr>
          <w:rFonts w:ascii="Calibri" w:hAnsi="Calibri"/>
          <w:rPrChange w:id="1891" w:author="Author">
            <w:rPr>
              <w:i/>
            </w:rPr>
          </w:rPrChange>
        </w:rPr>
        <w:t>Comparison of 2 frailty indexes for prediction of falls, disability, fractures, and death in older women.</w:t>
      </w:r>
      <w:r w:rsidRPr="00201557">
        <w:rPr>
          <w:rFonts w:ascii="Calibri" w:hAnsi="Calibri"/>
          <w:rPrChange w:id="1892" w:author="Author">
            <w:rPr/>
          </w:rPrChange>
        </w:rPr>
        <w:t xml:space="preserve"> Arch Intern Med</w:t>
      </w:r>
      <w:del w:id="1893" w:author="Author">
        <w:r w:rsidRPr="00133CF7">
          <w:delText xml:space="preserve">, 2008. </w:delText>
        </w:r>
        <w:r w:rsidRPr="00133CF7">
          <w:rPr>
            <w:b/>
          </w:rPr>
          <w:delText>168</w:delText>
        </w:r>
        <w:r w:rsidRPr="00133CF7">
          <w:delText>(4): p. 382-9.</w:delText>
        </w:r>
      </w:del>
      <w:ins w:id="1894" w:author="Author">
        <w:r w:rsidRPr="0057102D">
          <w:rPr>
            <w:rFonts w:ascii="Calibri" w:hAnsi="Calibri" w:cs="Calibri"/>
            <w:szCs w:val="24"/>
          </w:rPr>
          <w:t>. 2008;168(4):382-389. doi:</w:t>
        </w:r>
        <w:r w:rsidRPr="0057102D">
          <w:rPr>
            <w:rFonts w:ascii="Calibri" w:hAnsi="Calibri" w:cs="Calibri"/>
            <w:szCs w:val="24"/>
          </w:rPr>
          <w:fldChar w:fldCharType="begin"/>
        </w:r>
        <w:r w:rsidRPr="0057102D">
          <w:rPr>
            <w:rFonts w:ascii="Calibri" w:hAnsi="Calibri" w:cs="Calibri"/>
            <w:szCs w:val="24"/>
          </w:rPr>
          <w:instrText>HYPERLINK "https://doi.org/10.1001/archinternmed.2007.113"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10.1001/archinternmed.2007.113</w:t>
        </w:r>
        <w:r w:rsidRPr="0057102D">
          <w:rPr>
            <w:rFonts w:ascii="Calibri" w:hAnsi="Calibri" w:cs="Calibri"/>
            <w:szCs w:val="24"/>
          </w:rPr>
          <w:fldChar w:fldCharType="end"/>
        </w:r>
      </w:ins>
    </w:p>
    <w:p w14:paraId="417D84B5" w14:textId="77777777" w:rsidR="00D3588B" w:rsidRPr="00201557" w:rsidRDefault="00D3588B" w:rsidP="00201557">
      <w:pPr>
        <w:pPrChange w:id="1895" w:author="Author">
          <w:pPr>
            <w:pStyle w:val="EndNoteBibliography"/>
            <w:ind w:left="720" w:hanging="720"/>
          </w:pPr>
        </w:pPrChange>
      </w:pPr>
      <w:r w:rsidRPr="00201557">
        <w:rPr>
          <w:rFonts w:ascii="Calibri" w:hAnsi="Calibri"/>
          <w:rPrChange w:id="1896" w:author="Author">
            <w:rPr/>
          </w:rPrChange>
        </w:rPr>
        <w:t>22.</w:t>
      </w:r>
      <w:r w:rsidRPr="00201557">
        <w:rPr>
          <w:rFonts w:ascii="Calibri" w:hAnsi="Calibri"/>
          <w:rPrChange w:id="1897" w:author="Author">
            <w:rPr/>
          </w:rPrChange>
        </w:rPr>
        <w:tab/>
        <w:t>Kaiser</w:t>
      </w:r>
      <w:del w:id="1898" w:author="Author">
        <w:r w:rsidRPr="00133CF7">
          <w:delText>, M.J.,</w:delText>
        </w:r>
      </w:del>
      <w:ins w:id="1899" w:author="Author">
        <w:r w:rsidRPr="0057102D">
          <w:rPr>
            <w:rFonts w:ascii="Calibri" w:hAnsi="Calibri" w:cs="Calibri"/>
            <w:szCs w:val="24"/>
          </w:rPr>
          <w:t xml:space="preserve"> MJ, Bauer JM, Ramsch C,</w:t>
        </w:r>
      </w:ins>
      <w:r w:rsidRPr="00201557">
        <w:rPr>
          <w:rFonts w:ascii="Calibri" w:hAnsi="Calibri"/>
          <w:rPrChange w:id="1900" w:author="Author">
            <w:rPr/>
          </w:rPrChange>
        </w:rPr>
        <w:t xml:space="preserve"> et al</w:t>
      </w:r>
      <w:del w:id="1901" w:author="Author">
        <w:r w:rsidRPr="00133CF7">
          <w:delText>.,</w:delText>
        </w:r>
      </w:del>
      <w:ins w:id="1902" w:author="Author">
        <w:r w:rsidRPr="0057102D">
          <w:rPr>
            <w:rFonts w:ascii="Calibri" w:hAnsi="Calibri" w:cs="Calibri"/>
            <w:szCs w:val="24"/>
          </w:rPr>
          <w:t>.</w:t>
        </w:r>
      </w:ins>
      <w:r w:rsidRPr="00201557">
        <w:rPr>
          <w:rFonts w:ascii="Calibri" w:hAnsi="Calibri"/>
          <w:rPrChange w:id="1903" w:author="Author">
            <w:rPr/>
          </w:rPrChange>
        </w:rPr>
        <w:t xml:space="preserve"> </w:t>
      </w:r>
      <w:r w:rsidRPr="00201557">
        <w:rPr>
          <w:rFonts w:ascii="Calibri" w:hAnsi="Calibri"/>
          <w:rPrChange w:id="1904" w:author="Author">
            <w:rPr>
              <w:i/>
            </w:rPr>
          </w:rPrChange>
        </w:rPr>
        <w:t>Validation of the Mini Nutritional Assessment short-form (MNA-SF): a practical tool for identification of nutritional status.</w:t>
      </w:r>
      <w:r w:rsidRPr="00201557">
        <w:rPr>
          <w:rFonts w:ascii="Calibri" w:hAnsi="Calibri"/>
          <w:rPrChange w:id="1905" w:author="Author">
            <w:rPr/>
          </w:rPrChange>
        </w:rPr>
        <w:t xml:space="preserve"> J Nutr Health Aging</w:t>
      </w:r>
      <w:del w:id="1906" w:author="Author">
        <w:r w:rsidRPr="00133CF7">
          <w:delText xml:space="preserve">, 2009. </w:delText>
        </w:r>
        <w:r w:rsidRPr="00133CF7">
          <w:rPr>
            <w:b/>
          </w:rPr>
          <w:delText>13</w:delText>
        </w:r>
        <w:r w:rsidRPr="00133CF7">
          <w:delText>(9): p. 782-8.</w:delText>
        </w:r>
      </w:del>
      <w:ins w:id="1907" w:author="Author">
        <w:r w:rsidRPr="0057102D">
          <w:rPr>
            <w:rFonts w:ascii="Calibri" w:hAnsi="Calibri" w:cs="Calibri"/>
            <w:szCs w:val="24"/>
          </w:rPr>
          <w:t>. 2009;13(9):782-788. doi:</w:t>
        </w:r>
        <w:r w:rsidRPr="0057102D">
          <w:rPr>
            <w:rFonts w:ascii="Calibri" w:hAnsi="Calibri" w:cs="Calibri"/>
            <w:szCs w:val="24"/>
          </w:rPr>
          <w:fldChar w:fldCharType="begin"/>
        </w:r>
        <w:r w:rsidRPr="0057102D">
          <w:rPr>
            <w:rFonts w:ascii="Calibri" w:hAnsi="Calibri" w:cs="Calibri"/>
            <w:szCs w:val="24"/>
          </w:rPr>
          <w:instrText>HYPERLINK "https://doi.org/10.1007/s12603-009-0214-7"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10.1007/s12603-009-0214-7</w:t>
        </w:r>
        <w:r w:rsidRPr="0057102D">
          <w:rPr>
            <w:rFonts w:ascii="Calibri" w:hAnsi="Calibri" w:cs="Calibri"/>
            <w:szCs w:val="24"/>
          </w:rPr>
          <w:fldChar w:fldCharType="end"/>
        </w:r>
      </w:ins>
    </w:p>
    <w:p w14:paraId="0758EA13" w14:textId="77777777" w:rsidR="00D3588B" w:rsidRPr="00201557" w:rsidRDefault="00D3588B" w:rsidP="00201557">
      <w:pPr>
        <w:pPrChange w:id="1908" w:author="Author">
          <w:pPr>
            <w:pStyle w:val="EndNoteBibliography"/>
            <w:ind w:left="720" w:hanging="720"/>
          </w:pPr>
        </w:pPrChange>
      </w:pPr>
      <w:r w:rsidRPr="00201557">
        <w:rPr>
          <w:rFonts w:ascii="Calibri" w:hAnsi="Calibri"/>
          <w:rPrChange w:id="1909" w:author="Author">
            <w:rPr/>
          </w:rPrChange>
        </w:rPr>
        <w:t>23.</w:t>
      </w:r>
      <w:r w:rsidRPr="00201557">
        <w:rPr>
          <w:rFonts w:ascii="Calibri" w:hAnsi="Calibri"/>
          <w:rPrChange w:id="1910" w:author="Author">
            <w:rPr/>
          </w:rPrChange>
        </w:rPr>
        <w:tab/>
        <w:t>Salvi</w:t>
      </w:r>
      <w:del w:id="1911" w:author="Author">
        <w:r w:rsidRPr="00133CF7">
          <w:delText>,</w:delText>
        </w:r>
      </w:del>
      <w:r w:rsidRPr="00201557">
        <w:rPr>
          <w:rFonts w:ascii="Calibri" w:hAnsi="Calibri"/>
          <w:rPrChange w:id="1912" w:author="Author">
            <w:rPr/>
          </w:rPrChange>
        </w:rPr>
        <w:t xml:space="preserve"> F</w:t>
      </w:r>
      <w:del w:id="1913" w:author="Author">
        <w:r w:rsidRPr="00133CF7">
          <w:delText>.,</w:delText>
        </w:r>
      </w:del>
      <w:ins w:id="1914" w:author="Author">
        <w:r w:rsidRPr="0057102D">
          <w:rPr>
            <w:rFonts w:ascii="Calibri" w:hAnsi="Calibri" w:cs="Calibri"/>
            <w:szCs w:val="24"/>
          </w:rPr>
          <w:t>, Miller MD, Grilli A,</w:t>
        </w:r>
      </w:ins>
      <w:r w:rsidRPr="00201557">
        <w:rPr>
          <w:rFonts w:ascii="Calibri" w:hAnsi="Calibri"/>
          <w:rPrChange w:id="1915" w:author="Author">
            <w:rPr/>
          </w:rPrChange>
        </w:rPr>
        <w:t xml:space="preserve"> et al</w:t>
      </w:r>
      <w:del w:id="1916" w:author="Author">
        <w:r w:rsidRPr="00133CF7">
          <w:delText>.,</w:delText>
        </w:r>
      </w:del>
      <w:ins w:id="1917" w:author="Author">
        <w:r w:rsidRPr="0057102D">
          <w:rPr>
            <w:rFonts w:ascii="Calibri" w:hAnsi="Calibri" w:cs="Calibri"/>
            <w:szCs w:val="24"/>
          </w:rPr>
          <w:t>.</w:t>
        </w:r>
      </w:ins>
      <w:r w:rsidRPr="00201557">
        <w:rPr>
          <w:rFonts w:ascii="Calibri" w:hAnsi="Calibri"/>
          <w:rPrChange w:id="1918" w:author="Author">
            <w:rPr/>
          </w:rPrChange>
        </w:rPr>
        <w:t xml:space="preserve"> </w:t>
      </w:r>
      <w:r w:rsidRPr="00201557">
        <w:rPr>
          <w:rFonts w:ascii="Calibri" w:hAnsi="Calibri"/>
          <w:rPrChange w:id="1919" w:author="Author">
            <w:rPr>
              <w:i/>
            </w:rPr>
          </w:rPrChange>
        </w:rPr>
        <w:t>A manual of guidelines to score the modified cumulative illness rating scale and its validation in acute hospitalized elderly patients.</w:t>
      </w:r>
      <w:r w:rsidRPr="00201557">
        <w:rPr>
          <w:rFonts w:ascii="Calibri" w:hAnsi="Calibri"/>
          <w:rPrChange w:id="1920" w:author="Author">
            <w:rPr/>
          </w:rPrChange>
        </w:rPr>
        <w:t xml:space="preserve"> J Am Geriatr Soc</w:t>
      </w:r>
      <w:del w:id="1921" w:author="Author">
        <w:r w:rsidRPr="00133CF7">
          <w:delText xml:space="preserve">, 2008. </w:delText>
        </w:r>
        <w:r w:rsidRPr="00133CF7">
          <w:rPr>
            <w:b/>
          </w:rPr>
          <w:delText>56</w:delText>
        </w:r>
        <w:r w:rsidRPr="00133CF7">
          <w:delText>(10): p. 1926-31.</w:delText>
        </w:r>
      </w:del>
      <w:ins w:id="1922" w:author="Author">
        <w:r w:rsidRPr="0057102D">
          <w:rPr>
            <w:rFonts w:ascii="Calibri" w:hAnsi="Calibri" w:cs="Calibri"/>
            <w:szCs w:val="24"/>
          </w:rPr>
          <w:t>. 2008;56(10):1926-1931. doi:</w:t>
        </w:r>
        <w:r w:rsidRPr="0057102D">
          <w:rPr>
            <w:rFonts w:ascii="Calibri" w:hAnsi="Calibri" w:cs="Calibri"/>
            <w:szCs w:val="24"/>
          </w:rPr>
          <w:fldChar w:fldCharType="begin"/>
        </w:r>
        <w:r w:rsidRPr="0057102D">
          <w:rPr>
            <w:rFonts w:ascii="Calibri" w:hAnsi="Calibri" w:cs="Calibri"/>
            <w:szCs w:val="24"/>
          </w:rPr>
          <w:instrText>HYPERLINK "https://doi.org/10.1111/j.1532-5415.2008.01935.x"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10.1111/j.1532-5415.2008.01935.x</w:t>
        </w:r>
        <w:r w:rsidRPr="0057102D">
          <w:rPr>
            <w:rFonts w:ascii="Calibri" w:hAnsi="Calibri" w:cs="Calibri"/>
            <w:szCs w:val="24"/>
          </w:rPr>
          <w:fldChar w:fldCharType="end"/>
        </w:r>
      </w:ins>
    </w:p>
    <w:p w14:paraId="791897F7" w14:textId="77777777" w:rsidR="00D3588B" w:rsidRPr="00201557" w:rsidRDefault="00D3588B" w:rsidP="00201557">
      <w:pPr>
        <w:pPrChange w:id="1923" w:author="Author">
          <w:pPr>
            <w:pStyle w:val="EndNoteBibliography"/>
            <w:ind w:left="720" w:hanging="720"/>
          </w:pPr>
        </w:pPrChange>
      </w:pPr>
      <w:r w:rsidRPr="00201557">
        <w:rPr>
          <w:rFonts w:ascii="Calibri" w:hAnsi="Calibri"/>
          <w:rPrChange w:id="1924" w:author="Author">
            <w:rPr/>
          </w:rPrChange>
        </w:rPr>
        <w:t>24.</w:t>
      </w:r>
      <w:r w:rsidRPr="00201557">
        <w:rPr>
          <w:rFonts w:ascii="Calibri" w:hAnsi="Calibri"/>
          <w:rPrChange w:id="1925" w:author="Author">
            <w:rPr/>
          </w:rPrChange>
        </w:rPr>
        <w:tab/>
        <w:t>Digitale</w:t>
      </w:r>
      <w:del w:id="1926" w:author="Author">
        <w:r w:rsidRPr="00133CF7">
          <w:delText>,</w:delText>
        </w:r>
      </w:del>
      <w:r w:rsidRPr="00201557">
        <w:rPr>
          <w:rFonts w:ascii="Calibri" w:hAnsi="Calibri"/>
          <w:rPrChange w:id="1927" w:author="Author">
            <w:rPr/>
          </w:rPrChange>
        </w:rPr>
        <w:t xml:space="preserve"> J</w:t>
      </w:r>
      <w:del w:id="1928" w:author="Author">
        <w:r w:rsidRPr="00133CF7">
          <w:delText>., et al.,</w:delText>
        </w:r>
      </w:del>
      <w:ins w:id="1929" w:author="Author">
        <w:r w:rsidRPr="0057102D">
          <w:rPr>
            <w:rFonts w:ascii="Calibri" w:hAnsi="Calibri" w:cs="Calibri"/>
            <w:szCs w:val="24"/>
          </w:rPr>
          <w:t>, Franzon D, Pletcher MJ, McCulloch CE, Gennatas ED.</w:t>
        </w:r>
      </w:ins>
      <w:r w:rsidRPr="00201557">
        <w:rPr>
          <w:rFonts w:ascii="Calibri" w:hAnsi="Calibri"/>
          <w:rPrChange w:id="1930" w:author="Author">
            <w:rPr/>
          </w:rPrChange>
        </w:rPr>
        <w:t xml:space="preserve"> </w:t>
      </w:r>
      <w:r w:rsidRPr="00201557">
        <w:rPr>
          <w:rFonts w:ascii="Calibri" w:hAnsi="Calibri"/>
          <w:rPrChange w:id="1931" w:author="Author">
            <w:rPr>
              <w:i/>
            </w:rPr>
          </w:rPrChange>
        </w:rPr>
        <w:t xml:space="preserve">Methods for </w:t>
      </w:r>
      <w:del w:id="1932" w:author="Author">
        <w:r w:rsidRPr="00133CF7">
          <w:rPr>
            <w:i/>
          </w:rPr>
          <w:delText xml:space="preserve">Addressing Missingness in Electronic Health Record Data </w:delText>
        </w:r>
      </w:del>
      <w:ins w:id="1933" w:author="Author">
        <w:r w:rsidRPr="0057102D">
          <w:rPr>
            <w:rFonts w:ascii="Calibri" w:hAnsi="Calibri" w:cs="Calibri"/>
            <w:szCs w:val="24"/>
          </w:rPr>
          <w:t xml:space="preserve">addressing missingness in electronic health record data </w:t>
        </w:r>
      </w:ins>
      <w:r w:rsidRPr="00201557">
        <w:rPr>
          <w:rFonts w:ascii="Calibri" w:hAnsi="Calibri"/>
          <w:rPrChange w:id="1934" w:author="Author">
            <w:rPr>
              <w:i/>
            </w:rPr>
          </w:rPrChange>
        </w:rPr>
        <w:t xml:space="preserve">for </w:t>
      </w:r>
      <w:del w:id="1935" w:author="Author">
        <w:r w:rsidRPr="00133CF7">
          <w:rPr>
            <w:i/>
          </w:rPr>
          <w:delText>Clinical Prediction Models: Comparative Evaluation.</w:delText>
        </w:r>
      </w:del>
      <w:ins w:id="1936" w:author="Author">
        <w:r w:rsidRPr="0057102D">
          <w:rPr>
            <w:rFonts w:ascii="Calibri" w:hAnsi="Calibri" w:cs="Calibri"/>
            <w:szCs w:val="24"/>
          </w:rPr>
          <w:t>clinical prediction models: comparative evaluation.</w:t>
        </w:r>
      </w:ins>
      <w:r w:rsidRPr="00201557">
        <w:rPr>
          <w:rFonts w:ascii="Calibri" w:hAnsi="Calibri"/>
          <w:rPrChange w:id="1937" w:author="Author">
            <w:rPr/>
          </w:rPrChange>
        </w:rPr>
        <w:t xml:space="preserve"> JMIR Med Inform</w:t>
      </w:r>
      <w:del w:id="1938" w:author="Author">
        <w:r w:rsidRPr="00133CF7">
          <w:delText>,</w:delText>
        </w:r>
      </w:del>
      <w:ins w:id="1939" w:author="Author">
        <w:r w:rsidRPr="0057102D">
          <w:rPr>
            <w:rFonts w:ascii="Calibri" w:hAnsi="Calibri" w:cs="Calibri"/>
            <w:szCs w:val="24"/>
          </w:rPr>
          <w:t>.</w:t>
        </w:r>
      </w:ins>
      <w:r w:rsidRPr="00201557">
        <w:rPr>
          <w:rFonts w:ascii="Calibri" w:hAnsi="Calibri"/>
          <w:rPrChange w:id="1940" w:author="Author">
            <w:rPr/>
          </w:rPrChange>
        </w:rPr>
        <w:t xml:space="preserve"> 2025</w:t>
      </w:r>
      <w:del w:id="1941" w:author="Author">
        <w:r w:rsidRPr="00133CF7">
          <w:delText xml:space="preserve">. </w:delText>
        </w:r>
      </w:del>
      <w:ins w:id="1942" w:author="Author">
        <w:r w:rsidRPr="0057102D">
          <w:rPr>
            <w:rFonts w:ascii="Calibri" w:hAnsi="Calibri" w:cs="Calibri"/>
            <w:szCs w:val="24"/>
          </w:rPr>
          <w:t>;</w:t>
        </w:r>
      </w:ins>
      <w:r w:rsidRPr="00201557">
        <w:rPr>
          <w:rFonts w:ascii="Calibri" w:hAnsi="Calibri"/>
          <w:rPrChange w:id="1943" w:author="Author">
            <w:rPr>
              <w:b/>
            </w:rPr>
          </w:rPrChange>
        </w:rPr>
        <w:t>13</w:t>
      </w:r>
      <w:r w:rsidRPr="00201557">
        <w:rPr>
          <w:rFonts w:ascii="Calibri" w:hAnsi="Calibri"/>
          <w:rPrChange w:id="1944" w:author="Author">
            <w:rPr/>
          </w:rPrChange>
        </w:rPr>
        <w:t>:</w:t>
      </w:r>
      <w:del w:id="1945" w:author="Author">
        <w:r w:rsidRPr="00133CF7">
          <w:delText xml:space="preserve"> p. </w:delText>
        </w:r>
      </w:del>
      <w:r w:rsidRPr="00201557">
        <w:rPr>
          <w:rFonts w:ascii="Calibri" w:hAnsi="Calibri"/>
          <w:rPrChange w:id="1946" w:author="Author">
            <w:rPr/>
          </w:rPrChange>
        </w:rPr>
        <w:t>e79307.</w:t>
      </w:r>
      <w:ins w:id="1947"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"https://doi.org/10.2196/79307"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10.2196/79307</w:t>
        </w:r>
        <w:r w:rsidRPr="0057102D">
          <w:rPr>
            <w:rFonts w:ascii="Calibri" w:hAnsi="Calibri" w:cs="Calibri"/>
            <w:szCs w:val="24"/>
          </w:rPr>
          <w:fldChar w:fldCharType="end"/>
        </w:r>
      </w:ins>
    </w:p>
    <w:p w14:paraId="3F8AE05B" w14:textId="77777777" w:rsidR="00D3588B" w:rsidRPr="00201557" w:rsidRDefault="00D3588B" w:rsidP="00201557">
      <w:pPr>
        <w:pPrChange w:id="1948" w:author="Author">
          <w:pPr>
            <w:pStyle w:val="EndNoteBibliography"/>
            <w:ind w:left="720" w:hanging="720"/>
          </w:pPr>
        </w:pPrChange>
      </w:pPr>
      <w:r w:rsidRPr="00201557">
        <w:rPr>
          <w:rFonts w:ascii="Calibri" w:hAnsi="Calibri"/>
          <w:rPrChange w:id="1949" w:author="Author">
            <w:rPr/>
          </w:rPrChange>
        </w:rPr>
        <w:t>25.</w:t>
      </w:r>
      <w:r w:rsidRPr="00201557">
        <w:rPr>
          <w:rFonts w:ascii="Calibri" w:hAnsi="Calibri"/>
          <w:rPrChange w:id="1950" w:author="Author">
            <w:rPr/>
          </w:rPrChange>
        </w:rPr>
        <w:tab/>
        <w:t>Wells</w:t>
      </w:r>
      <w:del w:id="1951" w:author="Author">
        <w:r w:rsidRPr="00133CF7">
          <w:delText>, B.J., et al.,</w:delText>
        </w:r>
      </w:del>
      <w:ins w:id="1952" w:author="Author">
        <w:r w:rsidRPr="0057102D">
          <w:rPr>
            <w:rFonts w:ascii="Calibri" w:hAnsi="Calibri" w:cs="Calibri"/>
            <w:szCs w:val="24"/>
          </w:rPr>
          <w:t xml:space="preserve"> BJ, Chagin KM, Nowacki AS, Kattan MW.</w:t>
        </w:r>
      </w:ins>
      <w:r w:rsidRPr="00201557">
        <w:rPr>
          <w:rFonts w:ascii="Calibri" w:hAnsi="Calibri"/>
          <w:rPrChange w:id="1953" w:author="Author">
            <w:rPr/>
          </w:rPrChange>
        </w:rPr>
        <w:t xml:space="preserve"> </w:t>
      </w:r>
      <w:r w:rsidRPr="00201557">
        <w:rPr>
          <w:rFonts w:ascii="Calibri" w:hAnsi="Calibri"/>
          <w:rPrChange w:id="1954" w:author="Author">
            <w:rPr>
              <w:i/>
            </w:rPr>
          </w:rPrChange>
        </w:rPr>
        <w:t>Strategies for handling missing data in electronic health record derived data.</w:t>
      </w:r>
      <w:r w:rsidRPr="00201557">
        <w:rPr>
          <w:rFonts w:ascii="Calibri" w:hAnsi="Calibri"/>
          <w:rPrChange w:id="1955" w:author="Author">
            <w:rPr/>
          </w:rPrChange>
        </w:rPr>
        <w:t xml:space="preserve"> </w:t>
      </w:r>
      <w:del w:id="1956" w:author="Author">
        <w:r w:rsidRPr="00133CF7">
          <w:delText>EGEMS</w:delText>
        </w:r>
      </w:del>
      <w:ins w:id="1957" w:author="Author">
        <w:r w:rsidRPr="0057102D">
          <w:rPr>
            <w:rFonts w:ascii="Calibri" w:hAnsi="Calibri" w:cs="Calibri"/>
            <w:szCs w:val="24"/>
          </w:rPr>
          <w:t>EGEMs</w:t>
        </w:r>
      </w:ins>
      <w:r w:rsidRPr="00201557">
        <w:rPr>
          <w:rFonts w:ascii="Calibri" w:hAnsi="Calibri"/>
          <w:rPrChange w:id="1958" w:author="Author">
            <w:rPr/>
          </w:rPrChange>
        </w:rPr>
        <w:t xml:space="preserve"> (Wash DC</w:t>
      </w:r>
      <w:del w:id="1959" w:author="Author">
        <w:r w:rsidRPr="00133CF7">
          <w:delText>),</w:delText>
        </w:r>
      </w:del>
      <w:ins w:id="1960" w:author="Author">
        <w:r w:rsidRPr="0057102D">
          <w:rPr>
            <w:rFonts w:ascii="Calibri" w:hAnsi="Calibri" w:cs="Calibri"/>
            <w:szCs w:val="24"/>
          </w:rPr>
          <w:t>).</w:t>
        </w:r>
      </w:ins>
      <w:r w:rsidRPr="00201557">
        <w:rPr>
          <w:rFonts w:ascii="Calibri" w:hAnsi="Calibri"/>
          <w:rPrChange w:id="1961" w:author="Author">
            <w:rPr/>
          </w:rPrChange>
        </w:rPr>
        <w:t xml:space="preserve"> 2013</w:t>
      </w:r>
      <w:del w:id="1962" w:author="Author">
        <w:r w:rsidRPr="00133CF7">
          <w:delText xml:space="preserve">. </w:delText>
        </w:r>
      </w:del>
      <w:ins w:id="1963" w:author="Author">
        <w:r w:rsidRPr="0057102D">
          <w:rPr>
            <w:rFonts w:ascii="Calibri" w:hAnsi="Calibri" w:cs="Calibri"/>
            <w:szCs w:val="24"/>
          </w:rPr>
          <w:t>;</w:t>
        </w:r>
      </w:ins>
      <w:r w:rsidRPr="00201557">
        <w:rPr>
          <w:rFonts w:ascii="Calibri" w:hAnsi="Calibri"/>
          <w:rPrChange w:id="1964" w:author="Author">
            <w:rPr>
              <w:b/>
            </w:rPr>
          </w:rPrChange>
        </w:rPr>
        <w:t>1</w:t>
      </w:r>
      <w:r w:rsidRPr="00201557">
        <w:rPr>
          <w:rFonts w:ascii="Calibri" w:hAnsi="Calibri"/>
          <w:rPrChange w:id="1965" w:author="Author">
            <w:rPr/>
          </w:rPrChange>
        </w:rPr>
        <w:t>(3):</w:t>
      </w:r>
      <w:del w:id="1966" w:author="Author">
        <w:r w:rsidRPr="00133CF7">
          <w:delText xml:space="preserve"> p. </w:delText>
        </w:r>
      </w:del>
      <w:r w:rsidRPr="00201557">
        <w:rPr>
          <w:rFonts w:ascii="Calibri" w:hAnsi="Calibri"/>
          <w:rPrChange w:id="1967" w:author="Author">
            <w:rPr/>
          </w:rPrChange>
        </w:rPr>
        <w:t>1035.</w:t>
      </w:r>
      <w:ins w:id="1968" w:author="Author">
        <w:r w:rsidRPr="0057102D">
          <w:rPr>
            <w:rFonts w:ascii="Calibri" w:hAnsi="Calibri" w:cs="Calibri"/>
            <w:szCs w:val="24"/>
          </w:rPr>
          <w:t xml:space="preserve"> </w:t>
        </w:r>
        <w:r w:rsidRPr="0057102D">
          <w:rPr>
            <w:rFonts w:ascii="Calibri" w:hAnsi="Calibri" w:cs="Calibri"/>
            <w:szCs w:val="24"/>
          </w:rPr>
          <w:lastRenderedPageBreak/>
          <w:t>doi:</w:t>
        </w:r>
        <w:r w:rsidRPr="0057102D">
          <w:rPr>
            <w:rFonts w:ascii="Calibri" w:hAnsi="Calibri" w:cs="Calibri"/>
            <w:szCs w:val="24"/>
          </w:rPr>
          <w:fldChar w:fldCharType="begin"/>
        </w:r>
        <w:r w:rsidRPr="0057102D">
          <w:rPr>
            <w:rFonts w:ascii="Calibri" w:hAnsi="Calibri" w:cs="Calibri"/>
            <w:szCs w:val="24"/>
          </w:rPr>
          <w:instrText>HYPERLINK "https://doi.org/10.13063/2327-9214.1035"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10.13063/2327-9214.1035</w:t>
        </w:r>
        <w:r w:rsidRPr="0057102D">
          <w:rPr>
            <w:rFonts w:ascii="Calibri" w:hAnsi="Calibri" w:cs="Calibri"/>
            <w:szCs w:val="24"/>
          </w:rPr>
          <w:fldChar w:fldCharType="end"/>
        </w:r>
      </w:ins>
    </w:p>
    <w:p w14:paraId="4DCDE630" w14:textId="77777777" w:rsidR="00D3588B" w:rsidRPr="00201557" w:rsidRDefault="00D3588B" w:rsidP="00201557">
      <w:pPr>
        <w:pPrChange w:id="1969" w:author="Author">
          <w:pPr>
            <w:pStyle w:val="EndNoteBibliography"/>
            <w:ind w:left="720" w:hanging="720"/>
          </w:pPr>
        </w:pPrChange>
      </w:pPr>
      <w:r w:rsidRPr="00201557">
        <w:rPr>
          <w:rFonts w:ascii="Calibri" w:hAnsi="Calibri"/>
          <w:rPrChange w:id="1970" w:author="Author">
            <w:rPr/>
          </w:rPrChange>
        </w:rPr>
        <w:t>26.</w:t>
      </w:r>
      <w:r w:rsidRPr="00201557">
        <w:rPr>
          <w:rFonts w:ascii="Calibri" w:hAnsi="Calibri"/>
          <w:rPrChange w:id="1971" w:author="Author">
            <w:rPr/>
          </w:rPrChange>
        </w:rPr>
        <w:tab/>
        <w:t>Wu</w:t>
      </w:r>
      <w:del w:id="1972" w:author="Author">
        <w:r w:rsidRPr="00133CF7">
          <w:delText>,</w:delText>
        </w:r>
      </w:del>
      <w:r w:rsidRPr="00201557">
        <w:rPr>
          <w:rFonts w:ascii="Calibri" w:hAnsi="Calibri"/>
          <w:rPrChange w:id="1973" w:author="Author">
            <w:rPr/>
          </w:rPrChange>
        </w:rPr>
        <w:t xml:space="preserve"> K</w:t>
      </w:r>
      <w:del w:id="1974" w:author="Author">
        <w:r w:rsidRPr="00133CF7">
          <w:delText>., et al.,</w:delText>
        </w:r>
      </w:del>
      <w:ins w:id="1975" w:author="Author">
        <w:r w:rsidRPr="0057102D">
          <w:rPr>
            <w:rFonts w:ascii="Calibri" w:hAnsi="Calibri" w:cs="Calibri"/>
            <w:szCs w:val="24"/>
          </w:rPr>
          <w:t xml:space="preserve">, </w:t>
        </w:r>
        <w:r w:rsidRPr="00133CF7">
          <w:rPr>
            <w:rFonts w:ascii="Calibri" w:hAnsi="Calibri" w:cs="Calibri"/>
          </w:rPr>
          <w:t>Dahlem D, Hane C, Halperin E, Zou J</w:t>
        </w:r>
        <w:r w:rsidRPr="0057102D">
          <w:rPr>
            <w:rFonts w:ascii="Calibri" w:hAnsi="Calibri" w:cs="Calibri"/>
            <w:szCs w:val="24"/>
          </w:rPr>
          <w:t>.</w:t>
        </w:r>
      </w:ins>
      <w:r w:rsidRPr="00201557">
        <w:rPr>
          <w:rFonts w:ascii="Calibri" w:hAnsi="Calibri"/>
          <w:rPrChange w:id="1976" w:author="Author">
            <w:rPr/>
          </w:rPrChange>
        </w:rPr>
        <w:t xml:space="preserve"> </w:t>
      </w:r>
      <w:r w:rsidRPr="00201557">
        <w:rPr>
          <w:rFonts w:ascii="Calibri" w:hAnsi="Calibri"/>
          <w:rPrChange w:id="1977" w:author="Author">
            <w:rPr>
              <w:i/>
            </w:rPr>
          </w:rPrChange>
        </w:rPr>
        <w:t>Collecting data when missingness is unknown: a method for improving model performance given under-reporting in patient populations</w:t>
      </w:r>
      <w:del w:id="1978" w:author="Author">
        <w:r w:rsidRPr="00133CF7">
          <w:delText>, in</w:delText>
        </w:r>
      </w:del>
      <w:ins w:id="1979" w:author="Author">
        <w:r w:rsidRPr="0057102D">
          <w:rPr>
            <w:rFonts w:ascii="Calibri" w:hAnsi="Calibri" w:cs="Calibri"/>
            <w:szCs w:val="24"/>
          </w:rPr>
          <w:t>.</w:t>
        </w:r>
      </w:ins>
      <w:r w:rsidRPr="00201557">
        <w:rPr>
          <w:rFonts w:ascii="Calibri" w:hAnsi="Calibri"/>
          <w:rPrChange w:id="1980" w:author="Author">
            <w:rPr/>
          </w:rPrChange>
        </w:rPr>
        <w:t xml:space="preserve"> </w:t>
      </w:r>
      <w:r w:rsidRPr="00201557">
        <w:rPr>
          <w:rFonts w:ascii="Calibri" w:hAnsi="Calibri"/>
          <w:rPrChange w:id="1981" w:author="Author">
            <w:rPr>
              <w:i/>
            </w:rPr>
          </w:rPrChange>
        </w:rPr>
        <w:t>Proceedings of the Conference on Health, Inference, and Learning</w:t>
      </w:r>
      <w:del w:id="1982" w:author="Author">
        <w:r w:rsidRPr="00133CF7">
          <w:delText>, J.M. Bobak, et al., Editors.</w:delText>
        </w:r>
      </w:del>
      <w:ins w:id="1983" w:author="Author">
        <w:r w:rsidRPr="00133CF7">
          <w:rPr>
            <w:rFonts w:ascii="Calibri" w:hAnsi="Calibri" w:cs="Calibri"/>
          </w:rPr>
          <w:t>;</w:t>
        </w:r>
      </w:ins>
      <w:r w:rsidRPr="00201557">
        <w:rPr>
          <w:rFonts w:ascii="Calibri" w:hAnsi="Calibri"/>
          <w:rPrChange w:id="1984" w:author="Author">
            <w:rPr/>
          </w:rPrChange>
        </w:rPr>
        <w:t xml:space="preserve"> 2023</w:t>
      </w:r>
      <w:del w:id="1985" w:author="Author">
        <w:r w:rsidRPr="00133CF7">
          <w:delText>, PMLR: Proceedings of Machine</w:delText>
        </w:r>
      </w:del>
      <w:ins w:id="1986" w:author="Author">
        <w:r w:rsidRPr="00133CF7">
          <w:rPr>
            <w:rFonts w:ascii="Calibri" w:hAnsi="Calibri" w:cs="Calibri"/>
          </w:rPr>
          <w:t xml:space="preserve"> Jun 22-24; Cambridge, Massachusetts, USA.</w:t>
        </w:r>
        <w:r w:rsidRPr="00133CF7">
          <w:t xml:space="preserve"> </w:t>
        </w:r>
        <w:r w:rsidRPr="00133CF7">
          <w:rPr>
            <w:rFonts w:ascii="Calibri" w:hAnsi="Calibri" w:cs="Calibri"/>
          </w:rPr>
          <w:t>Seattle, D.C., USA; Association for Health</w:t>
        </w:r>
      </w:ins>
      <w:r w:rsidRPr="00201557">
        <w:rPr>
          <w:rFonts w:ascii="Calibri" w:hAnsi="Calibri"/>
          <w:rPrChange w:id="1987" w:author="Author">
            <w:rPr/>
          </w:rPrChange>
        </w:rPr>
        <w:t xml:space="preserve"> Learning </w:t>
      </w:r>
      <w:del w:id="1988" w:author="Author">
        <w:r w:rsidRPr="00133CF7">
          <w:delText>Research. p.</w:delText>
        </w:r>
      </w:del>
      <w:ins w:id="1989" w:author="Author">
        <w:r w:rsidRPr="00133CF7">
          <w:rPr>
            <w:rFonts w:ascii="Calibri" w:hAnsi="Calibri" w:cs="Calibri"/>
          </w:rPr>
          <w:t>and Inference;</w:t>
        </w:r>
        <w:r w:rsidRPr="0057102D">
          <w:rPr>
            <w:rFonts w:ascii="Calibri" w:hAnsi="Calibri" w:cs="Calibri"/>
            <w:szCs w:val="24"/>
          </w:rPr>
          <w:t xml:space="preserve"> 2023:</w:t>
        </w:r>
      </w:ins>
      <w:r w:rsidRPr="00201557">
        <w:rPr>
          <w:rFonts w:ascii="Calibri" w:hAnsi="Calibri"/>
          <w:rPrChange w:id="1990" w:author="Author">
            <w:rPr/>
          </w:rPrChange>
        </w:rPr>
        <w:t xml:space="preserve"> 229</w:t>
      </w:r>
      <w:del w:id="1991" w:author="Author">
        <w:r w:rsidRPr="00133CF7">
          <w:delText>--</w:delText>
        </w:r>
      </w:del>
      <w:ins w:id="1992" w:author="Author">
        <w:r w:rsidRPr="0057102D">
          <w:rPr>
            <w:rFonts w:ascii="Calibri" w:hAnsi="Calibri" w:cs="Calibri"/>
            <w:szCs w:val="24"/>
          </w:rPr>
          <w:t>-</w:t>
        </w:r>
      </w:ins>
      <w:r w:rsidRPr="00201557">
        <w:rPr>
          <w:rFonts w:ascii="Calibri" w:hAnsi="Calibri"/>
          <w:rPrChange w:id="1993" w:author="Author">
            <w:rPr/>
          </w:rPrChange>
        </w:rPr>
        <w:t>242.</w:t>
      </w:r>
    </w:p>
    <w:p w14:paraId="6F04A530" w14:textId="77777777" w:rsidR="00D3588B" w:rsidRPr="00201557" w:rsidRDefault="00D3588B" w:rsidP="00201557">
      <w:pPr>
        <w:pPrChange w:id="1994" w:author="Author">
          <w:pPr>
            <w:pStyle w:val="EndNoteBibliography"/>
            <w:ind w:left="720" w:hanging="720"/>
          </w:pPr>
        </w:pPrChange>
      </w:pPr>
      <w:r w:rsidRPr="00201557">
        <w:rPr>
          <w:rFonts w:ascii="Calibri" w:hAnsi="Calibri"/>
          <w:rPrChange w:id="1995" w:author="Author">
            <w:rPr/>
          </w:rPrChange>
        </w:rPr>
        <w:t>27.</w:t>
      </w:r>
      <w:r w:rsidRPr="00201557">
        <w:rPr>
          <w:rFonts w:ascii="Calibri" w:hAnsi="Calibri"/>
          <w:rPrChange w:id="1996" w:author="Author">
            <w:rPr/>
          </w:rPrChange>
        </w:rPr>
        <w:tab/>
        <w:t>Cabello-Solorzano</w:t>
      </w:r>
      <w:del w:id="1997" w:author="Author">
        <w:r w:rsidRPr="00133CF7">
          <w:delText>,</w:delText>
        </w:r>
      </w:del>
      <w:r w:rsidRPr="00201557">
        <w:rPr>
          <w:rFonts w:ascii="Calibri" w:hAnsi="Calibri"/>
          <w:rPrChange w:id="1998" w:author="Author">
            <w:rPr/>
          </w:rPrChange>
        </w:rPr>
        <w:t xml:space="preserve"> K</w:t>
      </w:r>
      <w:del w:id="1999" w:author="Author">
        <w:r w:rsidRPr="00133CF7">
          <w:delText>., et al.</w:delText>
        </w:r>
      </w:del>
      <w:ins w:id="2000" w:author="Author">
        <w:r w:rsidRPr="0057102D">
          <w:rPr>
            <w:rFonts w:ascii="Calibri" w:hAnsi="Calibri" w:cs="Calibri"/>
            <w:szCs w:val="24"/>
          </w:rPr>
          <w:t xml:space="preserve">, </w:t>
        </w:r>
        <w:r w:rsidRPr="00133CF7">
          <w:rPr>
            <w:rFonts w:ascii="Calibri" w:hAnsi="Calibri" w:cs="Calibri"/>
          </w:rPr>
          <w:t>de Araujo IO, Peña M, Correia L, Tallón-Ballesteros AJ</w:t>
        </w:r>
        <w:r w:rsidRPr="0057102D">
          <w:rPr>
            <w:rFonts w:ascii="Calibri" w:hAnsi="Calibri" w:cs="Calibri"/>
            <w:szCs w:val="24"/>
          </w:rPr>
          <w:t>.</w:t>
        </w:r>
      </w:ins>
      <w:r w:rsidRPr="00201557">
        <w:rPr>
          <w:rFonts w:ascii="Calibri" w:hAnsi="Calibri"/>
          <w:rPrChange w:id="2001" w:author="Author">
            <w:rPr/>
          </w:rPrChange>
        </w:rPr>
        <w:t xml:space="preserve"> </w:t>
      </w:r>
      <w:r w:rsidRPr="00201557">
        <w:rPr>
          <w:rFonts w:ascii="Calibri" w:hAnsi="Calibri"/>
          <w:rPrChange w:id="2002" w:author="Author">
            <w:rPr>
              <w:i/>
            </w:rPr>
          </w:rPrChange>
        </w:rPr>
        <w:t xml:space="preserve">The </w:t>
      </w:r>
      <w:del w:id="2003" w:author="Author">
        <w:r w:rsidRPr="00133CF7">
          <w:rPr>
            <w:i/>
          </w:rPr>
          <w:delText>Impact</w:delText>
        </w:r>
      </w:del>
      <w:ins w:id="2004" w:author="Author">
        <w:r w:rsidRPr="0057102D">
          <w:rPr>
            <w:rFonts w:ascii="Calibri" w:hAnsi="Calibri" w:cs="Calibri"/>
            <w:szCs w:val="24"/>
          </w:rPr>
          <w:t>impact</w:t>
        </w:r>
      </w:ins>
      <w:r w:rsidRPr="00201557">
        <w:rPr>
          <w:rFonts w:ascii="Calibri" w:hAnsi="Calibri"/>
          <w:rPrChange w:id="2005" w:author="Author">
            <w:rPr>
              <w:i/>
            </w:rPr>
          </w:rPrChange>
        </w:rPr>
        <w:t xml:space="preserve"> of </w:t>
      </w:r>
      <w:del w:id="2006" w:author="Author">
        <w:r w:rsidRPr="00133CF7">
          <w:rPr>
            <w:i/>
          </w:rPr>
          <w:delText>Data Normalization</w:delText>
        </w:r>
      </w:del>
      <w:ins w:id="2007" w:author="Author">
        <w:r w:rsidRPr="0057102D">
          <w:rPr>
            <w:rFonts w:ascii="Calibri" w:hAnsi="Calibri" w:cs="Calibri"/>
            <w:szCs w:val="24"/>
          </w:rPr>
          <w:t>data normalization</w:t>
        </w:r>
      </w:ins>
      <w:r w:rsidRPr="00201557">
        <w:rPr>
          <w:rFonts w:ascii="Calibri" w:hAnsi="Calibri"/>
          <w:rPrChange w:id="2008" w:author="Author">
            <w:rPr>
              <w:i/>
            </w:rPr>
          </w:rPrChange>
        </w:rPr>
        <w:t xml:space="preserve"> on the </w:t>
      </w:r>
      <w:del w:id="2009" w:author="Author">
        <w:r w:rsidRPr="00133CF7">
          <w:rPr>
            <w:i/>
          </w:rPr>
          <w:delText>Accuracy</w:delText>
        </w:r>
      </w:del>
      <w:ins w:id="2010" w:author="Author">
        <w:r w:rsidRPr="0057102D">
          <w:rPr>
            <w:rFonts w:ascii="Calibri" w:hAnsi="Calibri" w:cs="Calibri"/>
            <w:szCs w:val="24"/>
          </w:rPr>
          <w:t>accuracy</w:t>
        </w:r>
      </w:ins>
      <w:r w:rsidRPr="00201557">
        <w:rPr>
          <w:rFonts w:ascii="Calibri" w:hAnsi="Calibri"/>
          <w:rPrChange w:id="2011" w:author="Author">
            <w:rPr>
              <w:i/>
            </w:rPr>
          </w:rPrChange>
        </w:rPr>
        <w:t xml:space="preserve"> of </w:t>
      </w:r>
      <w:del w:id="2012" w:author="Author">
        <w:r w:rsidRPr="00133CF7">
          <w:rPr>
            <w:i/>
          </w:rPr>
          <w:delText>Machine Learning Algorithms: A Comparative Analysis</w:delText>
        </w:r>
        <w:r w:rsidRPr="00133CF7">
          <w:delText>. in</w:delText>
        </w:r>
      </w:del>
      <w:ins w:id="2013" w:author="Author">
        <w:r w:rsidRPr="0057102D">
          <w:rPr>
            <w:rFonts w:ascii="Calibri" w:hAnsi="Calibri" w:cs="Calibri"/>
            <w:szCs w:val="24"/>
          </w:rPr>
          <w:t xml:space="preserve">machine learning algorithms: </w:t>
        </w:r>
        <w:r w:rsidRPr="00133CF7">
          <w:rPr>
            <w:rFonts w:ascii="Calibri" w:hAnsi="Calibri" w:cs="Calibri"/>
          </w:rPr>
          <w:t>a</w:t>
        </w:r>
        <w:r w:rsidRPr="0057102D">
          <w:rPr>
            <w:rFonts w:ascii="Calibri" w:hAnsi="Calibri" w:cs="Calibri"/>
            <w:szCs w:val="24"/>
          </w:rPr>
          <w:t xml:space="preserve"> comparative analysis.</w:t>
        </w:r>
      </w:ins>
      <w:r w:rsidRPr="00201557">
        <w:rPr>
          <w:rFonts w:ascii="Calibri" w:hAnsi="Calibri"/>
          <w:rPrChange w:id="2014" w:author="Author">
            <w:rPr/>
          </w:rPrChange>
        </w:rPr>
        <w:t xml:space="preserve"> </w:t>
      </w:r>
      <w:r w:rsidRPr="00201557">
        <w:rPr>
          <w:rFonts w:ascii="Calibri" w:hAnsi="Calibri"/>
          <w:rPrChange w:id="2015" w:author="Author">
            <w:rPr>
              <w:i/>
            </w:rPr>
          </w:rPrChange>
        </w:rPr>
        <w:t>18th International Conference on Soft Computing Models in Industrial and Environmental Applications (SOCO 2023</w:t>
      </w:r>
      <w:del w:id="2016" w:author="Author">
        <w:r w:rsidRPr="00133CF7">
          <w:rPr>
            <w:i/>
          </w:rPr>
          <w:delText>)</w:delText>
        </w:r>
        <w:r w:rsidRPr="00133CF7">
          <w:delText>.</w:delText>
        </w:r>
      </w:del>
      <w:ins w:id="2017" w:author="Author">
        <w:r w:rsidRPr="0057102D">
          <w:rPr>
            <w:rFonts w:ascii="Calibri" w:hAnsi="Calibri" w:cs="Calibri"/>
            <w:szCs w:val="24"/>
          </w:rPr>
          <w:t>)</w:t>
        </w:r>
        <w:r w:rsidRPr="00133CF7">
          <w:rPr>
            <w:rFonts w:ascii="Calibri" w:hAnsi="Calibri" w:cs="Calibri"/>
          </w:rPr>
          <w:t>;</w:t>
        </w:r>
      </w:ins>
      <w:r w:rsidRPr="00201557">
        <w:rPr>
          <w:rFonts w:ascii="Calibri" w:hAnsi="Calibri"/>
          <w:rPrChange w:id="2018" w:author="Author">
            <w:rPr/>
          </w:rPrChange>
        </w:rPr>
        <w:t xml:space="preserve"> 2023</w:t>
      </w:r>
      <w:del w:id="2019" w:author="Author">
        <w:r w:rsidRPr="00133CF7">
          <w:delText>. Cham</w:delText>
        </w:r>
      </w:del>
      <w:ins w:id="2020" w:author="Author">
        <w:r w:rsidRPr="00133CF7">
          <w:rPr>
            <w:rFonts w:ascii="Calibri" w:hAnsi="Calibri" w:cs="Calibri"/>
          </w:rPr>
          <w:t xml:space="preserve"> Sept 5-7; Salamanca, Spain</w:t>
        </w:r>
        <w:r w:rsidRPr="0057102D">
          <w:rPr>
            <w:rFonts w:ascii="Calibri" w:hAnsi="Calibri" w:cs="Calibri"/>
            <w:szCs w:val="24"/>
          </w:rPr>
          <w:t>. Switzerland</w:t>
        </w:r>
      </w:ins>
      <w:r w:rsidRPr="00201557">
        <w:rPr>
          <w:rFonts w:ascii="Calibri" w:hAnsi="Calibri"/>
          <w:rPrChange w:id="2021" w:author="Author">
            <w:rPr/>
          </w:rPrChange>
        </w:rPr>
        <w:t>: Springer Nature Switzerland</w:t>
      </w:r>
      <w:ins w:id="2022" w:author="Author">
        <w:r w:rsidRPr="0057102D">
          <w:rPr>
            <w:rFonts w:ascii="Calibri" w:hAnsi="Calibri" w:cs="Calibri"/>
            <w:szCs w:val="24"/>
          </w:rPr>
          <w:t>; 2023</w:t>
        </w:r>
        <w:r w:rsidRPr="00133CF7">
          <w:rPr>
            <w:rFonts w:ascii="Calibri" w:hAnsi="Calibri" w:cs="Calibri"/>
          </w:rPr>
          <w:t>:344-353</w:t>
        </w:r>
      </w:ins>
      <w:r w:rsidRPr="00201557">
        <w:rPr>
          <w:rFonts w:ascii="Calibri" w:hAnsi="Calibri"/>
          <w:rPrChange w:id="2023" w:author="Author">
            <w:rPr/>
          </w:rPrChange>
        </w:rPr>
        <w:t>.</w:t>
      </w:r>
    </w:p>
    <w:p w14:paraId="204215E7" w14:textId="77777777" w:rsidR="00D3588B" w:rsidRPr="00201557" w:rsidRDefault="00D3588B" w:rsidP="00201557">
      <w:pPr>
        <w:pPrChange w:id="2024" w:author="Author">
          <w:pPr>
            <w:pStyle w:val="EndNoteBibliography"/>
            <w:ind w:left="720" w:hanging="720"/>
          </w:pPr>
        </w:pPrChange>
      </w:pPr>
      <w:r w:rsidRPr="00201557">
        <w:rPr>
          <w:rFonts w:ascii="Calibri" w:hAnsi="Calibri"/>
          <w:rPrChange w:id="2025" w:author="Author">
            <w:rPr/>
          </w:rPrChange>
        </w:rPr>
        <w:t>28.</w:t>
      </w:r>
      <w:r w:rsidRPr="00201557">
        <w:rPr>
          <w:rFonts w:ascii="Calibri" w:hAnsi="Calibri"/>
          <w:rPrChange w:id="2026" w:author="Author">
            <w:rPr/>
          </w:rPrChange>
        </w:rPr>
        <w:tab/>
        <w:t>Chen</w:t>
      </w:r>
      <w:del w:id="2027" w:author="Author">
        <w:r w:rsidRPr="00133CF7">
          <w:delText>,</w:delText>
        </w:r>
      </w:del>
      <w:r w:rsidRPr="00201557">
        <w:rPr>
          <w:rFonts w:ascii="Calibri" w:hAnsi="Calibri"/>
          <w:rPrChange w:id="2028" w:author="Author">
            <w:rPr/>
          </w:rPrChange>
        </w:rPr>
        <w:t xml:space="preserve"> T</w:t>
      </w:r>
      <w:del w:id="2029" w:author="Author">
        <w:r w:rsidRPr="00133CF7">
          <w:delText>. and C.</w:delText>
        </w:r>
      </w:del>
      <w:ins w:id="2030" w:author="Author">
        <w:r w:rsidRPr="0057102D">
          <w:rPr>
            <w:rFonts w:ascii="Calibri" w:hAnsi="Calibri" w:cs="Calibri"/>
            <w:szCs w:val="24"/>
          </w:rPr>
          <w:t>,</w:t>
        </w:r>
      </w:ins>
      <w:r w:rsidRPr="00201557">
        <w:rPr>
          <w:rFonts w:ascii="Calibri" w:hAnsi="Calibri"/>
          <w:rPrChange w:id="2031" w:author="Author">
            <w:rPr/>
          </w:rPrChange>
        </w:rPr>
        <w:t xml:space="preserve"> Guestrin</w:t>
      </w:r>
      <w:del w:id="2032" w:author="Author">
        <w:r w:rsidRPr="00133CF7">
          <w:delText>,</w:delText>
        </w:r>
      </w:del>
      <w:ins w:id="2033" w:author="Author">
        <w:r w:rsidRPr="0057102D">
          <w:rPr>
            <w:rFonts w:ascii="Calibri" w:hAnsi="Calibri" w:cs="Calibri"/>
            <w:szCs w:val="24"/>
          </w:rPr>
          <w:t xml:space="preserve"> C.</w:t>
        </w:r>
      </w:ins>
      <w:r w:rsidRPr="00201557">
        <w:rPr>
          <w:rFonts w:ascii="Calibri" w:hAnsi="Calibri"/>
          <w:rPrChange w:id="2034" w:author="Author">
            <w:rPr/>
          </w:rPrChange>
        </w:rPr>
        <w:t xml:space="preserve"> </w:t>
      </w:r>
      <w:r w:rsidRPr="00201557">
        <w:rPr>
          <w:rFonts w:ascii="Calibri" w:hAnsi="Calibri"/>
          <w:rPrChange w:id="2035" w:author="Author">
            <w:rPr>
              <w:i/>
            </w:rPr>
          </w:rPrChange>
        </w:rPr>
        <w:t xml:space="preserve">XGBoost: A </w:t>
      </w:r>
      <w:del w:id="2036" w:author="Author">
        <w:r w:rsidRPr="00133CF7">
          <w:rPr>
            <w:i/>
          </w:rPr>
          <w:delText>Scalable Tree Boosting System</w:delText>
        </w:r>
        <w:r w:rsidRPr="00133CF7">
          <w:delText>, in</w:delText>
        </w:r>
      </w:del>
      <w:ins w:id="2037" w:author="Author">
        <w:r w:rsidRPr="0057102D">
          <w:rPr>
            <w:rFonts w:ascii="Calibri" w:hAnsi="Calibri" w:cs="Calibri"/>
            <w:szCs w:val="24"/>
          </w:rPr>
          <w:t xml:space="preserve">scalable tree boosting system. </w:t>
        </w:r>
        <w:r w:rsidRPr="00133CF7">
          <w:rPr>
            <w:rFonts w:ascii="Calibri" w:hAnsi="Calibri" w:cs="Calibri"/>
          </w:rPr>
          <w:t>KDD '16:</w:t>
        </w:r>
      </w:ins>
      <w:r w:rsidRPr="00201557">
        <w:rPr>
          <w:rFonts w:ascii="Calibri" w:hAnsi="Calibri"/>
          <w:rPrChange w:id="2038" w:author="Author">
            <w:rPr/>
          </w:rPrChange>
        </w:rPr>
        <w:t xml:space="preserve"> </w:t>
      </w:r>
      <w:r w:rsidRPr="00201557">
        <w:rPr>
          <w:rFonts w:ascii="Calibri" w:hAnsi="Calibri"/>
          <w:rPrChange w:id="2039" w:author="Author">
            <w:rPr>
              <w:i/>
            </w:rPr>
          </w:rPrChange>
        </w:rPr>
        <w:t>Proceedings of the 22nd ACM SIGKDD International Conference on Knowledge Discovery and Data Mining</w:t>
      </w:r>
      <w:del w:id="2040" w:author="Author">
        <w:r w:rsidRPr="00133CF7">
          <w:delText>.</w:delText>
        </w:r>
      </w:del>
      <w:ins w:id="2041" w:author="Author">
        <w:r w:rsidRPr="0057102D">
          <w:rPr>
            <w:rFonts w:ascii="Calibri" w:hAnsi="Calibri" w:cs="Calibri"/>
            <w:szCs w:val="24"/>
          </w:rPr>
          <w:t>;</w:t>
        </w:r>
      </w:ins>
      <w:r w:rsidRPr="00201557">
        <w:rPr>
          <w:rFonts w:ascii="Calibri" w:hAnsi="Calibri"/>
          <w:rPrChange w:id="2042" w:author="Author">
            <w:rPr/>
          </w:rPrChange>
        </w:rPr>
        <w:t xml:space="preserve"> 2016</w:t>
      </w:r>
      <w:del w:id="2043" w:author="Author">
        <w:r w:rsidRPr="00133CF7">
          <w:delText>, Association for Computing Machinery:</w:delText>
        </w:r>
      </w:del>
      <w:ins w:id="2044" w:author="Author">
        <w:r w:rsidRPr="00133CF7">
          <w:rPr>
            <w:rFonts w:ascii="Calibri" w:hAnsi="Calibri" w:cs="Calibri"/>
          </w:rPr>
          <w:t xml:space="preserve"> Aug 13-17;</w:t>
        </w:r>
      </w:ins>
      <w:r w:rsidRPr="00201557">
        <w:rPr>
          <w:rFonts w:ascii="Calibri" w:hAnsi="Calibri"/>
          <w:rPrChange w:id="2045" w:author="Author">
            <w:rPr/>
          </w:rPrChange>
        </w:rPr>
        <w:t xml:space="preserve"> San Francisco, California, USA. </w:t>
      </w:r>
      <w:del w:id="2046" w:author="Author">
        <w:r w:rsidRPr="00133CF7">
          <w:delText xml:space="preserve">p. </w:delText>
        </w:r>
      </w:del>
      <w:ins w:id="2047" w:author="Author">
        <w:r w:rsidRPr="00133CF7">
          <w:rPr>
            <w:rFonts w:ascii="Calibri" w:hAnsi="Calibri" w:cs="Calibri"/>
          </w:rPr>
          <w:t>New York, NY, USA: ACM; 2016:</w:t>
        </w:r>
      </w:ins>
      <w:r w:rsidRPr="00201557">
        <w:rPr>
          <w:rFonts w:ascii="Calibri" w:hAnsi="Calibri"/>
          <w:rPrChange w:id="2048" w:author="Author">
            <w:rPr/>
          </w:rPrChange>
        </w:rPr>
        <w:t>785</w:t>
      </w:r>
      <w:del w:id="2049" w:author="Author">
        <w:r w:rsidRPr="00133CF7">
          <w:delText>–</w:delText>
        </w:r>
      </w:del>
      <w:ins w:id="2050" w:author="Author">
        <w:r w:rsidRPr="0057102D">
          <w:rPr>
            <w:rFonts w:ascii="Calibri" w:hAnsi="Calibri" w:cs="Calibri"/>
            <w:szCs w:val="24"/>
          </w:rPr>
          <w:t>-</w:t>
        </w:r>
      </w:ins>
      <w:r w:rsidRPr="00201557">
        <w:rPr>
          <w:rFonts w:ascii="Calibri" w:hAnsi="Calibri"/>
          <w:rPrChange w:id="2051" w:author="Author">
            <w:rPr/>
          </w:rPrChange>
        </w:rPr>
        <w:t>794.</w:t>
      </w:r>
      <w:ins w:id="2052"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"https://doi.org/10.1145/2939672.2939785"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10.1145/2939672.2939785</w:t>
        </w:r>
        <w:r w:rsidRPr="0057102D">
          <w:rPr>
            <w:rFonts w:ascii="Calibri" w:hAnsi="Calibri" w:cs="Calibri"/>
            <w:szCs w:val="24"/>
          </w:rPr>
          <w:fldChar w:fldCharType="end"/>
        </w:r>
      </w:ins>
    </w:p>
    <w:p w14:paraId="224F1550" w14:textId="77777777" w:rsidR="00D3588B" w:rsidRPr="00201557" w:rsidRDefault="00D3588B" w:rsidP="00201557">
      <w:pPr>
        <w:pPrChange w:id="2053" w:author="Author">
          <w:pPr>
            <w:pStyle w:val="EndNoteBibliography"/>
            <w:ind w:left="720" w:hanging="720"/>
          </w:pPr>
        </w:pPrChange>
      </w:pPr>
      <w:r w:rsidRPr="00201557">
        <w:rPr>
          <w:rFonts w:ascii="Calibri" w:hAnsi="Calibri"/>
          <w:rPrChange w:id="2054" w:author="Author">
            <w:rPr/>
          </w:rPrChange>
        </w:rPr>
        <w:t>29.</w:t>
      </w:r>
      <w:r w:rsidRPr="00201557">
        <w:rPr>
          <w:rFonts w:ascii="Calibri" w:hAnsi="Calibri"/>
          <w:rPrChange w:id="2055" w:author="Author">
            <w:rPr/>
          </w:rPrChange>
        </w:rPr>
        <w:tab/>
        <w:t>Breiman</w:t>
      </w:r>
      <w:del w:id="2056" w:author="Author">
        <w:r w:rsidRPr="00133CF7">
          <w:delText>,</w:delText>
        </w:r>
      </w:del>
      <w:r w:rsidRPr="00201557">
        <w:rPr>
          <w:rFonts w:ascii="Calibri" w:hAnsi="Calibri"/>
          <w:rPrChange w:id="2057" w:author="Author">
            <w:rPr/>
          </w:rPrChange>
        </w:rPr>
        <w:t xml:space="preserve"> L</w:t>
      </w:r>
      <w:del w:id="2058" w:author="Author">
        <w:r w:rsidRPr="00133CF7">
          <w:delText>.,</w:delText>
        </w:r>
      </w:del>
      <w:ins w:id="2059" w:author="Author">
        <w:r w:rsidRPr="0057102D">
          <w:rPr>
            <w:rFonts w:ascii="Calibri" w:hAnsi="Calibri" w:cs="Calibri"/>
            <w:szCs w:val="24"/>
          </w:rPr>
          <w:t>.</w:t>
        </w:r>
      </w:ins>
      <w:r w:rsidRPr="00201557">
        <w:rPr>
          <w:rFonts w:ascii="Calibri" w:hAnsi="Calibri"/>
          <w:rPrChange w:id="2060" w:author="Author">
            <w:rPr/>
          </w:rPrChange>
        </w:rPr>
        <w:t xml:space="preserve"> </w:t>
      </w:r>
      <w:r w:rsidRPr="00201557">
        <w:rPr>
          <w:rFonts w:ascii="Calibri" w:hAnsi="Calibri"/>
          <w:rPrChange w:id="2061" w:author="Author">
            <w:rPr>
              <w:i/>
            </w:rPr>
          </w:rPrChange>
        </w:rPr>
        <w:t xml:space="preserve">Random </w:t>
      </w:r>
      <w:del w:id="2062" w:author="Author">
        <w:r w:rsidRPr="00133CF7">
          <w:rPr>
            <w:i/>
          </w:rPr>
          <w:delText>Forests.</w:delText>
        </w:r>
        <w:r w:rsidRPr="00133CF7">
          <w:delText xml:space="preserve"> Machine Learning,</w:delText>
        </w:r>
      </w:del>
      <w:ins w:id="2063" w:author="Author">
        <w:r w:rsidRPr="0057102D">
          <w:rPr>
            <w:rFonts w:ascii="Calibri" w:hAnsi="Calibri" w:cs="Calibri"/>
            <w:szCs w:val="24"/>
          </w:rPr>
          <w:t>forests. Mach Learn.</w:t>
        </w:r>
      </w:ins>
      <w:r w:rsidRPr="00201557">
        <w:rPr>
          <w:rFonts w:ascii="Calibri" w:hAnsi="Calibri"/>
          <w:rPrChange w:id="2064" w:author="Author">
            <w:rPr/>
          </w:rPrChange>
        </w:rPr>
        <w:t xml:space="preserve"> 2001</w:t>
      </w:r>
      <w:del w:id="2065" w:author="Author">
        <w:r w:rsidRPr="00133CF7">
          <w:delText xml:space="preserve">. </w:delText>
        </w:r>
      </w:del>
      <w:ins w:id="2066" w:author="Author">
        <w:r w:rsidRPr="0057102D">
          <w:rPr>
            <w:rFonts w:ascii="Calibri" w:hAnsi="Calibri" w:cs="Calibri"/>
            <w:szCs w:val="24"/>
          </w:rPr>
          <w:t>;</w:t>
        </w:r>
      </w:ins>
      <w:r w:rsidRPr="00201557">
        <w:rPr>
          <w:rFonts w:ascii="Calibri" w:hAnsi="Calibri"/>
          <w:rPrChange w:id="2067" w:author="Author">
            <w:rPr>
              <w:b/>
            </w:rPr>
          </w:rPrChange>
        </w:rPr>
        <w:t>45</w:t>
      </w:r>
      <w:r w:rsidRPr="00201557">
        <w:rPr>
          <w:rFonts w:ascii="Calibri" w:hAnsi="Calibri"/>
          <w:rPrChange w:id="2068" w:author="Author">
            <w:rPr/>
          </w:rPrChange>
        </w:rPr>
        <w:t>(1):</w:t>
      </w:r>
      <w:del w:id="2069" w:author="Author">
        <w:r w:rsidRPr="00133CF7">
          <w:delText xml:space="preserve"> p. </w:delText>
        </w:r>
      </w:del>
      <w:r w:rsidRPr="00201557">
        <w:rPr>
          <w:rFonts w:ascii="Calibri" w:hAnsi="Calibri"/>
          <w:rPrChange w:id="2070" w:author="Author">
            <w:rPr/>
          </w:rPrChange>
        </w:rPr>
        <w:t>5-32.</w:t>
      </w:r>
      <w:ins w:id="2071"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"https://doi.org/10.1023/A:1010933404324"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10.1023/A:1010933404324</w:t>
        </w:r>
        <w:r w:rsidRPr="0057102D">
          <w:rPr>
            <w:rFonts w:ascii="Calibri" w:hAnsi="Calibri" w:cs="Calibri"/>
            <w:szCs w:val="24"/>
          </w:rPr>
          <w:fldChar w:fldCharType="end"/>
        </w:r>
      </w:ins>
    </w:p>
    <w:p w14:paraId="4EF16219" w14:textId="77777777" w:rsidR="00D3588B" w:rsidRPr="00201557" w:rsidRDefault="00D3588B" w:rsidP="00201557">
      <w:pPr>
        <w:pPrChange w:id="2072" w:author="Author">
          <w:pPr>
            <w:pStyle w:val="EndNoteBibliography"/>
            <w:ind w:left="720" w:hanging="720"/>
          </w:pPr>
        </w:pPrChange>
      </w:pPr>
      <w:r w:rsidRPr="00201557">
        <w:rPr>
          <w:rFonts w:ascii="Calibri" w:hAnsi="Calibri"/>
          <w:rPrChange w:id="2073" w:author="Author">
            <w:rPr/>
          </w:rPrChange>
        </w:rPr>
        <w:t>30.</w:t>
      </w:r>
      <w:r w:rsidRPr="00201557">
        <w:rPr>
          <w:rFonts w:ascii="Calibri" w:hAnsi="Calibri"/>
          <w:rPrChange w:id="2074" w:author="Author">
            <w:rPr/>
          </w:rPrChange>
        </w:rPr>
        <w:tab/>
        <w:t>Hoerl</w:t>
      </w:r>
      <w:del w:id="2075" w:author="Author">
        <w:r w:rsidRPr="00133CF7">
          <w:delText>, A.E. and R.W.</w:delText>
        </w:r>
      </w:del>
      <w:ins w:id="2076" w:author="Author">
        <w:r w:rsidRPr="0057102D">
          <w:rPr>
            <w:rFonts w:ascii="Calibri" w:hAnsi="Calibri" w:cs="Calibri"/>
            <w:szCs w:val="24"/>
          </w:rPr>
          <w:t xml:space="preserve"> AE,</w:t>
        </w:r>
      </w:ins>
      <w:r w:rsidRPr="00201557">
        <w:rPr>
          <w:rFonts w:ascii="Calibri" w:hAnsi="Calibri"/>
          <w:rPrChange w:id="2077" w:author="Author">
            <w:rPr/>
          </w:rPrChange>
        </w:rPr>
        <w:t xml:space="preserve"> Kennard</w:t>
      </w:r>
      <w:del w:id="2078" w:author="Author">
        <w:r w:rsidRPr="00133CF7">
          <w:delText>,</w:delText>
        </w:r>
      </w:del>
      <w:ins w:id="2079" w:author="Author">
        <w:r w:rsidRPr="0057102D">
          <w:rPr>
            <w:rFonts w:ascii="Calibri" w:hAnsi="Calibri" w:cs="Calibri"/>
            <w:szCs w:val="24"/>
          </w:rPr>
          <w:t xml:space="preserve"> RW.</w:t>
        </w:r>
      </w:ins>
      <w:r w:rsidRPr="00201557">
        <w:rPr>
          <w:rFonts w:ascii="Calibri" w:hAnsi="Calibri"/>
          <w:rPrChange w:id="2080" w:author="Author">
            <w:rPr/>
          </w:rPrChange>
        </w:rPr>
        <w:t xml:space="preserve"> </w:t>
      </w:r>
      <w:r w:rsidRPr="00201557">
        <w:rPr>
          <w:rFonts w:ascii="Calibri" w:hAnsi="Calibri"/>
          <w:rPrChange w:id="2081" w:author="Author">
            <w:rPr>
              <w:i/>
            </w:rPr>
          </w:rPrChange>
        </w:rPr>
        <w:t xml:space="preserve">Ridge regression: </w:t>
      </w:r>
      <w:del w:id="2082" w:author="Author">
        <w:r w:rsidRPr="00133CF7">
          <w:rPr>
            <w:i/>
          </w:rPr>
          <w:delText>Biased</w:delText>
        </w:r>
      </w:del>
      <w:ins w:id="2083" w:author="Author">
        <w:r w:rsidRPr="0057102D">
          <w:rPr>
            <w:rFonts w:ascii="Calibri" w:hAnsi="Calibri" w:cs="Calibri"/>
            <w:szCs w:val="24"/>
          </w:rPr>
          <w:t>biased</w:t>
        </w:r>
      </w:ins>
      <w:r w:rsidRPr="00201557">
        <w:rPr>
          <w:rFonts w:ascii="Calibri" w:hAnsi="Calibri"/>
          <w:rPrChange w:id="2084" w:author="Author">
            <w:rPr>
              <w:i/>
            </w:rPr>
          </w:rPrChange>
        </w:rPr>
        <w:t xml:space="preserve"> estimation for nonorthogonal problems.</w:t>
      </w:r>
      <w:r w:rsidRPr="00201557">
        <w:rPr>
          <w:rFonts w:ascii="Calibri" w:hAnsi="Calibri"/>
          <w:rPrChange w:id="2085" w:author="Author">
            <w:rPr/>
          </w:rPrChange>
        </w:rPr>
        <w:t xml:space="preserve"> Technometrics</w:t>
      </w:r>
      <w:del w:id="2086" w:author="Author">
        <w:r w:rsidRPr="00133CF7">
          <w:delText>,</w:delText>
        </w:r>
      </w:del>
      <w:ins w:id="2087" w:author="Author">
        <w:r w:rsidRPr="0057102D">
          <w:rPr>
            <w:rFonts w:ascii="Calibri" w:hAnsi="Calibri" w:cs="Calibri"/>
            <w:szCs w:val="24"/>
          </w:rPr>
          <w:t>.</w:t>
        </w:r>
      </w:ins>
      <w:r w:rsidRPr="00201557">
        <w:rPr>
          <w:rFonts w:ascii="Calibri" w:hAnsi="Calibri"/>
          <w:rPrChange w:id="2088" w:author="Author">
            <w:rPr/>
          </w:rPrChange>
        </w:rPr>
        <w:t xml:space="preserve"> 1970</w:t>
      </w:r>
      <w:del w:id="2089" w:author="Author">
        <w:r w:rsidRPr="00133CF7">
          <w:delText xml:space="preserve">. </w:delText>
        </w:r>
      </w:del>
      <w:ins w:id="2090" w:author="Author">
        <w:r w:rsidRPr="0057102D">
          <w:rPr>
            <w:rFonts w:ascii="Calibri" w:hAnsi="Calibri" w:cs="Calibri"/>
            <w:szCs w:val="24"/>
          </w:rPr>
          <w:t>;</w:t>
        </w:r>
      </w:ins>
      <w:r w:rsidRPr="00201557">
        <w:rPr>
          <w:rFonts w:ascii="Calibri" w:hAnsi="Calibri"/>
          <w:rPrChange w:id="2091" w:author="Author">
            <w:rPr>
              <w:b/>
            </w:rPr>
          </w:rPrChange>
        </w:rPr>
        <w:t>12</w:t>
      </w:r>
      <w:r w:rsidRPr="00201557">
        <w:rPr>
          <w:rFonts w:ascii="Calibri" w:hAnsi="Calibri"/>
          <w:rPrChange w:id="2092" w:author="Author">
            <w:rPr/>
          </w:rPrChange>
        </w:rPr>
        <w:t>(1):</w:t>
      </w:r>
      <w:del w:id="2093" w:author="Author">
        <w:r w:rsidRPr="00133CF7">
          <w:delText xml:space="preserve"> p. </w:delText>
        </w:r>
      </w:del>
      <w:r w:rsidRPr="00201557">
        <w:rPr>
          <w:rFonts w:ascii="Calibri" w:hAnsi="Calibri"/>
          <w:rPrChange w:id="2094" w:author="Author">
            <w:rPr/>
          </w:rPrChange>
        </w:rPr>
        <w:t>55-67.</w:t>
      </w:r>
      <w:ins w:id="2095"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"https://doi.org/10.1080/00401706.1970.10488634"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10.1080/00401706.1970.10488634</w:t>
        </w:r>
        <w:r w:rsidRPr="0057102D">
          <w:rPr>
            <w:rFonts w:ascii="Calibri" w:hAnsi="Calibri" w:cs="Calibri"/>
            <w:szCs w:val="24"/>
          </w:rPr>
          <w:fldChar w:fldCharType="end"/>
        </w:r>
      </w:ins>
    </w:p>
    <w:p w14:paraId="1D4D303A" w14:textId="77777777" w:rsidR="00D3588B" w:rsidRPr="00201557" w:rsidRDefault="00D3588B" w:rsidP="00201557">
      <w:pPr>
        <w:pPrChange w:id="2096" w:author="Author">
          <w:pPr>
            <w:pStyle w:val="EndNoteBibliography"/>
            <w:ind w:left="720" w:hanging="720"/>
          </w:pPr>
        </w:pPrChange>
      </w:pPr>
      <w:r w:rsidRPr="00201557">
        <w:rPr>
          <w:rFonts w:ascii="Calibri" w:hAnsi="Calibri"/>
          <w:rPrChange w:id="2097" w:author="Author">
            <w:rPr/>
          </w:rPrChange>
        </w:rPr>
        <w:t>31.</w:t>
      </w:r>
      <w:r w:rsidRPr="00201557">
        <w:rPr>
          <w:rFonts w:ascii="Calibri" w:hAnsi="Calibri"/>
          <w:rPrChange w:id="2098" w:author="Author">
            <w:rPr/>
          </w:rPrChange>
        </w:rPr>
        <w:tab/>
        <w:t>Tibshirani</w:t>
      </w:r>
      <w:del w:id="2099" w:author="Author">
        <w:r w:rsidRPr="00133CF7">
          <w:delText>,</w:delText>
        </w:r>
      </w:del>
      <w:r w:rsidRPr="00201557">
        <w:rPr>
          <w:rFonts w:ascii="Calibri" w:hAnsi="Calibri"/>
          <w:rPrChange w:id="2100" w:author="Author">
            <w:rPr/>
          </w:rPrChange>
        </w:rPr>
        <w:t xml:space="preserve"> R</w:t>
      </w:r>
      <w:del w:id="2101" w:author="Author">
        <w:r w:rsidRPr="00133CF7">
          <w:delText>.,</w:delText>
        </w:r>
      </w:del>
      <w:ins w:id="2102" w:author="Author">
        <w:r w:rsidRPr="0057102D">
          <w:rPr>
            <w:rFonts w:ascii="Calibri" w:hAnsi="Calibri" w:cs="Calibri"/>
            <w:szCs w:val="24"/>
          </w:rPr>
          <w:t>.</w:t>
        </w:r>
      </w:ins>
      <w:r w:rsidRPr="00201557">
        <w:rPr>
          <w:rFonts w:ascii="Calibri" w:hAnsi="Calibri"/>
          <w:rPrChange w:id="2103" w:author="Author">
            <w:rPr/>
          </w:rPrChange>
        </w:rPr>
        <w:t xml:space="preserve"> </w:t>
      </w:r>
      <w:r w:rsidRPr="00201557">
        <w:rPr>
          <w:rFonts w:ascii="Calibri" w:hAnsi="Calibri"/>
          <w:rPrChange w:id="2104" w:author="Author">
            <w:rPr>
              <w:i/>
            </w:rPr>
          </w:rPrChange>
        </w:rPr>
        <w:t>Regression shrinkage and selection via the lasso.</w:t>
      </w:r>
      <w:r w:rsidRPr="00201557">
        <w:rPr>
          <w:rFonts w:ascii="Calibri" w:hAnsi="Calibri"/>
          <w:rPrChange w:id="2105" w:author="Author">
            <w:rPr/>
          </w:rPrChange>
        </w:rPr>
        <w:t xml:space="preserve"> </w:t>
      </w:r>
      <w:del w:id="2106" w:author="Author">
        <w:r w:rsidRPr="00133CF7">
          <w:delText>Journal of the Royal Statistical Society Series</w:delText>
        </w:r>
      </w:del>
      <w:ins w:id="2107" w:author="Author">
        <w:r w:rsidRPr="0057102D">
          <w:rPr>
            <w:rFonts w:ascii="Calibri" w:hAnsi="Calibri" w:cs="Calibri"/>
            <w:szCs w:val="24"/>
          </w:rPr>
          <w:t>J R Stat Soc</w:t>
        </w:r>
      </w:ins>
      <w:r w:rsidRPr="00201557">
        <w:rPr>
          <w:rFonts w:ascii="Calibri" w:hAnsi="Calibri"/>
          <w:rPrChange w:id="2108" w:author="Author">
            <w:rPr/>
          </w:rPrChange>
        </w:rPr>
        <w:t xml:space="preserve"> B</w:t>
      </w:r>
      <w:del w:id="2109" w:author="Author">
        <w:r w:rsidRPr="00133CF7">
          <w:delText>: Statistical Methodology,</w:delText>
        </w:r>
      </w:del>
      <w:ins w:id="2110" w:author="Author">
        <w:r w:rsidRPr="0057102D">
          <w:rPr>
            <w:rFonts w:ascii="Calibri" w:hAnsi="Calibri" w:cs="Calibri"/>
            <w:szCs w:val="24"/>
          </w:rPr>
          <w:t>.</w:t>
        </w:r>
      </w:ins>
      <w:r w:rsidRPr="00201557">
        <w:rPr>
          <w:rFonts w:ascii="Calibri" w:hAnsi="Calibri"/>
          <w:rPrChange w:id="2111" w:author="Author">
            <w:rPr/>
          </w:rPrChange>
        </w:rPr>
        <w:t xml:space="preserve"> 1996</w:t>
      </w:r>
      <w:del w:id="2112" w:author="Author">
        <w:r w:rsidRPr="00133CF7">
          <w:delText xml:space="preserve">. </w:delText>
        </w:r>
      </w:del>
      <w:ins w:id="2113" w:author="Author">
        <w:r w:rsidRPr="0057102D">
          <w:rPr>
            <w:rFonts w:ascii="Calibri" w:hAnsi="Calibri" w:cs="Calibri"/>
            <w:szCs w:val="24"/>
          </w:rPr>
          <w:t>;</w:t>
        </w:r>
      </w:ins>
      <w:r w:rsidRPr="00201557">
        <w:rPr>
          <w:rFonts w:ascii="Calibri" w:hAnsi="Calibri"/>
          <w:rPrChange w:id="2114" w:author="Author">
            <w:rPr>
              <w:b/>
            </w:rPr>
          </w:rPrChange>
        </w:rPr>
        <w:t>58</w:t>
      </w:r>
      <w:r w:rsidRPr="00201557">
        <w:rPr>
          <w:rFonts w:ascii="Calibri" w:hAnsi="Calibri"/>
          <w:rPrChange w:id="2115" w:author="Author">
            <w:rPr/>
          </w:rPrChange>
        </w:rPr>
        <w:t>(1):</w:t>
      </w:r>
      <w:del w:id="2116" w:author="Author">
        <w:r w:rsidRPr="00133CF7">
          <w:delText xml:space="preserve"> p. </w:delText>
        </w:r>
      </w:del>
      <w:r w:rsidRPr="00201557">
        <w:rPr>
          <w:rFonts w:ascii="Calibri" w:hAnsi="Calibri"/>
          <w:rPrChange w:id="2117" w:author="Author">
            <w:rPr/>
          </w:rPrChange>
        </w:rPr>
        <w:t>267-288.</w:t>
      </w:r>
      <w:ins w:id="2118"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"https://doi.org/10.1111/j.2517-6161.1996.tb02080.x"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10.1111/j.2517-6161.1996.tb02080.x</w:t>
        </w:r>
        <w:r w:rsidRPr="0057102D">
          <w:rPr>
            <w:rFonts w:ascii="Calibri" w:hAnsi="Calibri" w:cs="Calibri"/>
            <w:szCs w:val="24"/>
          </w:rPr>
          <w:fldChar w:fldCharType="end"/>
        </w:r>
      </w:ins>
    </w:p>
    <w:p w14:paraId="353FDE10" w14:textId="77777777" w:rsidR="00D3588B" w:rsidRPr="00201557" w:rsidRDefault="00D3588B" w:rsidP="00201557">
      <w:pPr>
        <w:pPrChange w:id="2119" w:author="Author">
          <w:pPr>
            <w:pStyle w:val="EndNoteBibliography"/>
            <w:ind w:left="720" w:hanging="720"/>
          </w:pPr>
        </w:pPrChange>
      </w:pPr>
      <w:r w:rsidRPr="00201557">
        <w:rPr>
          <w:rFonts w:ascii="Calibri" w:hAnsi="Calibri"/>
          <w:rPrChange w:id="2120" w:author="Author">
            <w:rPr/>
          </w:rPrChange>
        </w:rPr>
        <w:t>32.</w:t>
      </w:r>
      <w:r w:rsidRPr="00201557">
        <w:rPr>
          <w:rFonts w:ascii="Calibri" w:hAnsi="Calibri"/>
          <w:rPrChange w:id="2121" w:author="Author">
            <w:rPr/>
          </w:rPrChange>
        </w:rPr>
        <w:tab/>
        <w:t>Zou</w:t>
      </w:r>
      <w:del w:id="2122" w:author="Author">
        <w:r w:rsidRPr="00133CF7">
          <w:delText>,</w:delText>
        </w:r>
      </w:del>
      <w:r w:rsidRPr="00201557">
        <w:rPr>
          <w:rFonts w:ascii="Calibri" w:hAnsi="Calibri"/>
          <w:rPrChange w:id="2123" w:author="Author">
            <w:rPr/>
          </w:rPrChange>
        </w:rPr>
        <w:t xml:space="preserve"> H</w:t>
      </w:r>
      <w:del w:id="2124" w:author="Author">
        <w:r w:rsidRPr="00133CF7">
          <w:delText>. and T.</w:delText>
        </w:r>
      </w:del>
      <w:ins w:id="2125" w:author="Author">
        <w:r w:rsidRPr="0057102D">
          <w:rPr>
            <w:rFonts w:ascii="Calibri" w:hAnsi="Calibri" w:cs="Calibri"/>
            <w:szCs w:val="24"/>
          </w:rPr>
          <w:t>,</w:t>
        </w:r>
      </w:ins>
      <w:r w:rsidRPr="00201557">
        <w:rPr>
          <w:rFonts w:ascii="Calibri" w:hAnsi="Calibri"/>
          <w:rPrChange w:id="2126" w:author="Author">
            <w:rPr/>
          </w:rPrChange>
        </w:rPr>
        <w:t xml:space="preserve"> Hastie</w:t>
      </w:r>
      <w:del w:id="2127" w:author="Author">
        <w:r w:rsidRPr="00133CF7">
          <w:delText>,</w:delText>
        </w:r>
      </w:del>
      <w:ins w:id="2128" w:author="Author">
        <w:r w:rsidRPr="0057102D">
          <w:rPr>
            <w:rFonts w:ascii="Calibri" w:hAnsi="Calibri" w:cs="Calibri"/>
            <w:szCs w:val="24"/>
          </w:rPr>
          <w:t xml:space="preserve"> T.</w:t>
        </w:r>
      </w:ins>
      <w:r w:rsidRPr="00201557">
        <w:rPr>
          <w:rFonts w:ascii="Calibri" w:hAnsi="Calibri"/>
          <w:rPrChange w:id="2129" w:author="Author">
            <w:rPr/>
          </w:rPrChange>
        </w:rPr>
        <w:t xml:space="preserve"> </w:t>
      </w:r>
      <w:r w:rsidRPr="00201557">
        <w:rPr>
          <w:rFonts w:ascii="Calibri" w:hAnsi="Calibri"/>
          <w:rPrChange w:id="2130" w:author="Author">
            <w:rPr>
              <w:i/>
            </w:rPr>
          </w:rPrChange>
        </w:rPr>
        <w:t>Regularization and variable selection via the elastic net.</w:t>
      </w:r>
      <w:r w:rsidRPr="00201557">
        <w:rPr>
          <w:rFonts w:ascii="Calibri" w:hAnsi="Calibri"/>
          <w:rPrChange w:id="2131" w:author="Author">
            <w:rPr/>
          </w:rPrChange>
        </w:rPr>
        <w:t xml:space="preserve"> </w:t>
      </w:r>
      <w:del w:id="2132" w:author="Author">
        <w:r w:rsidRPr="00133CF7">
          <w:delText>Journal of the Royal Statistical Society Series</w:delText>
        </w:r>
      </w:del>
      <w:ins w:id="2133" w:author="Author">
        <w:r w:rsidRPr="0057102D">
          <w:rPr>
            <w:rFonts w:ascii="Calibri" w:hAnsi="Calibri" w:cs="Calibri"/>
            <w:szCs w:val="24"/>
          </w:rPr>
          <w:t>J R Stat Soc</w:t>
        </w:r>
      </w:ins>
      <w:r w:rsidRPr="00201557">
        <w:rPr>
          <w:rFonts w:ascii="Calibri" w:hAnsi="Calibri"/>
          <w:rPrChange w:id="2134" w:author="Author">
            <w:rPr/>
          </w:rPrChange>
        </w:rPr>
        <w:t xml:space="preserve"> B</w:t>
      </w:r>
      <w:del w:id="2135" w:author="Author">
        <w:r w:rsidRPr="00133CF7">
          <w:delText>: Statistical Methodology,</w:delText>
        </w:r>
      </w:del>
      <w:ins w:id="2136" w:author="Author">
        <w:r w:rsidRPr="0057102D">
          <w:rPr>
            <w:rFonts w:ascii="Calibri" w:hAnsi="Calibri" w:cs="Calibri"/>
            <w:szCs w:val="24"/>
          </w:rPr>
          <w:t>.</w:t>
        </w:r>
      </w:ins>
      <w:r w:rsidRPr="00201557">
        <w:rPr>
          <w:rFonts w:ascii="Calibri" w:hAnsi="Calibri"/>
          <w:rPrChange w:id="2137" w:author="Author">
            <w:rPr/>
          </w:rPrChange>
        </w:rPr>
        <w:t xml:space="preserve"> 2005</w:t>
      </w:r>
      <w:del w:id="2138" w:author="Author">
        <w:r w:rsidRPr="00133CF7">
          <w:delText xml:space="preserve">. </w:delText>
        </w:r>
      </w:del>
      <w:ins w:id="2139" w:author="Author">
        <w:r w:rsidRPr="0057102D">
          <w:rPr>
            <w:rFonts w:ascii="Calibri" w:hAnsi="Calibri" w:cs="Calibri"/>
            <w:szCs w:val="24"/>
          </w:rPr>
          <w:t>;</w:t>
        </w:r>
      </w:ins>
      <w:r w:rsidRPr="00201557">
        <w:rPr>
          <w:rFonts w:ascii="Calibri" w:hAnsi="Calibri"/>
          <w:rPrChange w:id="2140" w:author="Author">
            <w:rPr>
              <w:b/>
            </w:rPr>
          </w:rPrChange>
        </w:rPr>
        <w:t>67</w:t>
      </w:r>
      <w:r w:rsidRPr="00201557">
        <w:rPr>
          <w:rFonts w:ascii="Calibri" w:hAnsi="Calibri"/>
          <w:rPrChange w:id="2141" w:author="Author">
            <w:rPr/>
          </w:rPrChange>
        </w:rPr>
        <w:t>(2):</w:t>
      </w:r>
      <w:del w:id="2142" w:author="Author">
        <w:r w:rsidRPr="00133CF7">
          <w:delText xml:space="preserve"> p. </w:delText>
        </w:r>
      </w:del>
      <w:r w:rsidRPr="00201557">
        <w:rPr>
          <w:rFonts w:ascii="Calibri" w:hAnsi="Calibri"/>
          <w:rPrChange w:id="2143" w:author="Author">
            <w:rPr/>
          </w:rPrChange>
        </w:rPr>
        <w:t>301-320.</w:t>
      </w:r>
      <w:ins w:id="2144"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"https://doi.org/10.1111/j.1467-9868.2005.00503.x"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10.1111/j.1467-9868.2005.00503.x</w:t>
        </w:r>
        <w:r w:rsidRPr="0057102D">
          <w:rPr>
            <w:rFonts w:ascii="Calibri" w:hAnsi="Calibri" w:cs="Calibri"/>
            <w:szCs w:val="24"/>
          </w:rPr>
          <w:fldChar w:fldCharType="end"/>
        </w:r>
      </w:ins>
    </w:p>
    <w:p w14:paraId="6E36E01B" w14:textId="77777777" w:rsidR="00D3588B" w:rsidRPr="00201557" w:rsidRDefault="00D3588B" w:rsidP="00201557">
      <w:pPr>
        <w:pPrChange w:id="2145" w:author="Author">
          <w:pPr>
            <w:pStyle w:val="EndNoteBibliography"/>
            <w:ind w:left="720" w:hanging="720"/>
          </w:pPr>
        </w:pPrChange>
      </w:pPr>
      <w:r w:rsidRPr="00201557">
        <w:rPr>
          <w:rFonts w:ascii="Calibri" w:hAnsi="Calibri"/>
          <w:rPrChange w:id="2146" w:author="Author">
            <w:rPr/>
          </w:rPrChange>
        </w:rPr>
        <w:t>33.</w:t>
      </w:r>
      <w:r w:rsidRPr="00201557">
        <w:rPr>
          <w:rFonts w:ascii="Calibri" w:hAnsi="Calibri"/>
          <w:rPrChange w:id="2147" w:author="Author">
            <w:rPr/>
          </w:rPrChange>
        </w:rPr>
        <w:tab/>
        <w:t>Lundberg</w:t>
      </w:r>
      <w:del w:id="2148" w:author="Author">
        <w:r w:rsidRPr="00133CF7">
          <w:delText>, S.M.,</w:delText>
        </w:r>
      </w:del>
      <w:ins w:id="2149" w:author="Author">
        <w:r w:rsidRPr="0057102D">
          <w:rPr>
            <w:rFonts w:ascii="Calibri" w:hAnsi="Calibri" w:cs="Calibri"/>
            <w:szCs w:val="24"/>
          </w:rPr>
          <w:t xml:space="preserve"> SM, Erion G, Chen H,</w:t>
        </w:r>
      </w:ins>
      <w:r w:rsidRPr="00201557">
        <w:rPr>
          <w:rFonts w:ascii="Calibri" w:hAnsi="Calibri"/>
          <w:rPrChange w:id="2150" w:author="Author">
            <w:rPr/>
          </w:rPrChange>
        </w:rPr>
        <w:t xml:space="preserve"> et al</w:t>
      </w:r>
      <w:del w:id="2151" w:author="Author">
        <w:r w:rsidRPr="00133CF7">
          <w:delText>.,</w:delText>
        </w:r>
      </w:del>
      <w:ins w:id="2152" w:author="Author">
        <w:r w:rsidRPr="0057102D">
          <w:rPr>
            <w:rFonts w:ascii="Calibri" w:hAnsi="Calibri" w:cs="Calibri"/>
            <w:szCs w:val="24"/>
          </w:rPr>
          <w:t>.</w:t>
        </w:r>
      </w:ins>
      <w:r w:rsidRPr="00201557">
        <w:rPr>
          <w:rFonts w:ascii="Calibri" w:hAnsi="Calibri"/>
          <w:rPrChange w:id="2153" w:author="Author">
            <w:rPr/>
          </w:rPrChange>
        </w:rPr>
        <w:t xml:space="preserve"> </w:t>
      </w:r>
      <w:r w:rsidRPr="00201557">
        <w:rPr>
          <w:rFonts w:ascii="Calibri" w:hAnsi="Calibri"/>
          <w:rPrChange w:id="2154" w:author="Author">
            <w:rPr>
              <w:i/>
            </w:rPr>
          </w:rPrChange>
        </w:rPr>
        <w:t>From local explanations to global understanding with explainable AI for trees.</w:t>
      </w:r>
      <w:r w:rsidRPr="00201557">
        <w:rPr>
          <w:rFonts w:ascii="Calibri" w:hAnsi="Calibri"/>
          <w:rPrChange w:id="2155" w:author="Author">
            <w:rPr/>
          </w:rPrChange>
        </w:rPr>
        <w:t xml:space="preserve"> </w:t>
      </w:r>
      <w:del w:id="2156" w:author="Author">
        <w:r w:rsidRPr="00133CF7">
          <w:delText>Nature machine intelligence,</w:delText>
        </w:r>
      </w:del>
      <w:ins w:id="2157" w:author="Author">
        <w:r w:rsidRPr="0057102D">
          <w:rPr>
            <w:rFonts w:ascii="Calibri" w:hAnsi="Calibri" w:cs="Calibri"/>
            <w:szCs w:val="24"/>
          </w:rPr>
          <w:t>Nat Mach Intell.</w:t>
        </w:r>
      </w:ins>
      <w:r w:rsidRPr="00201557">
        <w:rPr>
          <w:rFonts w:ascii="Calibri" w:hAnsi="Calibri"/>
          <w:rPrChange w:id="2158" w:author="Author">
            <w:rPr/>
          </w:rPrChange>
        </w:rPr>
        <w:t xml:space="preserve"> 2020</w:t>
      </w:r>
      <w:del w:id="2159" w:author="Author">
        <w:r w:rsidRPr="00133CF7">
          <w:delText xml:space="preserve">. </w:delText>
        </w:r>
      </w:del>
      <w:ins w:id="2160" w:author="Author">
        <w:r w:rsidRPr="0057102D">
          <w:rPr>
            <w:rFonts w:ascii="Calibri" w:hAnsi="Calibri" w:cs="Calibri"/>
            <w:szCs w:val="24"/>
          </w:rPr>
          <w:t>;</w:t>
        </w:r>
      </w:ins>
      <w:r w:rsidRPr="00201557">
        <w:rPr>
          <w:rFonts w:ascii="Calibri" w:hAnsi="Calibri"/>
          <w:rPrChange w:id="2161" w:author="Author">
            <w:rPr>
              <w:b/>
            </w:rPr>
          </w:rPrChange>
        </w:rPr>
        <w:t>2</w:t>
      </w:r>
      <w:r w:rsidRPr="00201557">
        <w:rPr>
          <w:rFonts w:ascii="Calibri" w:hAnsi="Calibri"/>
          <w:rPrChange w:id="2162" w:author="Author">
            <w:rPr/>
          </w:rPrChange>
        </w:rPr>
        <w:t>(1):</w:t>
      </w:r>
      <w:del w:id="2163" w:author="Author">
        <w:r w:rsidRPr="00133CF7">
          <w:delText xml:space="preserve"> p. </w:delText>
        </w:r>
      </w:del>
      <w:r w:rsidRPr="00201557">
        <w:rPr>
          <w:rFonts w:ascii="Calibri" w:hAnsi="Calibri"/>
          <w:rPrChange w:id="2164" w:author="Author">
            <w:rPr/>
          </w:rPrChange>
        </w:rPr>
        <w:t>56-67.</w:t>
      </w:r>
      <w:ins w:id="2165"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"https://doi.org/10.1038/s42256-019-0138-9"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10.1038/s42256-019-0138-9</w:t>
        </w:r>
        <w:r w:rsidRPr="0057102D">
          <w:rPr>
            <w:rFonts w:ascii="Calibri" w:hAnsi="Calibri" w:cs="Calibri"/>
            <w:szCs w:val="24"/>
          </w:rPr>
          <w:fldChar w:fldCharType="end"/>
        </w:r>
      </w:ins>
    </w:p>
    <w:p w14:paraId="4A4052E9" w14:textId="77777777" w:rsidR="00D3588B" w:rsidRPr="00201557" w:rsidRDefault="00D3588B" w:rsidP="00201557">
      <w:pPr>
        <w:pPrChange w:id="2166" w:author="Author">
          <w:pPr>
            <w:pStyle w:val="EndNoteBibliography"/>
            <w:ind w:left="720" w:hanging="720"/>
          </w:pPr>
        </w:pPrChange>
      </w:pPr>
      <w:r w:rsidRPr="00201557">
        <w:rPr>
          <w:rFonts w:ascii="Calibri" w:hAnsi="Calibri"/>
          <w:rPrChange w:id="2167" w:author="Author">
            <w:rPr/>
          </w:rPrChange>
        </w:rPr>
        <w:t>34.</w:t>
      </w:r>
      <w:r w:rsidRPr="00201557">
        <w:rPr>
          <w:rFonts w:ascii="Calibri" w:hAnsi="Calibri"/>
          <w:rPrChange w:id="2168" w:author="Author">
            <w:rPr/>
          </w:rPrChange>
        </w:rPr>
        <w:tab/>
        <w:t>Lundberg</w:t>
      </w:r>
      <w:del w:id="2169" w:author="Author">
        <w:r w:rsidRPr="00133CF7">
          <w:delText>, S.M. and S.-I.</w:delText>
        </w:r>
      </w:del>
      <w:ins w:id="2170" w:author="Author">
        <w:r w:rsidRPr="0057102D">
          <w:rPr>
            <w:rFonts w:ascii="Calibri" w:hAnsi="Calibri" w:cs="Calibri"/>
            <w:szCs w:val="24"/>
          </w:rPr>
          <w:t xml:space="preserve"> SM,</w:t>
        </w:r>
      </w:ins>
      <w:r w:rsidRPr="00201557">
        <w:rPr>
          <w:rFonts w:ascii="Calibri" w:hAnsi="Calibri"/>
          <w:rPrChange w:id="2171" w:author="Author">
            <w:rPr/>
          </w:rPrChange>
        </w:rPr>
        <w:t xml:space="preserve"> Lee</w:t>
      </w:r>
      <w:del w:id="2172" w:author="Author">
        <w:r w:rsidRPr="00133CF7">
          <w:delText>,</w:delText>
        </w:r>
      </w:del>
      <w:ins w:id="2173" w:author="Author">
        <w:r w:rsidRPr="0057102D">
          <w:rPr>
            <w:rFonts w:ascii="Calibri" w:hAnsi="Calibri" w:cs="Calibri"/>
            <w:szCs w:val="24"/>
          </w:rPr>
          <w:t xml:space="preserve"> S-I.</w:t>
        </w:r>
      </w:ins>
      <w:r w:rsidRPr="00201557">
        <w:rPr>
          <w:rFonts w:ascii="Calibri" w:hAnsi="Calibri"/>
          <w:rPrChange w:id="2174" w:author="Author">
            <w:rPr/>
          </w:rPrChange>
        </w:rPr>
        <w:t xml:space="preserve"> </w:t>
      </w:r>
      <w:r w:rsidRPr="00201557">
        <w:rPr>
          <w:rFonts w:ascii="Calibri" w:hAnsi="Calibri"/>
          <w:rPrChange w:id="2175" w:author="Author">
            <w:rPr>
              <w:i/>
            </w:rPr>
          </w:rPrChange>
        </w:rPr>
        <w:t>A unified approach to interpreting model predictions.</w:t>
      </w:r>
      <w:r w:rsidRPr="00201557">
        <w:rPr>
          <w:rFonts w:ascii="Calibri" w:hAnsi="Calibri"/>
          <w:rPrChange w:id="2176" w:author="Author">
            <w:rPr/>
          </w:rPrChange>
        </w:rPr>
        <w:t xml:space="preserve"> </w:t>
      </w:r>
      <w:del w:id="2177" w:author="Author">
        <w:r w:rsidRPr="00133CF7">
          <w:delText>Advances in neural information processing systems,</w:delText>
        </w:r>
      </w:del>
      <w:ins w:id="2178" w:author="Author">
        <w:r w:rsidRPr="00133CF7">
          <w:rPr>
            <w:rFonts w:ascii="Calibri" w:hAnsi="Calibri" w:cs="Calibri"/>
          </w:rPr>
          <w:t>NIPS'17: Proceedings of the 31st International Conference on Neural Information Processing Systems; Long Beach, California, USA;</w:t>
        </w:r>
      </w:ins>
      <w:r w:rsidRPr="00201557">
        <w:rPr>
          <w:rFonts w:ascii="Calibri" w:hAnsi="Calibri"/>
          <w:rPrChange w:id="2179" w:author="Author">
            <w:rPr/>
          </w:rPrChange>
        </w:rPr>
        <w:t xml:space="preserve"> 2017</w:t>
      </w:r>
      <w:del w:id="2180" w:author="Author">
        <w:r w:rsidRPr="00133CF7">
          <w:delText xml:space="preserve">. </w:delText>
        </w:r>
      </w:del>
      <w:ins w:id="2181" w:author="Author">
        <w:r w:rsidRPr="00133CF7">
          <w:rPr>
            <w:rFonts w:ascii="Calibri" w:hAnsi="Calibri" w:cs="Calibri"/>
          </w:rPr>
          <w:t xml:space="preserve"> Dec 4-9. New York, NY, USA: ACM; </w:t>
        </w:r>
        <w:r w:rsidRPr="0057102D">
          <w:rPr>
            <w:rFonts w:ascii="Calibri" w:hAnsi="Calibri" w:cs="Calibri"/>
            <w:szCs w:val="24"/>
          </w:rPr>
          <w:t>2017;</w:t>
        </w:r>
      </w:ins>
      <w:r w:rsidRPr="00201557">
        <w:rPr>
          <w:rFonts w:ascii="Calibri" w:hAnsi="Calibri"/>
          <w:rPrChange w:id="2182" w:author="Author">
            <w:rPr>
              <w:b/>
            </w:rPr>
          </w:rPrChange>
        </w:rPr>
        <w:t>30</w:t>
      </w:r>
      <w:r w:rsidRPr="00201557">
        <w:rPr>
          <w:rFonts w:ascii="Calibri" w:hAnsi="Calibri"/>
          <w:rPrChange w:id="2183" w:author="Author">
            <w:rPr/>
          </w:rPrChange>
        </w:rPr>
        <w:t>.</w:t>
      </w:r>
    </w:p>
    <w:p w14:paraId="20B98C17" w14:textId="77777777" w:rsidR="00D3588B" w:rsidRPr="00201557" w:rsidRDefault="00D3588B" w:rsidP="00201557">
      <w:pPr>
        <w:pPrChange w:id="2184" w:author="Author">
          <w:pPr>
            <w:pStyle w:val="EndNoteBibliography"/>
            <w:ind w:left="720" w:hanging="720"/>
          </w:pPr>
        </w:pPrChange>
      </w:pPr>
      <w:r w:rsidRPr="00201557">
        <w:rPr>
          <w:rFonts w:ascii="Calibri" w:hAnsi="Calibri"/>
          <w:rPrChange w:id="2185" w:author="Author">
            <w:rPr/>
          </w:rPrChange>
        </w:rPr>
        <w:t>35.</w:t>
      </w:r>
      <w:r w:rsidRPr="00201557">
        <w:rPr>
          <w:rFonts w:ascii="Calibri" w:hAnsi="Calibri"/>
          <w:rPrChange w:id="2186" w:author="Author">
            <w:rPr/>
          </w:rPrChange>
        </w:rPr>
        <w:tab/>
        <w:t>Park</w:t>
      </w:r>
      <w:del w:id="2187" w:author="Author">
        <w:r w:rsidRPr="00133CF7">
          <w:delText>,</w:delText>
        </w:r>
      </w:del>
      <w:r w:rsidRPr="00201557">
        <w:rPr>
          <w:rFonts w:ascii="Calibri" w:hAnsi="Calibri"/>
          <w:rPrChange w:id="2188" w:author="Author">
            <w:rPr/>
          </w:rPrChange>
        </w:rPr>
        <w:t xml:space="preserve"> E</w:t>
      </w:r>
      <w:del w:id="2189" w:author="Author">
        <w:r w:rsidRPr="00133CF7">
          <w:delText>.-</w:delText>
        </w:r>
      </w:del>
      <w:ins w:id="2190" w:author="Author">
        <w:r w:rsidRPr="0057102D">
          <w:rPr>
            <w:rFonts w:ascii="Calibri" w:hAnsi="Calibri" w:cs="Calibri"/>
            <w:szCs w:val="24"/>
          </w:rPr>
          <w:t>-</w:t>
        </w:r>
      </w:ins>
      <w:r w:rsidRPr="00201557">
        <w:rPr>
          <w:rFonts w:ascii="Calibri" w:hAnsi="Calibri"/>
          <w:rPrChange w:id="2191" w:author="Author">
            <w:rPr/>
          </w:rPrChange>
        </w:rPr>
        <w:t>G</w:t>
      </w:r>
      <w:del w:id="2192" w:author="Author">
        <w:r w:rsidRPr="00133CF7">
          <w:delText>. and S.</w:delText>
        </w:r>
      </w:del>
      <w:ins w:id="2193" w:author="Author">
        <w:r w:rsidRPr="0057102D">
          <w:rPr>
            <w:rFonts w:ascii="Calibri" w:hAnsi="Calibri" w:cs="Calibri"/>
            <w:szCs w:val="24"/>
          </w:rPr>
          <w:t>,</w:t>
        </w:r>
      </w:ins>
      <w:r w:rsidRPr="00201557">
        <w:rPr>
          <w:rFonts w:ascii="Calibri" w:hAnsi="Calibri"/>
          <w:rPrChange w:id="2194" w:author="Author">
            <w:rPr/>
          </w:rPrChange>
        </w:rPr>
        <w:t xml:space="preserve"> Hahn</w:t>
      </w:r>
      <w:del w:id="2195" w:author="Author">
        <w:r w:rsidRPr="00133CF7">
          <w:delText>,</w:delText>
        </w:r>
      </w:del>
      <w:ins w:id="2196" w:author="Author">
        <w:r w:rsidRPr="0057102D">
          <w:rPr>
            <w:rFonts w:ascii="Calibri" w:hAnsi="Calibri" w:cs="Calibri"/>
            <w:szCs w:val="24"/>
          </w:rPr>
          <w:t xml:space="preserve"> S.</w:t>
        </w:r>
      </w:ins>
      <w:r w:rsidRPr="00201557">
        <w:rPr>
          <w:rFonts w:ascii="Calibri" w:hAnsi="Calibri"/>
          <w:rPrChange w:id="2197" w:author="Author">
            <w:rPr/>
          </w:rPrChange>
        </w:rPr>
        <w:t xml:space="preserve"> </w:t>
      </w:r>
      <w:r w:rsidRPr="00201557">
        <w:rPr>
          <w:rFonts w:ascii="Calibri" w:hAnsi="Calibri"/>
          <w:rPrChange w:id="2198" w:author="Author">
            <w:rPr>
              <w:i/>
            </w:rPr>
          </w:rPrChange>
        </w:rPr>
        <w:t>An approach to exploring patterns of imbalance and potential missingness in reports of the randomized baseline values for primary outcomes measurable at baseline in randomized controlled trials for meta-analyses.</w:t>
      </w:r>
      <w:r w:rsidRPr="00201557">
        <w:rPr>
          <w:rFonts w:ascii="Calibri" w:hAnsi="Calibri"/>
          <w:rPrChange w:id="2199" w:author="Author">
            <w:rPr/>
          </w:rPrChange>
        </w:rPr>
        <w:t xml:space="preserve"> </w:t>
      </w:r>
      <w:del w:id="2200" w:author="Author">
        <w:r w:rsidRPr="00133CF7">
          <w:delText xml:space="preserve">BMC medical research methodology, 2022. </w:delText>
        </w:r>
        <w:r w:rsidRPr="00133CF7">
          <w:rPr>
            <w:b/>
          </w:rPr>
          <w:delText>22</w:delText>
        </w:r>
        <w:r w:rsidRPr="00133CF7">
          <w:delText>(1): p. 154.</w:delText>
        </w:r>
      </w:del>
      <w:ins w:id="2201" w:author="Author">
        <w:r w:rsidRPr="0057102D">
          <w:rPr>
            <w:rFonts w:ascii="Calibri" w:hAnsi="Calibri" w:cs="Calibri"/>
            <w:szCs w:val="24"/>
          </w:rPr>
          <w:t>BMC Med Res Methodol. 2022;22(1):154. doi:</w:t>
        </w:r>
        <w:r w:rsidRPr="0057102D">
          <w:rPr>
            <w:rFonts w:ascii="Calibri" w:hAnsi="Calibri" w:cs="Calibri"/>
            <w:szCs w:val="24"/>
          </w:rPr>
          <w:fldChar w:fldCharType="begin"/>
        </w:r>
        <w:r w:rsidRPr="0057102D">
          <w:rPr>
            <w:rFonts w:ascii="Calibri" w:hAnsi="Calibri" w:cs="Calibri"/>
            <w:szCs w:val="24"/>
          </w:rPr>
          <w:instrText>HYPERLINK "https://doi.org/10.1186/s12874-022-01620-x"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10.1186/s12874-022-01620-x</w:t>
        </w:r>
        <w:r w:rsidRPr="0057102D">
          <w:rPr>
            <w:rFonts w:ascii="Calibri" w:hAnsi="Calibri" w:cs="Calibri"/>
            <w:szCs w:val="24"/>
          </w:rPr>
          <w:fldChar w:fldCharType="end"/>
        </w:r>
      </w:ins>
    </w:p>
    <w:p w14:paraId="094000DC" w14:textId="77777777" w:rsidR="00D3588B" w:rsidRPr="00201557" w:rsidRDefault="00D3588B" w:rsidP="00201557">
      <w:pPr>
        <w:pPrChange w:id="2202" w:author="Author">
          <w:pPr>
            <w:pStyle w:val="EndNoteBibliography"/>
            <w:ind w:left="720" w:hanging="720"/>
          </w:pPr>
        </w:pPrChange>
      </w:pPr>
      <w:r w:rsidRPr="00201557">
        <w:rPr>
          <w:rFonts w:ascii="Calibri" w:hAnsi="Calibri"/>
          <w:rPrChange w:id="2203" w:author="Author">
            <w:rPr/>
          </w:rPrChange>
        </w:rPr>
        <w:t>36.</w:t>
      </w:r>
      <w:r w:rsidRPr="00201557">
        <w:rPr>
          <w:rFonts w:ascii="Calibri" w:hAnsi="Calibri"/>
          <w:rPrChange w:id="2204" w:author="Author">
            <w:rPr/>
          </w:rPrChange>
        </w:rPr>
        <w:tab/>
        <w:t>Hirdes</w:t>
      </w:r>
      <w:del w:id="2205" w:author="Author">
        <w:r w:rsidRPr="00133CF7">
          <w:delText>, J.P., D.H.</w:delText>
        </w:r>
      </w:del>
      <w:ins w:id="2206" w:author="Author">
        <w:r w:rsidRPr="0057102D">
          <w:rPr>
            <w:rFonts w:ascii="Calibri" w:hAnsi="Calibri" w:cs="Calibri"/>
            <w:szCs w:val="24"/>
          </w:rPr>
          <w:t xml:space="preserve"> JP,</w:t>
        </w:r>
      </w:ins>
      <w:r w:rsidRPr="00201557">
        <w:rPr>
          <w:rFonts w:ascii="Calibri" w:hAnsi="Calibri"/>
          <w:rPrChange w:id="2207" w:author="Author">
            <w:rPr/>
          </w:rPrChange>
        </w:rPr>
        <w:t xml:space="preserve"> Frijters</w:t>
      </w:r>
      <w:del w:id="2208" w:author="Author">
        <w:r w:rsidRPr="00133CF7">
          <w:delText>, and G.F.</w:delText>
        </w:r>
      </w:del>
      <w:ins w:id="2209" w:author="Author">
        <w:r w:rsidRPr="0057102D">
          <w:rPr>
            <w:rFonts w:ascii="Calibri" w:hAnsi="Calibri" w:cs="Calibri"/>
            <w:szCs w:val="24"/>
          </w:rPr>
          <w:t xml:space="preserve"> DH,</w:t>
        </w:r>
      </w:ins>
      <w:r w:rsidRPr="00201557">
        <w:rPr>
          <w:rFonts w:ascii="Calibri" w:hAnsi="Calibri"/>
          <w:rPrChange w:id="2210" w:author="Author">
            <w:rPr/>
          </w:rPrChange>
        </w:rPr>
        <w:t xml:space="preserve"> Teare</w:t>
      </w:r>
      <w:del w:id="2211" w:author="Author">
        <w:r w:rsidRPr="00133CF7">
          <w:delText>,</w:delText>
        </w:r>
      </w:del>
      <w:ins w:id="2212" w:author="Author">
        <w:r w:rsidRPr="0057102D">
          <w:rPr>
            <w:rFonts w:ascii="Calibri" w:hAnsi="Calibri" w:cs="Calibri"/>
            <w:szCs w:val="24"/>
          </w:rPr>
          <w:t xml:space="preserve"> GF.</w:t>
        </w:r>
      </w:ins>
      <w:r w:rsidRPr="00201557">
        <w:rPr>
          <w:rFonts w:ascii="Calibri" w:hAnsi="Calibri"/>
          <w:rPrChange w:id="2213" w:author="Author">
            <w:rPr/>
          </w:rPrChange>
        </w:rPr>
        <w:t xml:space="preserve"> </w:t>
      </w:r>
      <w:r w:rsidRPr="00201557">
        <w:rPr>
          <w:rFonts w:ascii="Calibri" w:hAnsi="Calibri"/>
          <w:rPrChange w:id="2214" w:author="Author">
            <w:rPr>
              <w:i/>
            </w:rPr>
          </w:rPrChange>
        </w:rPr>
        <w:t>The MDS-CHESS scale: a new measure to predict mortality in institutionalized older people.</w:t>
      </w:r>
      <w:r w:rsidRPr="00201557">
        <w:rPr>
          <w:rFonts w:ascii="Calibri" w:hAnsi="Calibri"/>
          <w:rPrChange w:id="2215" w:author="Author">
            <w:rPr/>
          </w:rPrChange>
        </w:rPr>
        <w:t xml:space="preserve"> J Am Geriatr Soc</w:t>
      </w:r>
      <w:del w:id="2216" w:author="Author">
        <w:r w:rsidRPr="00133CF7">
          <w:delText xml:space="preserve">, 2003. </w:delText>
        </w:r>
        <w:r w:rsidRPr="00133CF7">
          <w:rPr>
            <w:b/>
          </w:rPr>
          <w:delText>51</w:delText>
        </w:r>
        <w:r w:rsidRPr="00133CF7">
          <w:delText>(1): p. 96-100.</w:delText>
        </w:r>
      </w:del>
      <w:ins w:id="2217" w:author="Author">
        <w:r w:rsidRPr="0057102D">
          <w:rPr>
            <w:rFonts w:ascii="Calibri" w:hAnsi="Calibri" w:cs="Calibri"/>
            <w:szCs w:val="24"/>
          </w:rPr>
          <w:t>. 2003;51(1):96-100. doi:</w:t>
        </w:r>
        <w:r w:rsidRPr="0057102D">
          <w:rPr>
            <w:rFonts w:ascii="Calibri" w:hAnsi="Calibri" w:cs="Calibri"/>
            <w:szCs w:val="24"/>
          </w:rPr>
          <w:fldChar w:fldCharType="begin"/>
        </w:r>
        <w:r w:rsidRPr="0057102D">
          <w:rPr>
            <w:rFonts w:ascii="Calibri" w:hAnsi="Calibri" w:cs="Calibri"/>
            <w:szCs w:val="24"/>
          </w:rPr>
          <w:instrText>HYPERLINK "https://doi.org/10.1034/j.1601-5215.2002.51017.x"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10.1034/j.1601-5215.2002.51017.x</w:t>
        </w:r>
        <w:r w:rsidRPr="0057102D">
          <w:rPr>
            <w:rFonts w:ascii="Calibri" w:hAnsi="Calibri" w:cs="Calibri"/>
            <w:szCs w:val="24"/>
          </w:rPr>
          <w:fldChar w:fldCharType="end"/>
        </w:r>
      </w:ins>
    </w:p>
    <w:p w14:paraId="776DBBBB" w14:textId="77777777" w:rsidR="00D3588B" w:rsidRPr="00201557" w:rsidRDefault="00D3588B" w:rsidP="00201557">
      <w:pPr>
        <w:pPrChange w:id="2218" w:author="Author">
          <w:pPr>
            <w:pStyle w:val="EndNoteBibliography"/>
            <w:ind w:left="720" w:hanging="720"/>
          </w:pPr>
        </w:pPrChange>
      </w:pPr>
      <w:r w:rsidRPr="00201557">
        <w:rPr>
          <w:rFonts w:ascii="Calibri" w:hAnsi="Calibri"/>
          <w:rPrChange w:id="2219" w:author="Author">
            <w:rPr/>
          </w:rPrChange>
        </w:rPr>
        <w:t>37.</w:t>
      </w:r>
      <w:r w:rsidRPr="00201557">
        <w:rPr>
          <w:rFonts w:ascii="Calibri" w:hAnsi="Calibri"/>
          <w:rPrChange w:id="2220" w:author="Author">
            <w:rPr/>
          </w:rPrChange>
        </w:rPr>
        <w:tab/>
        <w:t>Ogarek</w:t>
      </w:r>
      <w:del w:id="2221" w:author="Author">
        <w:r w:rsidRPr="00133CF7">
          <w:delText>, J.A., et al.,</w:delText>
        </w:r>
      </w:del>
      <w:ins w:id="2222" w:author="Author">
        <w:r w:rsidRPr="0057102D">
          <w:rPr>
            <w:rFonts w:ascii="Calibri" w:hAnsi="Calibri" w:cs="Calibri"/>
            <w:szCs w:val="24"/>
          </w:rPr>
          <w:t xml:space="preserve"> JA, McCreedy EM, Thomas KS, Teno JM, Gozalo PL.</w:t>
        </w:r>
      </w:ins>
      <w:r w:rsidRPr="00201557">
        <w:rPr>
          <w:rFonts w:ascii="Calibri" w:hAnsi="Calibri"/>
          <w:rPrChange w:id="2223" w:author="Author">
            <w:rPr/>
          </w:rPrChange>
        </w:rPr>
        <w:t xml:space="preserve"> </w:t>
      </w:r>
      <w:r w:rsidRPr="00201557">
        <w:rPr>
          <w:rFonts w:ascii="Calibri" w:hAnsi="Calibri"/>
          <w:rPrChange w:id="2224" w:author="Author">
            <w:rPr>
              <w:i/>
            </w:rPr>
          </w:rPrChange>
        </w:rPr>
        <w:t xml:space="preserve">Minimum </w:t>
      </w:r>
      <w:del w:id="2225" w:author="Author">
        <w:r w:rsidRPr="00133CF7">
          <w:rPr>
            <w:i/>
          </w:rPr>
          <w:delText>Data</w:delText>
        </w:r>
      </w:del>
      <w:ins w:id="2226" w:author="Author">
        <w:r w:rsidRPr="0057102D">
          <w:rPr>
            <w:rFonts w:ascii="Calibri" w:hAnsi="Calibri" w:cs="Calibri"/>
            <w:szCs w:val="24"/>
          </w:rPr>
          <w:t>data</w:t>
        </w:r>
      </w:ins>
      <w:r w:rsidRPr="00201557">
        <w:rPr>
          <w:rFonts w:ascii="Calibri" w:hAnsi="Calibri"/>
          <w:rPrChange w:id="2227" w:author="Author">
            <w:rPr>
              <w:i/>
            </w:rPr>
          </w:rPrChange>
        </w:rPr>
        <w:t xml:space="preserve"> Set </w:t>
      </w:r>
      <w:del w:id="2228" w:author="Author">
        <w:r w:rsidRPr="00133CF7">
          <w:rPr>
            <w:i/>
          </w:rPr>
          <w:lastRenderedPageBreak/>
          <w:delText>Changes</w:delText>
        </w:r>
      </w:del>
      <w:ins w:id="2229" w:author="Author">
        <w:r w:rsidRPr="0057102D">
          <w:rPr>
            <w:rFonts w:ascii="Calibri" w:hAnsi="Calibri" w:cs="Calibri"/>
            <w:szCs w:val="24"/>
          </w:rPr>
          <w:t>changes</w:t>
        </w:r>
      </w:ins>
      <w:r w:rsidRPr="00201557">
        <w:rPr>
          <w:rFonts w:ascii="Calibri" w:hAnsi="Calibri"/>
          <w:rPrChange w:id="2230" w:author="Author">
            <w:rPr>
              <w:i/>
            </w:rPr>
          </w:rPrChange>
        </w:rPr>
        <w:t xml:space="preserve"> in </w:t>
      </w:r>
      <w:del w:id="2231" w:author="Author">
        <w:r w:rsidRPr="00133CF7">
          <w:rPr>
            <w:i/>
          </w:rPr>
          <w:delText>Health, End-Stage Disease</w:delText>
        </w:r>
      </w:del>
      <w:ins w:id="2232" w:author="Author">
        <w:r w:rsidRPr="0057102D">
          <w:rPr>
            <w:rFonts w:ascii="Calibri" w:hAnsi="Calibri" w:cs="Calibri"/>
            <w:szCs w:val="24"/>
          </w:rPr>
          <w:t>health, end-stage disease</w:t>
        </w:r>
      </w:ins>
      <w:r w:rsidRPr="00201557">
        <w:rPr>
          <w:rFonts w:ascii="Calibri" w:hAnsi="Calibri"/>
          <w:rPrChange w:id="2233" w:author="Author">
            <w:rPr>
              <w:i/>
            </w:rPr>
          </w:rPrChange>
        </w:rPr>
        <w:t xml:space="preserve"> and </w:t>
      </w:r>
      <w:del w:id="2234" w:author="Author">
        <w:r w:rsidRPr="00133CF7">
          <w:rPr>
            <w:i/>
          </w:rPr>
          <w:delText>Symptoms</w:delText>
        </w:r>
      </w:del>
      <w:ins w:id="2235" w:author="Author">
        <w:r w:rsidRPr="0057102D">
          <w:rPr>
            <w:rFonts w:ascii="Calibri" w:hAnsi="Calibri" w:cs="Calibri"/>
            <w:szCs w:val="24"/>
          </w:rPr>
          <w:t>symptoms</w:t>
        </w:r>
      </w:ins>
      <w:r w:rsidRPr="00201557">
        <w:rPr>
          <w:rFonts w:ascii="Calibri" w:hAnsi="Calibri"/>
          <w:rPrChange w:id="2236" w:author="Author">
            <w:rPr>
              <w:i/>
            </w:rPr>
          </w:rPrChange>
        </w:rPr>
        <w:t xml:space="preserve"> and </w:t>
      </w:r>
      <w:del w:id="2237" w:author="Author">
        <w:r w:rsidRPr="00133CF7">
          <w:rPr>
            <w:i/>
          </w:rPr>
          <w:delText>Signs Scale</w:delText>
        </w:r>
      </w:del>
      <w:ins w:id="2238" w:author="Author">
        <w:r w:rsidRPr="0057102D">
          <w:rPr>
            <w:rFonts w:ascii="Calibri" w:hAnsi="Calibri" w:cs="Calibri"/>
            <w:szCs w:val="24"/>
          </w:rPr>
          <w:t>signs scale</w:t>
        </w:r>
      </w:ins>
      <w:r w:rsidRPr="00201557">
        <w:rPr>
          <w:rFonts w:ascii="Calibri" w:hAnsi="Calibri"/>
          <w:rPrChange w:id="2239" w:author="Author">
            <w:rPr>
              <w:i/>
            </w:rPr>
          </w:rPrChange>
        </w:rPr>
        <w:t xml:space="preserve">: A </w:t>
      </w:r>
      <w:del w:id="2240" w:author="Author">
        <w:r w:rsidRPr="00133CF7">
          <w:rPr>
            <w:i/>
          </w:rPr>
          <w:delText>Revised Measure</w:delText>
        </w:r>
      </w:del>
      <w:ins w:id="2241" w:author="Author">
        <w:r w:rsidRPr="0057102D">
          <w:rPr>
            <w:rFonts w:ascii="Calibri" w:hAnsi="Calibri" w:cs="Calibri"/>
            <w:szCs w:val="24"/>
          </w:rPr>
          <w:t>revised measure</w:t>
        </w:r>
      </w:ins>
      <w:r w:rsidRPr="00201557">
        <w:rPr>
          <w:rFonts w:ascii="Calibri" w:hAnsi="Calibri"/>
          <w:rPrChange w:id="2242" w:author="Author">
            <w:rPr>
              <w:i/>
            </w:rPr>
          </w:rPrChange>
        </w:rPr>
        <w:t xml:space="preserve"> to </w:t>
      </w:r>
      <w:del w:id="2243" w:author="Author">
        <w:r w:rsidRPr="00133CF7">
          <w:rPr>
            <w:i/>
          </w:rPr>
          <w:delText>Predict Mortality</w:delText>
        </w:r>
      </w:del>
      <w:ins w:id="2244" w:author="Author">
        <w:r w:rsidRPr="0057102D">
          <w:rPr>
            <w:rFonts w:ascii="Calibri" w:hAnsi="Calibri" w:cs="Calibri"/>
            <w:szCs w:val="24"/>
          </w:rPr>
          <w:t>predict mortality</w:t>
        </w:r>
      </w:ins>
      <w:r w:rsidRPr="00201557">
        <w:rPr>
          <w:rFonts w:ascii="Calibri" w:hAnsi="Calibri"/>
          <w:rPrChange w:id="2245" w:author="Author">
            <w:rPr>
              <w:i/>
            </w:rPr>
          </w:rPrChange>
        </w:rPr>
        <w:t xml:space="preserve"> in </w:t>
      </w:r>
      <w:del w:id="2246" w:author="Author">
        <w:r w:rsidRPr="00133CF7">
          <w:rPr>
            <w:i/>
          </w:rPr>
          <w:delText>Nursing Home Residents.</w:delText>
        </w:r>
      </w:del>
      <w:ins w:id="2247" w:author="Author">
        <w:r w:rsidRPr="0057102D">
          <w:rPr>
            <w:rFonts w:ascii="Calibri" w:hAnsi="Calibri" w:cs="Calibri"/>
            <w:szCs w:val="24"/>
          </w:rPr>
          <w:t>nursing home residents.</w:t>
        </w:r>
      </w:ins>
      <w:r w:rsidRPr="00201557">
        <w:rPr>
          <w:rFonts w:ascii="Calibri" w:hAnsi="Calibri"/>
          <w:rPrChange w:id="2248" w:author="Author">
            <w:rPr/>
          </w:rPrChange>
        </w:rPr>
        <w:t xml:space="preserve"> J Am Geriatr Soc</w:t>
      </w:r>
      <w:del w:id="2249" w:author="Author">
        <w:r w:rsidRPr="00133CF7">
          <w:delText>,</w:delText>
        </w:r>
      </w:del>
      <w:ins w:id="2250" w:author="Author">
        <w:r w:rsidRPr="0057102D">
          <w:rPr>
            <w:rFonts w:ascii="Calibri" w:hAnsi="Calibri" w:cs="Calibri"/>
            <w:szCs w:val="24"/>
          </w:rPr>
          <w:t>.</w:t>
        </w:r>
      </w:ins>
      <w:r w:rsidRPr="00201557">
        <w:rPr>
          <w:rFonts w:ascii="Calibri" w:hAnsi="Calibri"/>
          <w:rPrChange w:id="2251" w:author="Author">
            <w:rPr/>
          </w:rPrChange>
        </w:rPr>
        <w:t xml:space="preserve"> 2018</w:t>
      </w:r>
      <w:del w:id="2252" w:author="Author">
        <w:r w:rsidRPr="00133CF7">
          <w:delText xml:space="preserve">. </w:delText>
        </w:r>
      </w:del>
      <w:ins w:id="2253" w:author="Author">
        <w:r w:rsidRPr="0057102D">
          <w:rPr>
            <w:rFonts w:ascii="Calibri" w:hAnsi="Calibri" w:cs="Calibri"/>
            <w:szCs w:val="24"/>
          </w:rPr>
          <w:t>;</w:t>
        </w:r>
      </w:ins>
      <w:r w:rsidRPr="00201557">
        <w:rPr>
          <w:rFonts w:ascii="Calibri" w:hAnsi="Calibri"/>
          <w:rPrChange w:id="2254" w:author="Author">
            <w:rPr>
              <w:b/>
            </w:rPr>
          </w:rPrChange>
        </w:rPr>
        <w:t>66</w:t>
      </w:r>
      <w:r w:rsidRPr="00201557">
        <w:rPr>
          <w:rFonts w:ascii="Calibri" w:hAnsi="Calibri"/>
          <w:rPrChange w:id="2255" w:author="Author">
            <w:rPr/>
          </w:rPrChange>
        </w:rPr>
        <w:t>(5):</w:t>
      </w:r>
      <w:del w:id="2256" w:author="Author">
        <w:r w:rsidRPr="00133CF7">
          <w:delText xml:space="preserve"> p. </w:delText>
        </w:r>
      </w:del>
      <w:r w:rsidRPr="00201557">
        <w:rPr>
          <w:rFonts w:ascii="Calibri" w:hAnsi="Calibri"/>
          <w:rPrChange w:id="2257" w:author="Author">
            <w:rPr/>
          </w:rPrChange>
        </w:rPr>
        <w:t>976-981.</w:t>
      </w:r>
      <w:ins w:id="2258"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"https://doi.org/10.1111/jgs.15305"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10.1111/jgs.15305</w:t>
        </w:r>
        <w:r w:rsidRPr="0057102D">
          <w:rPr>
            <w:rFonts w:ascii="Calibri" w:hAnsi="Calibri" w:cs="Calibri"/>
            <w:szCs w:val="24"/>
          </w:rPr>
          <w:fldChar w:fldCharType="end"/>
        </w:r>
      </w:ins>
    </w:p>
    <w:p w14:paraId="47C7DD89" w14:textId="77777777" w:rsidR="00D3588B" w:rsidRPr="00201557" w:rsidRDefault="00D3588B" w:rsidP="00201557">
      <w:pPr>
        <w:pPrChange w:id="2259" w:author="Author">
          <w:pPr>
            <w:pStyle w:val="EndNoteBibliography"/>
            <w:ind w:left="720" w:hanging="720"/>
          </w:pPr>
        </w:pPrChange>
      </w:pPr>
      <w:r w:rsidRPr="00201557">
        <w:rPr>
          <w:rFonts w:ascii="Calibri" w:hAnsi="Calibri"/>
          <w:rPrChange w:id="2260" w:author="Author">
            <w:rPr/>
          </w:rPrChange>
        </w:rPr>
        <w:t>38.</w:t>
      </w:r>
      <w:r w:rsidRPr="00201557">
        <w:rPr>
          <w:rFonts w:ascii="Calibri" w:hAnsi="Calibri"/>
          <w:rPrChange w:id="2261" w:author="Author">
            <w:rPr/>
          </w:rPrChange>
        </w:rPr>
        <w:tab/>
        <w:t>Stoltzfus</w:t>
      </w:r>
      <w:del w:id="2262" w:author="Author">
        <w:r w:rsidRPr="00133CF7">
          <w:delText>, J.C.,</w:delText>
        </w:r>
      </w:del>
      <w:ins w:id="2263" w:author="Author">
        <w:r w:rsidRPr="0057102D">
          <w:rPr>
            <w:rFonts w:ascii="Calibri" w:hAnsi="Calibri" w:cs="Calibri"/>
            <w:szCs w:val="24"/>
          </w:rPr>
          <w:t xml:space="preserve"> JC.</w:t>
        </w:r>
      </w:ins>
      <w:r w:rsidRPr="00201557">
        <w:rPr>
          <w:rFonts w:ascii="Calibri" w:hAnsi="Calibri"/>
          <w:rPrChange w:id="2264" w:author="Author">
            <w:rPr/>
          </w:rPrChange>
        </w:rPr>
        <w:t xml:space="preserve"> </w:t>
      </w:r>
      <w:r w:rsidRPr="00201557">
        <w:rPr>
          <w:rFonts w:ascii="Calibri" w:hAnsi="Calibri"/>
          <w:rPrChange w:id="2265" w:author="Author">
            <w:rPr>
              <w:i/>
            </w:rPr>
          </w:rPrChange>
        </w:rPr>
        <w:t>Logistic regression: a brief primer.</w:t>
      </w:r>
      <w:r w:rsidRPr="00201557">
        <w:rPr>
          <w:rFonts w:ascii="Calibri" w:hAnsi="Calibri"/>
          <w:rPrChange w:id="2266" w:author="Author">
            <w:rPr/>
          </w:rPrChange>
        </w:rPr>
        <w:t xml:space="preserve"> Acad Emerg Med</w:t>
      </w:r>
      <w:del w:id="2267" w:author="Author">
        <w:r w:rsidRPr="00133CF7">
          <w:delText>,</w:delText>
        </w:r>
      </w:del>
      <w:ins w:id="2268" w:author="Author">
        <w:r w:rsidRPr="0057102D">
          <w:rPr>
            <w:rFonts w:ascii="Calibri" w:hAnsi="Calibri" w:cs="Calibri"/>
            <w:szCs w:val="24"/>
          </w:rPr>
          <w:t>.</w:t>
        </w:r>
      </w:ins>
      <w:r w:rsidRPr="00201557">
        <w:rPr>
          <w:rFonts w:ascii="Calibri" w:hAnsi="Calibri"/>
          <w:rPrChange w:id="2269" w:author="Author">
            <w:rPr/>
          </w:rPrChange>
        </w:rPr>
        <w:t xml:space="preserve"> 2011</w:t>
      </w:r>
      <w:del w:id="2270" w:author="Author">
        <w:r w:rsidRPr="00133CF7">
          <w:delText xml:space="preserve">. </w:delText>
        </w:r>
      </w:del>
      <w:ins w:id="2271" w:author="Author">
        <w:r w:rsidRPr="0057102D">
          <w:rPr>
            <w:rFonts w:ascii="Calibri" w:hAnsi="Calibri" w:cs="Calibri"/>
            <w:szCs w:val="24"/>
          </w:rPr>
          <w:t>;</w:t>
        </w:r>
      </w:ins>
      <w:r w:rsidRPr="00201557">
        <w:rPr>
          <w:rFonts w:ascii="Calibri" w:hAnsi="Calibri"/>
          <w:rPrChange w:id="2272" w:author="Author">
            <w:rPr>
              <w:b/>
            </w:rPr>
          </w:rPrChange>
        </w:rPr>
        <w:t>18</w:t>
      </w:r>
      <w:r w:rsidRPr="00201557">
        <w:rPr>
          <w:rFonts w:ascii="Calibri" w:hAnsi="Calibri"/>
          <w:rPrChange w:id="2273" w:author="Author">
            <w:rPr/>
          </w:rPrChange>
        </w:rPr>
        <w:t>(10):</w:t>
      </w:r>
      <w:del w:id="2274" w:author="Author">
        <w:r w:rsidRPr="00133CF7">
          <w:delText xml:space="preserve"> p. </w:delText>
        </w:r>
      </w:del>
      <w:r w:rsidRPr="00201557">
        <w:rPr>
          <w:rFonts w:ascii="Calibri" w:hAnsi="Calibri"/>
          <w:rPrChange w:id="2275" w:author="Author">
            <w:rPr/>
          </w:rPrChange>
        </w:rPr>
        <w:t>1099-</w:t>
      </w:r>
      <w:del w:id="2276" w:author="Author">
        <w:r w:rsidRPr="00133CF7">
          <w:delText>104.</w:delText>
        </w:r>
      </w:del>
      <w:ins w:id="2277" w:author="Author">
        <w:r w:rsidRPr="0057102D">
          <w:rPr>
            <w:rFonts w:ascii="Calibri" w:hAnsi="Calibri" w:cs="Calibri"/>
            <w:szCs w:val="24"/>
          </w:rPr>
          <w:t>1104. doi:</w:t>
        </w:r>
        <w:r w:rsidRPr="0057102D">
          <w:rPr>
            <w:rFonts w:ascii="Calibri" w:hAnsi="Calibri" w:cs="Calibri"/>
            <w:szCs w:val="24"/>
          </w:rPr>
          <w:fldChar w:fldCharType="begin"/>
        </w:r>
        <w:r w:rsidRPr="0057102D">
          <w:rPr>
            <w:rFonts w:ascii="Calibri" w:hAnsi="Calibri" w:cs="Calibri"/>
            <w:szCs w:val="24"/>
          </w:rPr>
          <w:instrText>HYPERLINK "https://doi.org/10.1111/j.1553-2712.2011.01185.x"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10.1111/j.1553-2712.2011.01185.x</w:t>
        </w:r>
        <w:r w:rsidRPr="0057102D">
          <w:rPr>
            <w:rFonts w:ascii="Calibri" w:hAnsi="Calibri" w:cs="Calibri"/>
            <w:szCs w:val="24"/>
          </w:rPr>
          <w:fldChar w:fldCharType="end"/>
        </w:r>
      </w:ins>
    </w:p>
    <w:p w14:paraId="598A9A20" w14:textId="77777777" w:rsidR="00D3588B" w:rsidRPr="00201557" w:rsidRDefault="00D3588B" w:rsidP="00201557">
      <w:pPr>
        <w:pPrChange w:id="2278" w:author="Author">
          <w:pPr>
            <w:pStyle w:val="EndNoteBibliography"/>
            <w:ind w:left="720" w:hanging="720"/>
          </w:pPr>
        </w:pPrChange>
      </w:pPr>
      <w:r w:rsidRPr="00201557">
        <w:rPr>
          <w:rFonts w:ascii="Calibri" w:hAnsi="Calibri"/>
          <w:rPrChange w:id="2279" w:author="Author">
            <w:rPr/>
          </w:rPrChange>
        </w:rPr>
        <w:t>39.</w:t>
      </w:r>
      <w:r w:rsidRPr="00201557">
        <w:rPr>
          <w:rFonts w:ascii="Calibri" w:hAnsi="Calibri"/>
          <w:rPrChange w:id="2280" w:author="Author">
            <w:rPr/>
          </w:rPrChange>
        </w:rPr>
        <w:tab/>
        <w:t>Soh</w:t>
      </w:r>
      <w:del w:id="2281" w:author="Author">
        <w:r w:rsidRPr="00133CF7">
          <w:delText>, C.H., W.K.</w:delText>
        </w:r>
      </w:del>
      <w:ins w:id="2282" w:author="Author">
        <w:r w:rsidRPr="0057102D">
          <w:rPr>
            <w:rFonts w:ascii="Calibri" w:hAnsi="Calibri" w:cs="Calibri"/>
            <w:szCs w:val="24"/>
          </w:rPr>
          <w:t xml:space="preserve"> CH,</w:t>
        </w:r>
      </w:ins>
      <w:r w:rsidRPr="00201557">
        <w:rPr>
          <w:rFonts w:ascii="Calibri" w:hAnsi="Calibri"/>
          <w:rPrChange w:id="2283" w:author="Author">
            <w:rPr/>
          </w:rPrChange>
        </w:rPr>
        <w:t xml:space="preserve"> Lim</w:t>
      </w:r>
      <w:del w:id="2284" w:author="Author">
        <w:r w:rsidRPr="00133CF7">
          <w:delText>, and A.B.</w:delText>
        </w:r>
      </w:del>
      <w:ins w:id="2285" w:author="Author">
        <w:r w:rsidRPr="0057102D">
          <w:rPr>
            <w:rFonts w:ascii="Calibri" w:hAnsi="Calibri" w:cs="Calibri"/>
            <w:szCs w:val="24"/>
          </w:rPr>
          <w:t xml:space="preserve"> WK,</w:t>
        </w:r>
      </w:ins>
      <w:r w:rsidRPr="00201557">
        <w:rPr>
          <w:rFonts w:ascii="Calibri" w:hAnsi="Calibri"/>
          <w:rPrChange w:id="2286" w:author="Author">
            <w:rPr/>
          </w:rPrChange>
        </w:rPr>
        <w:t xml:space="preserve"> Maier</w:t>
      </w:r>
      <w:del w:id="2287" w:author="Author">
        <w:r w:rsidRPr="00133CF7">
          <w:delText>,</w:delText>
        </w:r>
      </w:del>
      <w:ins w:id="2288" w:author="Author">
        <w:r w:rsidRPr="0057102D">
          <w:rPr>
            <w:rFonts w:ascii="Calibri" w:hAnsi="Calibri" w:cs="Calibri"/>
            <w:szCs w:val="24"/>
          </w:rPr>
          <w:t xml:space="preserve"> AB.</w:t>
        </w:r>
      </w:ins>
      <w:r w:rsidRPr="00201557">
        <w:rPr>
          <w:rFonts w:ascii="Calibri" w:hAnsi="Calibri"/>
          <w:rPrChange w:id="2289" w:author="Author">
            <w:rPr/>
          </w:rPrChange>
        </w:rPr>
        <w:t xml:space="preserve"> </w:t>
      </w:r>
      <w:r w:rsidRPr="00201557">
        <w:rPr>
          <w:rFonts w:ascii="Calibri" w:hAnsi="Calibri"/>
          <w:rPrChange w:id="2290" w:author="Author">
            <w:rPr>
              <w:i/>
            </w:rPr>
          </w:rPrChange>
        </w:rPr>
        <w:t xml:space="preserve">Predictors for the </w:t>
      </w:r>
      <w:del w:id="2291" w:author="Author">
        <w:r w:rsidRPr="00133CF7">
          <w:rPr>
            <w:i/>
          </w:rPr>
          <w:delText>Transitions</w:delText>
        </w:r>
      </w:del>
      <w:ins w:id="2292" w:author="Author">
        <w:r w:rsidRPr="0057102D">
          <w:rPr>
            <w:rFonts w:ascii="Calibri" w:hAnsi="Calibri" w:cs="Calibri"/>
            <w:szCs w:val="24"/>
          </w:rPr>
          <w:t>transitions</w:t>
        </w:r>
      </w:ins>
      <w:r w:rsidRPr="00201557">
        <w:rPr>
          <w:rFonts w:ascii="Calibri" w:hAnsi="Calibri"/>
          <w:rPrChange w:id="2293" w:author="Author">
            <w:rPr>
              <w:i/>
            </w:rPr>
          </w:rPrChange>
        </w:rPr>
        <w:t xml:space="preserve"> of </w:t>
      </w:r>
      <w:del w:id="2294" w:author="Author">
        <w:r w:rsidRPr="00133CF7">
          <w:rPr>
            <w:i/>
          </w:rPr>
          <w:delText>Poor Clinical Outcomes Among Geriatric Rehabilitation Inpatients.</w:delText>
        </w:r>
      </w:del>
      <w:ins w:id="2295" w:author="Author">
        <w:r w:rsidRPr="0057102D">
          <w:rPr>
            <w:rFonts w:ascii="Calibri" w:hAnsi="Calibri" w:cs="Calibri"/>
            <w:szCs w:val="24"/>
          </w:rPr>
          <w:t>poor clinical outcomes among geriatric rehabilitation inpatients.</w:t>
        </w:r>
      </w:ins>
      <w:r w:rsidRPr="00201557">
        <w:rPr>
          <w:rFonts w:ascii="Calibri" w:hAnsi="Calibri"/>
          <w:rPrChange w:id="2296" w:author="Author">
            <w:rPr/>
          </w:rPrChange>
        </w:rPr>
        <w:t xml:space="preserve"> J Am Med Dir Assoc</w:t>
      </w:r>
      <w:del w:id="2297" w:author="Author">
        <w:r w:rsidRPr="00133CF7">
          <w:delText>,</w:delText>
        </w:r>
      </w:del>
      <w:ins w:id="2298" w:author="Author">
        <w:r w:rsidRPr="0057102D">
          <w:rPr>
            <w:rFonts w:ascii="Calibri" w:hAnsi="Calibri" w:cs="Calibri"/>
            <w:szCs w:val="24"/>
          </w:rPr>
          <w:t>.</w:t>
        </w:r>
      </w:ins>
      <w:r w:rsidRPr="00201557">
        <w:rPr>
          <w:rFonts w:ascii="Calibri" w:hAnsi="Calibri"/>
          <w:rPrChange w:id="2299" w:author="Author">
            <w:rPr/>
          </w:rPrChange>
        </w:rPr>
        <w:t xml:space="preserve"> 2022</w:t>
      </w:r>
      <w:del w:id="2300" w:author="Author">
        <w:r w:rsidRPr="00133CF7">
          <w:delText xml:space="preserve">. </w:delText>
        </w:r>
      </w:del>
      <w:ins w:id="2301" w:author="Author">
        <w:r w:rsidRPr="0057102D">
          <w:rPr>
            <w:rFonts w:ascii="Calibri" w:hAnsi="Calibri" w:cs="Calibri"/>
            <w:szCs w:val="24"/>
          </w:rPr>
          <w:t>;</w:t>
        </w:r>
      </w:ins>
      <w:r w:rsidRPr="00201557">
        <w:rPr>
          <w:rFonts w:ascii="Calibri" w:hAnsi="Calibri"/>
          <w:rPrChange w:id="2302" w:author="Author">
            <w:rPr>
              <w:b/>
            </w:rPr>
          </w:rPrChange>
        </w:rPr>
        <w:t>23</w:t>
      </w:r>
      <w:r w:rsidRPr="00201557">
        <w:rPr>
          <w:rFonts w:ascii="Calibri" w:hAnsi="Calibri"/>
          <w:rPrChange w:id="2303" w:author="Author">
            <w:rPr/>
          </w:rPrChange>
        </w:rPr>
        <w:t>(11):</w:t>
      </w:r>
      <w:del w:id="2304" w:author="Author">
        <w:r w:rsidRPr="00133CF7">
          <w:delText xml:space="preserve"> p. </w:delText>
        </w:r>
      </w:del>
      <w:r w:rsidRPr="00201557">
        <w:rPr>
          <w:rFonts w:ascii="Calibri" w:hAnsi="Calibri"/>
          <w:rPrChange w:id="2305" w:author="Author">
            <w:rPr/>
          </w:rPrChange>
        </w:rPr>
        <w:t>1800-1806.</w:t>
      </w:r>
      <w:ins w:id="2306"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"https://doi.org/10.1016/j.jamda.2022.05.019"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10.1016/j.jamda.2022.05.019</w:t>
        </w:r>
        <w:r w:rsidRPr="0057102D">
          <w:rPr>
            <w:rFonts w:ascii="Calibri" w:hAnsi="Calibri" w:cs="Calibri"/>
            <w:szCs w:val="24"/>
          </w:rPr>
          <w:fldChar w:fldCharType="end"/>
        </w:r>
      </w:ins>
    </w:p>
    <w:p w14:paraId="354790CC" w14:textId="77777777" w:rsidR="00D3588B" w:rsidRPr="00201557" w:rsidRDefault="00D3588B" w:rsidP="00201557">
      <w:pPr>
        <w:pPrChange w:id="2307" w:author="Author">
          <w:pPr>
            <w:pStyle w:val="EndNoteBibliography"/>
            <w:ind w:left="720" w:hanging="720"/>
          </w:pPr>
        </w:pPrChange>
      </w:pPr>
      <w:r w:rsidRPr="00201557">
        <w:rPr>
          <w:rFonts w:ascii="Calibri" w:hAnsi="Calibri"/>
          <w:rPrChange w:id="2308" w:author="Author">
            <w:rPr/>
          </w:rPrChange>
        </w:rPr>
        <w:t>40.</w:t>
      </w:r>
      <w:r w:rsidRPr="00201557">
        <w:rPr>
          <w:rFonts w:ascii="Calibri" w:hAnsi="Calibri"/>
          <w:rPrChange w:id="2309" w:author="Author">
            <w:rPr/>
          </w:rPrChange>
        </w:rPr>
        <w:tab/>
        <w:t>Gaddey</w:t>
      </w:r>
      <w:del w:id="2310" w:author="Author">
        <w:r w:rsidRPr="00133CF7">
          <w:delText>, H.L. and K.K.</w:delText>
        </w:r>
      </w:del>
      <w:ins w:id="2311" w:author="Author">
        <w:r w:rsidRPr="0057102D">
          <w:rPr>
            <w:rFonts w:ascii="Calibri" w:hAnsi="Calibri" w:cs="Calibri"/>
            <w:szCs w:val="24"/>
          </w:rPr>
          <w:t xml:space="preserve"> HL,</w:t>
        </w:r>
      </w:ins>
      <w:r w:rsidRPr="00201557">
        <w:rPr>
          <w:rFonts w:ascii="Calibri" w:hAnsi="Calibri"/>
          <w:rPrChange w:id="2312" w:author="Author">
            <w:rPr/>
          </w:rPrChange>
        </w:rPr>
        <w:t xml:space="preserve"> Holder</w:t>
      </w:r>
      <w:del w:id="2313" w:author="Author">
        <w:r w:rsidRPr="00133CF7">
          <w:delText>,</w:delText>
        </w:r>
      </w:del>
      <w:ins w:id="2314" w:author="Author">
        <w:r w:rsidRPr="0057102D">
          <w:rPr>
            <w:rFonts w:ascii="Calibri" w:hAnsi="Calibri" w:cs="Calibri"/>
            <w:szCs w:val="24"/>
          </w:rPr>
          <w:t xml:space="preserve"> KK.</w:t>
        </w:r>
      </w:ins>
      <w:r w:rsidRPr="00201557">
        <w:rPr>
          <w:rFonts w:ascii="Calibri" w:hAnsi="Calibri"/>
          <w:rPrChange w:id="2315" w:author="Author">
            <w:rPr/>
          </w:rPrChange>
        </w:rPr>
        <w:t xml:space="preserve"> </w:t>
      </w:r>
      <w:r w:rsidRPr="00201557">
        <w:rPr>
          <w:rFonts w:ascii="Calibri" w:hAnsi="Calibri"/>
          <w:rPrChange w:id="2316" w:author="Author">
            <w:rPr>
              <w:i/>
            </w:rPr>
          </w:rPrChange>
        </w:rPr>
        <w:t xml:space="preserve">Unintentional </w:t>
      </w:r>
      <w:del w:id="2317" w:author="Author">
        <w:r w:rsidRPr="00133CF7">
          <w:rPr>
            <w:i/>
          </w:rPr>
          <w:delText>Weight Loss</w:delText>
        </w:r>
      </w:del>
      <w:ins w:id="2318" w:author="Author">
        <w:r w:rsidRPr="0057102D">
          <w:rPr>
            <w:rFonts w:ascii="Calibri" w:hAnsi="Calibri" w:cs="Calibri"/>
            <w:szCs w:val="24"/>
          </w:rPr>
          <w:t>weight loss</w:t>
        </w:r>
      </w:ins>
      <w:r w:rsidRPr="00201557">
        <w:rPr>
          <w:rFonts w:ascii="Calibri" w:hAnsi="Calibri"/>
          <w:rPrChange w:id="2319" w:author="Author">
            <w:rPr>
              <w:i/>
            </w:rPr>
          </w:rPrChange>
        </w:rPr>
        <w:t xml:space="preserve"> in </w:t>
      </w:r>
      <w:del w:id="2320" w:author="Author">
        <w:r w:rsidRPr="00133CF7">
          <w:rPr>
            <w:i/>
          </w:rPr>
          <w:delText>Older Adults</w:delText>
        </w:r>
      </w:del>
      <w:ins w:id="2321" w:author="Author">
        <w:r w:rsidRPr="0057102D">
          <w:rPr>
            <w:rFonts w:ascii="Calibri" w:hAnsi="Calibri" w:cs="Calibri"/>
            <w:szCs w:val="24"/>
          </w:rPr>
          <w:t>older adults</w:t>
        </w:r>
      </w:ins>
      <w:r w:rsidRPr="00201557">
        <w:rPr>
          <w:rFonts w:ascii="Calibri" w:hAnsi="Calibri"/>
          <w:rPrChange w:id="2322" w:author="Author">
            <w:rPr>
              <w:i/>
            </w:rPr>
          </w:rPrChange>
        </w:rPr>
        <w:t>.</w:t>
      </w:r>
      <w:r w:rsidRPr="00201557">
        <w:rPr>
          <w:rFonts w:ascii="Calibri" w:hAnsi="Calibri"/>
          <w:rPrChange w:id="2323" w:author="Author">
            <w:rPr/>
          </w:rPrChange>
        </w:rPr>
        <w:t xml:space="preserve"> Am Fam Physician</w:t>
      </w:r>
      <w:del w:id="2324" w:author="Author">
        <w:r w:rsidRPr="00133CF7">
          <w:delText>,</w:delText>
        </w:r>
      </w:del>
      <w:ins w:id="2325" w:author="Author">
        <w:r w:rsidRPr="0057102D">
          <w:rPr>
            <w:rFonts w:ascii="Calibri" w:hAnsi="Calibri" w:cs="Calibri"/>
            <w:szCs w:val="24"/>
          </w:rPr>
          <w:t>.</w:t>
        </w:r>
      </w:ins>
      <w:r w:rsidRPr="00201557">
        <w:rPr>
          <w:rFonts w:ascii="Calibri" w:hAnsi="Calibri"/>
          <w:rPrChange w:id="2326" w:author="Author">
            <w:rPr/>
          </w:rPrChange>
        </w:rPr>
        <w:t xml:space="preserve"> 2021</w:t>
      </w:r>
      <w:del w:id="2327" w:author="Author">
        <w:r w:rsidRPr="00133CF7">
          <w:delText xml:space="preserve">. </w:delText>
        </w:r>
      </w:del>
      <w:ins w:id="2328" w:author="Author">
        <w:r w:rsidRPr="0057102D">
          <w:rPr>
            <w:rFonts w:ascii="Calibri" w:hAnsi="Calibri" w:cs="Calibri"/>
            <w:szCs w:val="24"/>
          </w:rPr>
          <w:t>;</w:t>
        </w:r>
      </w:ins>
      <w:r w:rsidRPr="00201557">
        <w:rPr>
          <w:rFonts w:ascii="Calibri" w:hAnsi="Calibri"/>
          <w:rPrChange w:id="2329" w:author="Author">
            <w:rPr>
              <w:b/>
            </w:rPr>
          </w:rPrChange>
        </w:rPr>
        <w:t>104</w:t>
      </w:r>
      <w:r w:rsidRPr="00201557">
        <w:rPr>
          <w:rFonts w:ascii="Calibri" w:hAnsi="Calibri"/>
          <w:rPrChange w:id="2330" w:author="Author">
            <w:rPr/>
          </w:rPrChange>
        </w:rPr>
        <w:t>(1):</w:t>
      </w:r>
      <w:del w:id="2331" w:author="Author">
        <w:r w:rsidRPr="00133CF7">
          <w:delText xml:space="preserve"> p. </w:delText>
        </w:r>
      </w:del>
      <w:r w:rsidRPr="00201557">
        <w:rPr>
          <w:rFonts w:ascii="Calibri" w:hAnsi="Calibri"/>
          <w:rPrChange w:id="2332" w:author="Author">
            <w:rPr/>
          </w:rPrChange>
        </w:rPr>
        <w:t>34-40.</w:t>
      </w:r>
    </w:p>
    <w:p w14:paraId="158AAD6A" w14:textId="77777777" w:rsidR="00D3588B" w:rsidRPr="00201557" w:rsidRDefault="00D3588B" w:rsidP="00201557">
      <w:pPr>
        <w:pPrChange w:id="2333" w:author="Author">
          <w:pPr>
            <w:pStyle w:val="EndNoteBibliography"/>
            <w:ind w:left="720" w:hanging="720"/>
          </w:pPr>
        </w:pPrChange>
      </w:pPr>
      <w:r w:rsidRPr="00201557">
        <w:rPr>
          <w:rFonts w:ascii="Calibri" w:hAnsi="Calibri"/>
          <w:rPrChange w:id="2334" w:author="Author">
            <w:rPr/>
          </w:rPrChange>
        </w:rPr>
        <w:t>41.</w:t>
      </w:r>
      <w:r w:rsidRPr="00201557">
        <w:rPr>
          <w:rFonts w:ascii="Calibri" w:hAnsi="Calibri"/>
          <w:rPrChange w:id="2335" w:author="Author">
            <w:rPr/>
          </w:rPrChange>
        </w:rPr>
        <w:tab/>
        <w:t>Downer</w:t>
      </w:r>
      <w:del w:id="2336" w:author="Author">
        <w:r w:rsidRPr="00133CF7">
          <w:delText>, B., et al.,</w:delText>
        </w:r>
      </w:del>
      <w:ins w:id="2337" w:author="Author">
        <w:r w:rsidRPr="0057102D">
          <w:rPr>
            <w:rFonts w:ascii="Calibri" w:hAnsi="Calibri" w:cs="Calibri"/>
            <w:szCs w:val="24"/>
          </w:rPr>
          <w:t xml:space="preserve"> B, Pritchard K, Thomas KS, Ottenbacher K.</w:t>
        </w:r>
      </w:ins>
      <w:r w:rsidRPr="00201557">
        <w:rPr>
          <w:rFonts w:ascii="Calibri" w:hAnsi="Calibri"/>
          <w:rPrChange w:id="2338" w:author="Author">
            <w:rPr/>
          </w:rPrChange>
        </w:rPr>
        <w:t xml:space="preserve"> </w:t>
      </w:r>
      <w:r w:rsidRPr="00201557">
        <w:rPr>
          <w:rFonts w:ascii="Calibri" w:hAnsi="Calibri"/>
          <w:rPrChange w:id="2339" w:author="Author">
            <w:rPr>
              <w:i/>
            </w:rPr>
          </w:rPrChange>
        </w:rPr>
        <w:t xml:space="preserve">Improvement in </w:t>
      </w:r>
      <w:del w:id="2340" w:author="Author">
        <w:r w:rsidRPr="00133CF7">
          <w:rPr>
            <w:i/>
          </w:rPr>
          <w:delText>Activities</w:delText>
        </w:r>
      </w:del>
      <w:ins w:id="2341" w:author="Author">
        <w:r w:rsidRPr="0057102D">
          <w:rPr>
            <w:rFonts w:ascii="Calibri" w:hAnsi="Calibri" w:cs="Calibri"/>
            <w:szCs w:val="24"/>
          </w:rPr>
          <w:t>activities</w:t>
        </w:r>
      </w:ins>
      <w:r w:rsidRPr="00201557">
        <w:rPr>
          <w:rFonts w:ascii="Calibri" w:hAnsi="Calibri"/>
          <w:rPrChange w:id="2342" w:author="Author">
            <w:rPr>
              <w:i/>
            </w:rPr>
          </w:rPrChange>
        </w:rPr>
        <w:t xml:space="preserve"> of </w:t>
      </w:r>
      <w:del w:id="2343" w:author="Author">
        <w:r w:rsidRPr="00133CF7">
          <w:rPr>
            <w:i/>
          </w:rPr>
          <w:delText>Daily Living</w:delText>
        </w:r>
      </w:del>
      <w:ins w:id="2344" w:author="Author">
        <w:r w:rsidRPr="0057102D">
          <w:rPr>
            <w:rFonts w:ascii="Calibri" w:hAnsi="Calibri" w:cs="Calibri"/>
            <w:szCs w:val="24"/>
          </w:rPr>
          <w:t>daily living</w:t>
        </w:r>
      </w:ins>
      <w:r w:rsidRPr="00201557">
        <w:rPr>
          <w:rFonts w:ascii="Calibri" w:hAnsi="Calibri"/>
          <w:rPrChange w:id="2345" w:author="Author">
            <w:rPr>
              <w:i/>
            </w:rPr>
          </w:rPrChange>
        </w:rPr>
        <w:t xml:space="preserve"> during a </w:t>
      </w:r>
      <w:del w:id="2346" w:author="Author">
        <w:r w:rsidRPr="00133CF7">
          <w:rPr>
            <w:i/>
          </w:rPr>
          <w:delText>Nursing Home Stay</w:delText>
        </w:r>
      </w:del>
      <w:ins w:id="2347" w:author="Author">
        <w:r w:rsidRPr="0057102D">
          <w:rPr>
            <w:rFonts w:ascii="Calibri" w:hAnsi="Calibri" w:cs="Calibri"/>
            <w:szCs w:val="24"/>
          </w:rPr>
          <w:t>nursing home stay</w:t>
        </w:r>
      </w:ins>
      <w:r w:rsidRPr="00201557">
        <w:rPr>
          <w:rFonts w:ascii="Calibri" w:hAnsi="Calibri"/>
          <w:rPrChange w:id="2348" w:author="Author">
            <w:rPr>
              <w:i/>
            </w:rPr>
          </w:rPrChange>
        </w:rPr>
        <w:t xml:space="preserve"> and </w:t>
      </w:r>
      <w:del w:id="2349" w:author="Author">
        <w:r w:rsidRPr="00133CF7">
          <w:rPr>
            <w:i/>
          </w:rPr>
          <w:delText>One-Year Mortality</w:delText>
        </w:r>
      </w:del>
      <w:ins w:id="2350" w:author="Author">
        <w:r w:rsidRPr="0057102D">
          <w:rPr>
            <w:rFonts w:ascii="Calibri" w:hAnsi="Calibri" w:cs="Calibri"/>
            <w:szCs w:val="24"/>
          </w:rPr>
          <w:t>one-year mortality</w:t>
        </w:r>
      </w:ins>
      <w:r w:rsidRPr="00201557">
        <w:rPr>
          <w:rFonts w:ascii="Calibri" w:hAnsi="Calibri"/>
          <w:rPrChange w:id="2351" w:author="Author">
            <w:rPr>
              <w:i/>
            </w:rPr>
          </w:rPrChange>
        </w:rPr>
        <w:t xml:space="preserve"> among </w:t>
      </w:r>
      <w:del w:id="2352" w:author="Author">
        <w:r w:rsidRPr="00133CF7">
          <w:rPr>
            <w:i/>
          </w:rPr>
          <w:delText>Older Adults</w:delText>
        </w:r>
      </w:del>
      <w:ins w:id="2353" w:author="Author">
        <w:r w:rsidRPr="0057102D">
          <w:rPr>
            <w:rFonts w:ascii="Calibri" w:hAnsi="Calibri" w:cs="Calibri"/>
            <w:szCs w:val="24"/>
          </w:rPr>
          <w:t>older adults</w:t>
        </w:r>
      </w:ins>
      <w:r w:rsidRPr="00201557">
        <w:rPr>
          <w:rFonts w:ascii="Calibri" w:hAnsi="Calibri"/>
          <w:rPrChange w:id="2354" w:author="Author">
            <w:rPr>
              <w:i/>
            </w:rPr>
          </w:rPrChange>
        </w:rPr>
        <w:t xml:space="preserve"> with </w:t>
      </w:r>
      <w:del w:id="2355" w:author="Author">
        <w:r w:rsidRPr="00133CF7">
          <w:rPr>
            <w:i/>
          </w:rPr>
          <w:delText>Sepsis</w:delText>
        </w:r>
      </w:del>
      <w:ins w:id="2356" w:author="Author">
        <w:r w:rsidRPr="0057102D">
          <w:rPr>
            <w:rFonts w:ascii="Calibri" w:hAnsi="Calibri" w:cs="Calibri"/>
            <w:szCs w:val="24"/>
          </w:rPr>
          <w:t>sepsis</w:t>
        </w:r>
      </w:ins>
      <w:r w:rsidRPr="00201557">
        <w:rPr>
          <w:rFonts w:ascii="Calibri" w:hAnsi="Calibri"/>
          <w:rPrChange w:id="2357" w:author="Author">
            <w:rPr>
              <w:i/>
            </w:rPr>
          </w:rPrChange>
        </w:rPr>
        <w:t>.</w:t>
      </w:r>
      <w:r w:rsidRPr="00201557">
        <w:rPr>
          <w:rFonts w:ascii="Calibri" w:hAnsi="Calibri"/>
          <w:rPrChange w:id="2358" w:author="Author">
            <w:rPr/>
          </w:rPrChange>
        </w:rPr>
        <w:t xml:space="preserve"> J Am Geriatr Soc</w:t>
      </w:r>
      <w:del w:id="2359" w:author="Author">
        <w:r w:rsidRPr="00133CF7">
          <w:delText>,</w:delText>
        </w:r>
      </w:del>
      <w:ins w:id="2360" w:author="Author">
        <w:r w:rsidRPr="0057102D">
          <w:rPr>
            <w:rFonts w:ascii="Calibri" w:hAnsi="Calibri" w:cs="Calibri"/>
            <w:szCs w:val="24"/>
          </w:rPr>
          <w:t>.</w:t>
        </w:r>
      </w:ins>
      <w:r w:rsidRPr="00201557">
        <w:rPr>
          <w:rFonts w:ascii="Calibri" w:hAnsi="Calibri"/>
          <w:rPrChange w:id="2361" w:author="Author">
            <w:rPr/>
          </w:rPrChange>
        </w:rPr>
        <w:t xml:space="preserve"> 2021</w:t>
      </w:r>
      <w:del w:id="2362" w:author="Author">
        <w:r w:rsidRPr="00133CF7">
          <w:delText xml:space="preserve">. </w:delText>
        </w:r>
      </w:del>
      <w:ins w:id="2363" w:author="Author">
        <w:r w:rsidRPr="0057102D">
          <w:rPr>
            <w:rFonts w:ascii="Calibri" w:hAnsi="Calibri" w:cs="Calibri"/>
            <w:szCs w:val="24"/>
          </w:rPr>
          <w:t>;</w:t>
        </w:r>
      </w:ins>
      <w:r w:rsidRPr="00201557">
        <w:rPr>
          <w:rFonts w:ascii="Calibri" w:hAnsi="Calibri"/>
          <w:rPrChange w:id="2364" w:author="Author">
            <w:rPr>
              <w:b/>
            </w:rPr>
          </w:rPrChange>
        </w:rPr>
        <w:t>69</w:t>
      </w:r>
      <w:r w:rsidRPr="00201557">
        <w:rPr>
          <w:rFonts w:ascii="Calibri" w:hAnsi="Calibri"/>
          <w:rPrChange w:id="2365" w:author="Author">
            <w:rPr/>
          </w:rPrChange>
        </w:rPr>
        <w:t>(4):</w:t>
      </w:r>
      <w:del w:id="2366" w:author="Author">
        <w:r w:rsidRPr="00133CF7">
          <w:delText xml:space="preserve"> p. </w:delText>
        </w:r>
      </w:del>
      <w:r w:rsidRPr="00201557">
        <w:rPr>
          <w:rFonts w:ascii="Calibri" w:hAnsi="Calibri"/>
          <w:rPrChange w:id="2367" w:author="Author">
            <w:rPr/>
          </w:rPrChange>
        </w:rPr>
        <w:t>938-945.</w:t>
      </w:r>
      <w:ins w:id="2368"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"https://doi.org/10.1111/jgs.16915"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10.1111/jgs.16915</w:t>
        </w:r>
        <w:r w:rsidRPr="0057102D">
          <w:rPr>
            <w:rFonts w:ascii="Calibri" w:hAnsi="Calibri" w:cs="Calibri"/>
            <w:szCs w:val="24"/>
          </w:rPr>
          <w:fldChar w:fldCharType="end"/>
        </w:r>
      </w:ins>
    </w:p>
    <w:p w14:paraId="042B840B" w14:textId="77777777" w:rsidR="00D3588B" w:rsidRPr="00201557" w:rsidRDefault="00D3588B" w:rsidP="00201557">
      <w:pPr>
        <w:pPrChange w:id="2369" w:author="Author">
          <w:pPr>
            <w:pStyle w:val="EndNoteBibliography"/>
            <w:ind w:left="720" w:hanging="720"/>
          </w:pPr>
        </w:pPrChange>
      </w:pPr>
      <w:r w:rsidRPr="00201557">
        <w:rPr>
          <w:rFonts w:ascii="Calibri" w:hAnsi="Calibri"/>
          <w:rPrChange w:id="2370" w:author="Author">
            <w:rPr/>
          </w:rPrChange>
        </w:rPr>
        <w:t>42.</w:t>
      </w:r>
      <w:r w:rsidRPr="00201557">
        <w:rPr>
          <w:rFonts w:ascii="Calibri" w:hAnsi="Calibri"/>
          <w:rPrChange w:id="2371" w:author="Author">
            <w:rPr/>
          </w:rPrChange>
        </w:rPr>
        <w:tab/>
        <w:t>Wysocki</w:t>
      </w:r>
      <w:del w:id="2372" w:author="Author">
        <w:r w:rsidRPr="00133CF7">
          <w:delText>,</w:delText>
        </w:r>
      </w:del>
      <w:r w:rsidRPr="00201557">
        <w:rPr>
          <w:rFonts w:ascii="Calibri" w:hAnsi="Calibri"/>
          <w:rPrChange w:id="2373" w:author="Author">
            <w:rPr/>
          </w:rPrChange>
        </w:rPr>
        <w:t xml:space="preserve"> A</w:t>
      </w:r>
      <w:del w:id="2374" w:author="Author">
        <w:r w:rsidRPr="00133CF7">
          <w:delText>., K.S.</w:delText>
        </w:r>
      </w:del>
      <w:ins w:id="2375" w:author="Author">
        <w:r w:rsidRPr="0057102D">
          <w:rPr>
            <w:rFonts w:ascii="Calibri" w:hAnsi="Calibri" w:cs="Calibri"/>
            <w:szCs w:val="24"/>
          </w:rPr>
          <w:t>,</w:t>
        </w:r>
      </w:ins>
      <w:r w:rsidRPr="00201557">
        <w:rPr>
          <w:rFonts w:ascii="Calibri" w:hAnsi="Calibri"/>
          <w:rPrChange w:id="2376" w:author="Author">
            <w:rPr/>
          </w:rPrChange>
        </w:rPr>
        <w:t xml:space="preserve"> Thomas</w:t>
      </w:r>
      <w:del w:id="2377" w:author="Author">
        <w:r w:rsidRPr="00133CF7">
          <w:delText>, and</w:delText>
        </w:r>
      </w:del>
      <w:ins w:id="2378" w:author="Author">
        <w:r w:rsidRPr="0057102D">
          <w:rPr>
            <w:rFonts w:ascii="Calibri" w:hAnsi="Calibri" w:cs="Calibri"/>
            <w:szCs w:val="24"/>
          </w:rPr>
          <w:t xml:space="preserve"> KS, Mor</w:t>
        </w:r>
      </w:ins>
      <w:r w:rsidRPr="00201557">
        <w:rPr>
          <w:rFonts w:ascii="Calibri" w:hAnsi="Calibri"/>
          <w:rPrChange w:id="2379" w:author="Author">
            <w:rPr/>
          </w:rPrChange>
        </w:rPr>
        <w:t xml:space="preserve"> V. </w:t>
      </w:r>
      <w:del w:id="2380" w:author="Author">
        <w:r w:rsidRPr="00133CF7">
          <w:delText xml:space="preserve">Mor, </w:delText>
        </w:r>
      </w:del>
      <w:r w:rsidRPr="00201557">
        <w:rPr>
          <w:rFonts w:ascii="Calibri" w:hAnsi="Calibri"/>
          <w:rPrChange w:id="2381" w:author="Author">
            <w:rPr>
              <w:i/>
            </w:rPr>
          </w:rPrChange>
        </w:rPr>
        <w:t xml:space="preserve">Functional </w:t>
      </w:r>
      <w:del w:id="2382" w:author="Author">
        <w:r w:rsidRPr="00133CF7">
          <w:rPr>
            <w:i/>
          </w:rPr>
          <w:delText>Improvement Among Short-Stay Nursing Home Residents</w:delText>
        </w:r>
      </w:del>
      <w:ins w:id="2383" w:author="Author">
        <w:r w:rsidRPr="0057102D">
          <w:rPr>
            <w:rFonts w:ascii="Calibri" w:hAnsi="Calibri" w:cs="Calibri"/>
            <w:szCs w:val="24"/>
          </w:rPr>
          <w:t>improvement among short-stay nursing home residents</w:t>
        </w:r>
      </w:ins>
      <w:r w:rsidRPr="00201557">
        <w:rPr>
          <w:rFonts w:ascii="Calibri" w:hAnsi="Calibri"/>
          <w:rPrChange w:id="2384" w:author="Author">
            <w:rPr>
              <w:i/>
            </w:rPr>
          </w:rPrChange>
        </w:rPr>
        <w:t xml:space="preserve"> in the MDS 3.0.</w:t>
      </w:r>
      <w:r w:rsidRPr="00201557">
        <w:rPr>
          <w:rFonts w:ascii="Calibri" w:hAnsi="Calibri"/>
          <w:rPrChange w:id="2385" w:author="Author">
            <w:rPr/>
          </w:rPrChange>
        </w:rPr>
        <w:t xml:space="preserve"> J Am Med Dir Assoc</w:t>
      </w:r>
      <w:del w:id="2386" w:author="Author">
        <w:r w:rsidRPr="00133CF7">
          <w:delText>,</w:delText>
        </w:r>
      </w:del>
      <w:ins w:id="2387" w:author="Author">
        <w:r w:rsidRPr="0057102D">
          <w:rPr>
            <w:rFonts w:ascii="Calibri" w:hAnsi="Calibri" w:cs="Calibri"/>
            <w:szCs w:val="24"/>
          </w:rPr>
          <w:t>.</w:t>
        </w:r>
      </w:ins>
      <w:r w:rsidRPr="00201557">
        <w:rPr>
          <w:rFonts w:ascii="Calibri" w:hAnsi="Calibri"/>
          <w:rPrChange w:id="2388" w:author="Author">
            <w:rPr/>
          </w:rPrChange>
        </w:rPr>
        <w:t xml:space="preserve"> 2015</w:t>
      </w:r>
      <w:del w:id="2389" w:author="Author">
        <w:r w:rsidRPr="00133CF7">
          <w:delText xml:space="preserve">. </w:delText>
        </w:r>
      </w:del>
      <w:ins w:id="2390" w:author="Author">
        <w:r w:rsidRPr="0057102D">
          <w:rPr>
            <w:rFonts w:ascii="Calibri" w:hAnsi="Calibri" w:cs="Calibri"/>
            <w:szCs w:val="24"/>
          </w:rPr>
          <w:t>;</w:t>
        </w:r>
      </w:ins>
      <w:r w:rsidRPr="00201557">
        <w:rPr>
          <w:rFonts w:ascii="Calibri" w:hAnsi="Calibri"/>
          <w:rPrChange w:id="2391" w:author="Author">
            <w:rPr>
              <w:b/>
            </w:rPr>
          </w:rPrChange>
        </w:rPr>
        <w:t>16</w:t>
      </w:r>
      <w:r w:rsidRPr="00201557">
        <w:rPr>
          <w:rFonts w:ascii="Calibri" w:hAnsi="Calibri"/>
          <w:rPrChange w:id="2392" w:author="Author">
            <w:rPr/>
          </w:rPrChange>
        </w:rPr>
        <w:t>(6):</w:t>
      </w:r>
      <w:del w:id="2393" w:author="Author">
        <w:r w:rsidRPr="00133CF7">
          <w:delText xml:space="preserve"> p. </w:delText>
        </w:r>
      </w:del>
      <w:r w:rsidRPr="00201557">
        <w:rPr>
          <w:rFonts w:ascii="Calibri" w:hAnsi="Calibri"/>
          <w:rPrChange w:id="2394" w:author="Author">
            <w:rPr/>
          </w:rPrChange>
        </w:rPr>
        <w:t>470-</w:t>
      </w:r>
      <w:del w:id="2395" w:author="Author">
        <w:r w:rsidRPr="00133CF7">
          <w:delText>4.</w:delText>
        </w:r>
      </w:del>
      <w:ins w:id="2396" w:author="Author">
        <w:r w:rsidRPr="0057102D">
          <w:rPr>
            <w:rFonts w:ascii="Calibri" w:hAnsi="Calibri" w:cs="Calibri"/>
            <w:szCs w:val="24"/>
          </w:rPr>
          <w:t>474. doi:</w:t>
        </w:r>
        <w:r w:rsidRPr="0057102D">
          <w:rPr>
            <w:rFonts w:ascii="Calibri" w:hAnsi="Calibri" w:cs="Calibri"/>
            <w:szCs w:val="24"/>
          </w:rPr>
          <w:fldChar w:fldCharType="begin"/>
        </w:r>
        <w:r w:rsidRPr="0057102D">
          <w:rPr>
            <w:rFonts w:ascii="Calibri" w:hAnsi="Calibri" w:cs="Calibri"/>
            <w:szCs w:val="24"/>
          </w:rPr>
          <w:instrText>HYPERLINK "https://doi.org/10.1016/j.jamda.2014.11.018"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10.1016/j.jamda.2014.11.018</w:t>
        </w:r>
        <w:r w:rsidRPr="0057102D">
          <w:rPr>
            <w:rFonts w:ascii="Calibri" w:hAnsi="Calibri" w:cs="Calibri"/>
            <w:szCs w:val="24"/>
          </w:rPr>
          <w:fldChar w:fldCharType="end"/>
        </w:r>
      </w:ins>
    </w:p>
    <w:p w14:paraId="147546E2" w14:textId="77777777" w:rsidR="00D3588B" w:rsidRPr="00201557" w:rsidRDefault="00D3588B" w:rsidP="00201557">
      <w:pPr>
        <w:pPrChange w:id="2397" w:author="Author">
          <w:pPr>
            <w:pStyle w:val="EndNoteBibliography"/>
            <w:ind w:left="720" w:hanging="720"/>
          </w:pPr>
        </w:pPrChange>
      </w:pPr>
      <w:r w:rsidRPr="00201557">
        <w:rPr>
          <w:rFonts w:ascii="Calibri" w:hAnsi="Calibri"/>
          <w:rPrChange w:id="2398" w:author="Author">
            <w:rPr/>
          </w:rPrChange>
        </w:rPr>
        <w:t>43.</w:t>
      </w:r>
      <w:r w:rsidRPr="00201557">
        <w:rPr>
          <w:rFonts w:ascii="Calibri" w:hAnsi="Calibri"/>
          <w:rPrChange w:id="2399" w:author="Author">
            <w:rPr/>
          </w:rPrChange>
        </w:rPr>
        <w:tab/>
        <w:t>Nahm</w:t>
      </w:r>
      <w:del w:id="2400" w:author="Author">
        <w:r w:rsidRPr="00133CF7">
          <w:delText>,</w:delText>
        </w:r>
      </w:del>
      <w:r w:rsidRPr="00201557">
        <w:rPr>
          <w:rFonts w:ascii="Calibri" w:hAnsi="Calibri"/>
          <w:rPrChange w:id="2401" w:author="Author">
            <w:rPr/>
          </w:rPrChange>
        </w:rPr>
        <w:t xml:space="preserve"> M</w:t>
      </w:r>
      <w:del w:id="2402" w:author="Author">
        <w:r w:rsidRPr="00133CF7">
          <w:delText>., et al.,</w:delText>
        </w:r>
      </w:del>
      <w:ins w:id="2403" w:author="Author">
        <w:r w:rsidRPr="0057102D">
          <w:rPr>
            <w:rFonts w:ascii="Calibri" w:hAnsi="Calibri" w:cs="Calibri"/>
            <w:szCs w:val="24"/>
          </w:rPr>
          <w:t>, Greyson B, Kelly EW, Haraldsson E.</w:t>
        </w:r>
      </w:ins>
      <w:r w:rsidRPr="00201557">
        <w:rPr>
          <w:rFonts w:ascii="Calibri" w:hAnsi="Calibri"/>
          <w:rPrChange w:id="2404" w:author="Author">
            <w:rPr/>
          </w:rPrChange>
        </w:rPr>
        <w:t xml:space="preserve"> </w:t>
      </w:r>
      <w:r w:rsidRPr="00201557">
        <w:rPr>
          <w:rFonts w:ascii="Calibri" w:hAnsi="Calibri"/>
          <w:rPrChange w:id="2405" w:author="Author">
            <w:rPr>
              <w:i/>
            </w:rPr>
          </w:rPrChange>
        </w:rPr>
        <w:t>Terminal lucidity: a review and a case collection.</w:t>
      </w:r>
      <w:r w:rsidRPr="00201557">
        <w:rPr>
          <w:rFonts w:ascii="Calibri" w:hAnsi="Calibri"/>
          <w:rPrChange w:id="2406" w:author="Author">
            <w:rPr/>
          </w:rPrChange>
        </w:rPr>
        <w:t xml:space="preserve"> Arch Gerontol Geriatr</w:t>
      </w:r>
      <w:del w:id="2407" w:author="Author">
        <w:r w:rsidRPr="00133CF7">
          <w:delText>,</w:delText>
        </w:r>
      </w:del>
      <w:ins w:id="2408" w:author="Author">
        <w:r w:rsidRPr="0057102D">
          <w:rPr>
            <w:rFonts w:ascii="Calibri" w:hAnsi="Calibri" w:cs="Calibri"/>
            <w:szCs w:val="24"/>
          </w:rPr>
          <w:t>.</w:t>
        </w:r>
      </w:ins>
      <w:r w:rsidRPr="00201557">
        <w:rPr>
          <w:rFonts w:ascii="Calibri" w:hAnsi="Calibri"/>
          <w:rPrChange w:id="2409" w:author="Author">
            <w:rPr/>
          </w:rPrChange>
        </w:rPr>
        <w:t xml:space="preserve"> 2012</w:t>
      </w:r>
      <w:del w:id="2410" w:author="Author">
        <w:r w:rsidRPr="00133CF7">
          <w:delText xml:space="preserve">. </w:delText>
        </w:r>
      </w:del>
      <w:ins w:id="2411" w:author="Author">
        <w:r w:rsidRPr="0057102D">
          <w:rPr>
            <w:rFonts w:ascii="Calibri" w:hAnsi="Calibri" w:cs="Calibri"/>
            <w:szCs w:val="24"/>
          </w:rPr>
          <w:t>;</w:t>
        </w:r>
      </w:ins>
      <w:r w:rsidRPr="00201557">
        <w:rPr>
          <w:rFonts w:ascii="Calibri" w:hAnsi="Calibri"/>
          <w:rPrChange w:id="2412" w:author="Author">
            <w:rPr>
              <w:b/>
            </w:rPr>
          </w:rPrChange>
        </w:rPr>
        <w:t>55</w:t>
      </w:r>
      <w:r w:rsidRPr="00201557">
        <w:rPr>
          <w:rFonts w:ascii="Calibri" w:hAnsi="Calibri"/>
          <w:rPrChange w:id="2413" w:author="Author">
            <w:rPr/>
          </w:rPrChange>
        </w:rPr>
        <w:t>(1):</w:t>
      </w:r>
      <w:del w:id="2414" w:author="Author">
        <w:r w:rsidRPr="00133CF7">
          <w:delText xml:space="preserve"> p. </w:delText>
        </w:r>
      </w:del>
      <w:r w:rsidRPr="00201557">
        <w:rPr>
          <w:rFonts w:ascii="Calibri" w:hAnsi="Calibri"/>
          <w:rPrChange w:id="2415" w:author="Author">
            <w:rPr/>
          </w:rPrChange>
        </w:rPr>
        <w:t>138-</w:t>
      </w:r>
      <w:del w:id="2416" w:author="Author">
        <w:r w:rsidRPr="00133CF7">
          <w:delText>42.</w:delText>
        </w:r>
      </w:del>
      <w:ins w:id="2417" w:author="Author">
        <w:r w:rsidRPr="0057102D">
          <w:rPr>
            <w:rFonts w:ascii="Calibri" w:hAnsi="Calibri" w:cs="Calibri"/>
            <w:szCs w:val="24"/>
          </w:rPr>
          <w:t>142. doi:</w:t>
        </w:r>
        <w:r w:rsidRPr="0057102D">
          <w:rPr>
            <w:rFonts w:ascii="Calibri" w:hAnsi="Calibri" w:cs="Calibri"/>
            <w:szCs w:val="24"/>
          </w:rPr>
          <w:fldChar w:fldCharType="begin"/>
        </w:r>
        <w:r w:rsidRPr="0057102D">
          <w:rPr>
            <w:rFonts w:ascii="Calibri" w:hAnsi="Calibri" w:cs="Calibri"/>
            <w:szCs w:val="24"/>
          </w:rPr>
          <w:instrText>HYPERLINK "https://doi.org/10.1016/j.archger.2011.06.031"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10.1016/j.archger.2011.06.031</w:t>
        </w:r>
        <w:r w:rsidRPr="0057102D">
          <w:rPr>
            <w:rFonts w:ascii="Calibri" w:hAnsi="Calibri" w:cs="Calibri"/>
            <w:szCs w:val="24"/>
          </w:rPr>
          <w:fldChar w:fldCharType="end"/>
        </w:r>
      </w:ins>
    </w:p>
    <w:p w14:paraId="722CF802" w14:textId="77777777" w:rsidR="00D3588B" w:rsidRPr="00201557" w:rsidRDefault="00D3588B" w:rsidP="00201557">
      <w:pPr>
        <w:pPrChange w:id="2418" w:author="Author">
          <w:pPr>
            <w:pStyle w:val="EndNoteBibliography"/>
            <w:ind w:left="720" w:hanging="720"/>
          </w:pPr>
        </w:pPrChange>
      </w:pPr>
      <w:r w:rsidRPr="00201557">
        <w:rPr>
          <w:rFonts w:ascii="Calibri" w:hAnsi="Calibri"/>
          <w:rPrChange w:id="2419" w:author="Author">
            <w:rPr/>
          </w:rPrChange>
        </w:rPr>
        <w:t>44.</w:t>
      </w:r>
      <w:r w:rsidRPr="00201557">
        <w:rPr>
          <w:rFonts w:ascii="Calibri" w:hAnsi="Calibri"/>
          <w:rPrChange w:id="2420" w:author="Author">
            <w:rPr/>
          </w:rPrChange>
        </w:rPr>
        <w:tab/>
        <w:t>Silva</w:t>
      </w:r>
      <w:del w:id="2421" w:author="Author">
        <w:r w:rsidRPr="00133CF7">
          <w:delText>, T.O., K.</w:delText>
        </w:r>
      </w:del>
      <w:ins w:id="2422" w:author="Author">
        <w:r w:rsidRPr="0057102D">
          <w:rPr>
            <w:rFonts w:ascii="Calibri" w:hAnsi="Calibri" w:cs="Calibri"/>
            <w:szCs w:val="24"/>
          </w:rPr>
          <w:t xml:space="preserve"> TO,</w:t>
        </w:r>
      </w:ins>
      <w:r w:rsidRPr="00201557">
        <w:rPr>
          <w:rFonts w:ascii="Calibri" w:hAnsi="Calibri"/>
          <w:rPrChange w:id="2423" w:author="Author">
            <w:rPr/>
          </w:rPrChange>
        </w:rPr>
        <w:t xml:space="preserve"> Levy</w:t>
      </w:r>
      <w:del w:id="2424" w:author="Author">
        <w:r w:rsidRPr="00133CF7">
          <w:delText>, and C.W.</w:delText>
        </w:r>
      </w:del>
      <w:ins w:id="2425" w:author="Author">
        <w:r w:rsidRPr="0057102D">
          <w:rPr>
            <w:rFonts w:ascii="Calibri" w:hAnsi="Calibri" w:cs="Calibri"/>
            <w:szCs w:val="24"/>
          </w:rPr>
          <w:t xml:space="preserve"> K,</w:t>
        </w:r>
      </w:ins>
      <w:r w:rsidRPr="00201557">
        <w:rPr>
          <w:rFonts w:ascii="Calibri" w:hAnsi="Calibri"/>
          <w:rPrChange w:id="2426" w:author="Author">
            <w:rPr/>
          </w:rPrChange>
        </w:rPr>
        <w:t xml:space="preserve"> Kerr</w:t>
      </w:r>
      <w:del w:id="2427" w:author="Author">
        <w:r w:rsidRPr="00133CF7">
          <w:delText>,</w:delText>
        </w:r>
      </w:del>
      <w:ins w:id="2428" w:author="Author">
        <w:r w:rsidRPr="0057102D">
          <w:rPr>
            <w:rFonts w:ascii="Calibri" w:hAnsi="Calibri" w:cs="Calibri"/>
            <w:szCs w:val="24"/>
          </w:rPr>
          <w:t xml:space="preserve"> CW.</w:t>
        </w:r>
      </w:ins>
      <w:r w:rsidRPr="00201557">
        <w:rPr>
          <w:rFonts w:ascii="Calibri" w:hAnsi="Calibri"/>
          <w:rPrChange w:id="2429" w:author="Author">
            <w:rPr/>
          </w:rPrChange>
        </w:rPr>
        <w:t xml:space="preserve"> </w:t>
      </w:r>
      <w:r w:rsidRPr="00201557">
        <w:rPr>
          <w:rFonts w:ascii="Calibri" w:hAnsi="Calibri"/>
          <w:rPrChange w:id="2430" w:author="Author">
            <w:rPr>
              <w:i/>
            </w:rPr>
          </w:rPrChange>
        </w:rPr>
        <w:t>End-of-life experiences in patients: a scoping review of types, characteristics, and implications for the mind-brain relationship.</w:t>
      </w:r>
      <w:r w:rsidRPr="00201557">
        <w:rPr>
          <w:rFonts w:ascii="Calibri" w:hAnsi="Calibri"/>
          <w:rPrChange w:id="2431" w:author="Author">
            <w:rPr/>
          </w:rPrChange>
        </w:rPr>
        <w:t xml:space="preserve"> Int Rev Psychiatry</w:t>
      </w:r>
      <w:del w:id="2432" w:author="Author">
        <w:r w:rsidRPr="00133CF7">
          <w:delText>,</w:delText>
        </w:r>
      </w:del>
      <w:ins w:id="2433" w:author="Author">
        <w:r w:rsidRPr="0057102D">
          <w:rPr>
            <w:rFonts w:ascii="Calibri" w:hAnsi="Calibri" w:cs="Calibri"/>
            <w:szCs w:val="24"/>
          </w:rPr>
          <w:t>.</w:t>
        </w:r>
      </w:ins>
      <w:r w:rsidRPr="00201557">
        <w:rPr>
          <w:rFonts w:ascii="Calibri" w:hAnsi="Calibri"/>
          <w:rPrChange w:id="2434" w:author="Author">
            <w:rPr/>
          </w:rPrChange>
        </w:rPr>
        <w:t xml:space="preserve"> 2025</w:t>
      </w:r>
      <w:del w:id="2435" w:author="Author">
        <w:r w:rsidRPr="00133CF7">
          <w:delText xml:space="preserve">. </w:delText>
        </w:r>
      </w:del>
      <w:ins w:id="2436" w:author="Author">
        <w:r w:rsidRPr="0057102D">
          <w:rPr>
            <w:rFonts w:ascii="Calibri" w:hAnsi="Calibri" w:cs="Calibri"/>
            <w:szCs w:val="24"/>
          </w:rPr>
          <w:t>;</w:t>
        </w:r>
      </w:ins>
      <w:r w:rsidRPr="00201557">
        <w:rPr>
          <w:rFonts w:ascii="Calibri" w:hAnsi="Calibri"/>
          <w:rPrChange w:id="2437" w:author="Author">
            <w:rPr>
              <w:b/>
            </w:rPr>
          </w:rPrChange>
        </w:rPr>
        <w:t>37</w:t>
      </w:r>
      <w:r w:rsidRPr="00201557">
        <w:rPr>
          <w:rFonts w:ascii="Calibri" w:hAnsi="Calibri"/>
          <w:rPrChange w:id="2438" w:author="Author">
            <w:rPr/>
          </w:rPrChange>
        </w:rPr>
        <w:t>(2):</w:t>
      </w:r>
      <w:del w:id="2439" w:author="Author">
        <w:r w:rsidRPr="00133CF7">
          <w:delText xml:space="preserve"> p. </w:delText>
        </w:r>
      </w:del>
      <w:r w:rsidRPr="00201557">
        <w:rPr>
          <w:rFonts w:ascii="Calibri" w:hAnsi="Calibri"/>
          <w:rPrChange w:id="2440" w:author="Author">
            <w:rPr/>
          </w:rPrChange>
        </w:rPr>
        <w:t>142-156.</w:t>
      </w:r>
      <w:ins w:id="2441"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"https://doi.org/10.1080/09540261.2025.2503726"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10.1080/09540261.2025.2503726</w:t>
        </w:r>
        <w:r w:rsidRPr="0057102D">
          <w:rPr>
            <w:rFonts w:ascii="Calibri" w:hAnsi="Calibri" w:cs="Calibri"/>
            <w:szCs w:val="24"/>
          </w:rPr>
          <w:fldChar w:fldCharType="end"/>
        </w:r>
      </w:ins>
    </w:p>
    <w:p w14:paraId="42334F80" w14:textId="77777777" w:rsidR="00D3588B" w:rsidRPr="00201557" w:rsidRDefault="00D3588B" w:rsidP="00201557">
      <w:pPr>
        <w:pPrChange w:id="2442" w:author="Author">
          <w:pPr>
            <w:pStyle w:val="EndNoteBibliography"/>
            <w:ind w:left="720" w:hanging="720"/>
          </w:pPr>
        </w:pPrChange>
      </w:pPr>
      <w:r w:rsidRPr="00201557">
        <w:rPr>
          <w:rFonts w:ascii="Calibri" w:hAnsi="Calibri"/>
          <w:rPrChange w:id="2443" w:author="Author">
            <w:rPr/>
          </w:rPrChange>
        </w:rPr>
        <w:t>45.</w:t>
      </w:r>
      <w:r w:rsidRPr="00201557">
        <w:rPr>
          <w:rFonts w:ascii="Calibri" w:hAnsi="Calibri"/>
          <w:rPrChange w:id="2444" w:author="Author">
            <w:rPr/>
          </w:rPrChange>
        </w:rPr>
        <w:tab/>
        <w:t>Carrasco-Ribelles</w:t>
      </w:r>
      <w:del w:id="2445" w:author="Author">
        <w:r w:rsidRPr="00133CF7">
          <w:delText>, L.</w:delText>
        </w:r>
      </w:del>
      <w:ins w:id="2446" w:author="Author">
        <w:r w:rsidRPr="0057102D">
          <w:rPr>
            <w:rFonts w:ascii="Calibri" w:hAnsi="Calibri" w:cs="Calibri"/>
            <w:szCs w:val="24"/>
          </w:rPr>
          <w:t xml:space="preserve"> LA, Roso-Llorach </w:t>
        </w:r>
      </w:ins>
      <w:r w:rsidRPr="00201557">
        <w:rPr>
          <w:rFonts w:ascii="Calibri" w:hAnsi="Calibri"/>
          <w:rPrChange w:id="2447" w:author="Author">
            <w:rPr/>
          </w:rPrChange>
        </w:rPr>
        <w:t>A</w:t>
      </w:r>
      <w:del w:id="2448" w:author="Author">
        <w:r w:rsidRPr="00133CF7">
          <w:delText>.,</w:delText>
        </w:r>
      </w:del>
      <w:ins w:id="2449" w:author="Author">
        <w:r w:rsidRPr="0057102D">
          <w:rPr>
            <w:rFonts w:ascii="Calibri" w:hAnsi="Calibri" w:cs="Calibri"/>
            <w:szCs w:val="24"/>
          </w:rPr>
          <w:t>, Cabrera-Bean M,</w:t>
        </w:r>
      </w:ins>
      <w:r w:rsidRPr="00201557">
        <w:rPr>
          <w:rFonts w:ascii="Calibri" w:hAnsi="Calibri"/>
          <w:rPrChange w:id="2450" w:author="Author">
            <w:rPr/>
          </w:rPrChange>
        </w:rPr>
        <w:t xml:space="preserve"> et al</w:t>
      </w:r>
      <w:del w:id="2451" w:author="Author">
        <w:r w:rsidRPr="00133CF7">
          <w:delText>.,</w:delText>
        </w:r>
      </w:del>
      <w:ins w:id="2452" w:author="Author">
        <w:r w:rsidRPr="0057102D">
          <w:rPr>
            <w:rFonts w:ascii="Calibri" w:hAnsi="Calibri" w:cs="Calibri"/>
            <w:szCs w:val="24"/>
          </w:rPr>
          <w:t>.</w:t>
        </w:r>
      </w:ins>
      <w:r w:rsidRPr="00201557">
        <w:rPr>
          <w:rFonts w:ascii="Calibri" w:hAnsi="Calibri"/>
          <w:rPrChange w:id="2453" w:author="Author">
            <w:rPr/>
          </w:rPrChange>
        </w:rPr>
        <w:t xml:space="preserve"> </w:t>
      </w:r>
      <w:r w:rsidRPr="00201557">
        <w:rPr>
          <w:rFonts w:ascii="Calibri" w:hAnsi="Calibri"/>
          <w:rPrChange w:id="2454" w:author="Author">
            <w:rPr>
              <w:i/>
            </w:rPr>
          </w:rPrChange>
        </w:rPr>
        <w:t xml:space="preserve">Dynamics of multimorbidity and frailty, and their contribution to mortality, nursing home and home care need: </w:t>
      </w:r>
      <w:del w:id="2455" w:author="Author">
        <w:r w:rsidRPr="00133CF7">
          <w:rPr>
            <w:i/>
          </w:rPr>
          <w:delText>A</w:delText>
        </w:r>
      </w:del>
      <w:ins w:id="2456" w:author="Author">
        <w:r w:rsidRPr="0057102D">
          <w:rPr>
            <w:rFonts w:ascii="Calibri" w:hAnsi="Calibri" w:cs="Calibri"/>
            <w:szCs w:val="24"/>
          </w:rPr>
          <w:t>a</w:t>
        </w:r>
      </w:ins>
      <w:r w:rsidRPr="00201557">
        <w:rPr>
          <w:rFonts w:ascii="Calibri" w:hAnsi="Calibri"/>
          <w:rPrChange w:id="2457" w:author="Author">
            <w:rPr>
              <w:i/>
            </w:rPr>
          </w:rPrChange>
        </w:rPr>
        <w:t xml:space="preserve"> primary care cohort of 1 456 052 ageing people.</w:t>
      </w:r>
      <w:r w:rsidRPr="00201557">
        <w:rPr>
          <w:rFonts w:ascii="Calibri" w:hAnsi="Calibri"/>
          <w:rPrChange w:id="2458" w:author="Author">
            <w:rPr/>
          </w:rPrChange>
        </w:rPr>
        <w:t xml:space="preserve"> </w:t>
      </w:r>
      <w:del w:id="2459" w:author="Author">
        <w:r w:rsidRPr="00133CF7">
          <w:delText>EClinicalMedicine,</w:delText>
        </w:r>
      </w:del>
      <w:ins w:id="2460" w:author="Author">
        <w:r w:rsidRPr="0057102D">
          <w:rPr>
            <w:rFonts w:ascii="Calibri" w:hAnsi="Calibri" w:cs="Calibri"/>
            <w:szCs w:val="24"/>
          </w:rPr>
          <w:t>EClinicalmedicine.</w:t>
        </w:r>
      </w:ins>
      <w:r w:rsidRPr="00201557">
        <w:rPr>
          <w:rFonts w:ascii="Calibri" w:hAnsi="Calibri"/>
          <w:rPrChange w:id="2461" w:author="Author">
            <w:rPr/>
          </w:rPrChange>
        </w:rPr>
        <w:t xml:space="preserve"> 2022</w:t>
      </w:r>
      <w:del w:id="2462" w:author="Author">
        <w:r w:rsidRPr="00133CF7">
          <w:delText xml:space="preserve">. </w:delText>
        </w:r>
      </w:del>
      <w:ins w:id="2463" w:author="Author">
        <w:r w:rsidRPr="0057102D">
          <w:rPr>
            <w:rFonts w:ascii="Calibri" w:hAnsi="Calibri" w:cs="Calibri"/>
            <w:szCs w:val="24"/>
          </w:rPr>
          <w:t>;</w:t>
        </w:r>
      </w:ins>
      <w:r w:rsidRPr="00201557">
        <w:rPr>
          <w:rFonts w:ascii="Calibri" w:hAnsi="Calibri"/>
          <w:rPrChange w:id="2464" w:author="Author">
            <w:rPr>
              <w:b/>
            </w:rPr>
          </w:rPrChange>
        </w:rPr>
        <w:t>52</w:t>
      </w:r>
      <w:r w:rsidRPr="00201557">
        <w:rPr>
          <w:rFonts w:ascii="Calibri" w:hAnsi="Calibri"/>
          <w:rPrChange w:id="2465" w:author="Author">
            <w:rPr/>
          </w:rPrChange>
        </w:rPr>
        <w:t>:</w:t>
      </w:r>
      <w:del w:id="2466" w:author="Author">
        <w:r w:rsidRPr="00133CF7">
          <w:delText xml:space="preserve"> p. </w:delText>
        </w:r>
      </w:del>
      <w:r w:rsidRPr="00201557">
        <w:rPr>
          <w:rFonts w:ascii="Calibri" w:hAnsi="Calibri"/>
          <w:rPrChange w:id="2467" w:author="Author">
            <w:rPr/>
          </w:rPrChange>
        </w:rPr>
        <w:t>101610.</w:t>
      </w:r>
      <w:ins w:id="2468"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"https://doi.org/10.1016/j.eclinm.2022.101610"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10.1016/j.eclinm.2022.101610</w:t>
        </w:r>
        <w:r w:rsidRPr="0057102D">
          <w:rPr>
            <w:rFonts w:ascii="Calibri" w:hAnsi="Calibri" w:cs="Calibri"/>
            <w:szCs w:val="24"/>
          </w:rPr>
          <w:fldChar w:fldCharType="end"/>
        </w:r>
      </w:ins>
    </w:p>
    <w:p w14:paraId="457DB532" w14:textId="77777777" w:rsidR="00D3588B" w:rsidRPr="00201557" w:rsidRDefault="00D3588B" w:rsidP="00201557">
      <w:pPr>
        <w:pPrChange w:id="2469" w:author="Author">
          <w:pPr>
            <w:pStyle w:val="EndNoteBibliography"/>
            <w:ind w:left="720" w:hanging="720"/>
          </w:pPr>
        </w:pPrChange>
      </w:pPr>
      <w:r w:rsidRPr="00201557">
        <w:rPr>
          <w:rFonts w:ascii="Calibri" w:hAnsi="Calibri"/>
          <w:rPrChange w:id="2470" w:author="Author">
            <w:rPr/>
          </w:rPrChange>
        </w:rPr>
        <w:t>46.</w:t>
      </w:r>
      <w:r w:rsidRPr="00201557">
        <w:rPr>
          <w:rFonts w:ascii="Calibri" w:hAnsi="Calibri"/>
          <w:rPrChange w:id="2471" w:author="Author">
            <w:rPr/>
          </w:rPrChange>
        </w:rPr>
        <w:tab/>
        <w:t>Vetrano</w:t>
      </w:r>
      <w:del w:id="2472" w:author="Author">
        <w:r w:rsidRPr="00133CF7">
          <w:delText>, D.L.,</w:delText>
        </w:r>
      </w:del>
      <w:ins w:id="2473" w:author="Author">
        <w:r w:rsidRPr="0057102D">
          <w:rPr>
            <w:rFonts w:ascii="Calibri" w:hAnsi="Calibri" w:cs="Calibri"/>
            <w:szCs w:val="24"/>
          </w:rPr>
          <w:t xml:space="preserve"> DL, Damiano C, Tazzeo C,</w:t>
        </w:r>
      </w:ins>
      <w:r w:rsidRPr="00201557">
        <w:rPr>
          <w:rFonts w:ascii="Calibri" w:hAnsi="Calibri"/>
          <w:rPrChange w:id="2474" w:author="Author">
            <w:rPr/>
          </w:rPrChange>
        </w:rPr>
        <w:t xml:space="preserve"> et al</w:t>
      </w:r>
      <w:del w:id="2475" w:author="Author">
        <w:r w:rsidRPr="00133CF7">
          <w:delText>.,</w:delText>
        </w:r>
      </w:del>
      <w:ins w:id="2476" w:author="Author">
        <w:r w:rsidRPr="0057102D">
          <w:rPr>
            <w:rFonts w:ascii="Calibri" w:hAnsi="Calibri" w:cs="Calibri"/>
            <w:szCs w:val="24"/>
          </w:rPr>
          <w:t>.</w:t>
        </w:r>
      </w:ins>
      <w:r w:rsidRPr="00201557">
        <w:rPr>
          <w:rFonts w:ascii="Calibri" w:hAnsi="Calibri"/>
          <w:rPrChange w:id="2477" w:author="Author">
            <w:rPr/>
          </w:rPrChange>
        </w:rPr>
        <w:t xml:space="preserve"> </w:t>
      </w:r>
      <w:r w:rsidRPr="00201557">
        <w:rPr>
          <w:rFonts w:ascii="Calibri" w:hAnsi="Calibri"/>
          <w:rPrChange w:id="2478" w:author="Author">
            <w:rPr>
              <w:i/>
            </w:rPr>
          </w:rPrChange>
        </w:rPr>
        <w:t xml:space="preserve">Multimorbidity </w:t>
      </w:r>
      <w:del w:id="2479" w:author="Author">
        <w:r w:rsidRPr="00133CF7">
          <w:rPr>
            <w:i/>
          </w:rPr>
          <w:delText>Patterns</w:delText>
        </w:r>
      </w:del>
      <w:ins w:id="2480" w:author="Author">
        <w:r w:rsidRPr="0057102D">
          <w:rPr>
            <w:rFonts w:ascii="Calibri" w:hAnsi="Calibri" w:cs="Calibri"/>
            <w:szCs w:val="24"/>
          </w:rPr>
          <w:t>patterns</w:t>
        </w:r>
      </w:ins>
      <w:r w:rsidRPr="00201557">
        <w:rPr>
          <w:rFonts w:ascii="Calibri" w:hAnsi="Calibri"/>
          <w:rPrChange w:id="2481" w:author="Author">
            <w:rPr>
              <w:i/>
            </w:rPr>
          </w:rPrChange>
        </w:rPr>
        <w:t xml:space="preserve"> and 5-</w:t>
      </w:r>
      <w:del w:id="2482" w:author="Author">
        <w:r w:rsidRPr="00133CF7">
          <w:rPr>
            <w:i/>
          </w:rPr>
          <w:delText>Year Mortality</w:delText>
        </w:r>
      </w:del>
      <w:ins w:id="2483" w:author="Author">
        <w:r w:rsidRPr="0057102D">
          <w:rPr>
            <w:rFonts w:ascii="Calibri" w:hAnsi="Calibri" w:cs="Calibri"/>
            <w:szCs w:val="24"/>
          </w:rPr>
          <w:t>year mortality</w:t>
        </w:r>
      </w:ins>
      <w:r w:rsidRPr="00201557">
        <w:rPr>
          <w:rFonts w:ascii="Calibri" w:hAnsi="Calibri"/>
          <w:rPrChange w:id="2484" w:author="Author">
            <w:rPr>
              <w:i/>
            </w:rPr>
          </w:rPrChange>
        </w:rPr>
        <w:t xml:space="preserve"> in </w:t>
      </w:r>
      <w:del w:id="2485" w:author="Author">
        <w:r w:rsidRPr="00133CF7">
          <w:rPr>
            <w:i/>
          </w:rPr>
          <w:delText>Institutionalized Older Adults.</w:delText>
        </w:r>
      </w:del>
      <w:ins w:id="2486" w:author="Author">
        <w:r w:rsidRPr="0057102D">
          <w:rPr>
            <w:rFonts w:ascii="Calibri" w:hAnsi="Calibri" w:cs="Calibri"/>
            <w:szCs w:val="24"/>
          </w:rPr>
          <w:t>institutionalized older adults.</w:t>
        </w:r>
      </w:ins>
      <w:r w:rsidRPr="00201557">
        <w:rPr>
          <w:rFonts w:ascii="Calibri" w:hAnsi="Calibri"/>
          <w:rPrChange w:id="2487" w:author="Author">
            <w:rPr/>
          </w:rPrChange>
        </w:rPr>
        <w:t xml:space="preserve"> J Am Med Dir Assoc</w:t>
      </w:r>
      <w:del w:id="2488" w:author="Author">
        <w:r w:rsidRPr="00133CF7">
          <w:delText>,</w:delText>
        </w:r>
      </w:del>
      <w:ins w:id="2489" w:author="Author">
        <w:r w:rsidRPr="0057102D">
          <w:rPr>
            <w:rFonts w:ascii="Calibri" w:hAnsi="Calibri" w:cs="Calibri"/>
            <w:szCs w:val="24"/>
          </w:rPr>
          <w:t>.</w:t>
        </w:r>
      </w:ins>
      <w:r w:rsidRPr="00201557">
        <w:rPr>
          <w:rFonts w:ascii="Calibri" w:hAnsi="Calibri"/>
          <w:rPrChange w:id="2490" w:author="Author">
            <w:rPr/>
          </w:rPrChange>
        </w:rPr>
        <w:t xml:space="preserve"> 2022</w:t>
      </w:r>
      <w:del w:id="2491" w:author="Author">
        <w:r w:rsidRPr="00133CF7">
          <w:delText xml:space="preserve">. </w:delText>
        </w:r>
      </w:del>
      <w:ins w:id="2492" w:author="Author">
        <w:r w:rsidRPr="0057102D">
          <w:rPr>
            <w:rFonts w:ascii="Calibri" w:hAnsi="Calibri" w:cs="Calibri"/>
            <w:szCs w:val="24"/>
          </w:rPr>
          <w:t>;</w:t>
        </w:r>
      </w:ins>
      <w:r w:rsidRPr="00201557">
        <w:rPr>
          <w:rFonts w:ascii="Calibri" w:hAnsi="Calibri"/>
          <w:rPrChange w:id="2493" w:author="Author">
            <w:rPr>
              <w:b/>
            </w:rPr>
          </w:rPrChange>
        </w:rPr>
        <w:t>23</w:t>
      </w:r>
      <w:r w:rsidRPr="00201557">
        <w:rPr>
          <w:rFonts w:ascii="Calibri" w:hAnsi="Calibri"/>
          <w:rPrChange w:id="2494" w:author="Author">
            <w:rPr/>
          </w:rPrChange>
        </w:rPr>
        <w:t>(8):</w:t>
      </w:r>
      <w:del w:id="2495" w:author="Author">
        <w:r w:rsidRPr="00133CF7">
          <w:delText xml:space="preserve"> p. </w:delText>
        </w:r>
      </w:del>
      <w:r w:rsidRPr="00201557">
        <w:rPr>
          <w:rFonts w:ascii="Calibri" w:hAnsi="Calibri"/>
          <w:rPrChange w:id="2496" w:author="Author">
            <w:rPr/>
          </w:rPrChange>
        </w:rPr>
        <w:t>1389-1395.e4.</w:t>
      </w:r>
      <w:ins w:id="2497"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"https://doi.org/10.1016/j.jamda.2022.01.067"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10.1016/j.jamda.2022.01.067</w:t>
        </w:r>
        <w:r w:rsidRPr="0057102D">
          <w:rPr>
            <w:rFonts w:ascii="Calibri" w:hAnsi="Calibri" w:cs="Calibri"/>
            <w:szCs w:val="24"/>
          </w:rPr>
          <w:fldChar w:fldCharType="end"/>
        </w:r>
      </w:ins>
    </w:p>
    <w:p w14:paraId="029D14E3" w14:textId="77777777" w:rsidR="00D3588B" w:rsidRPr="00201557" w:rsidRDefault="00D3588B" w:rsidP="00201557">
      <w:pPr>
        <w:pPrChange w:id="2498" w:author="Author">
          <w:pPr>
            <w:pStyle w:val="EndNoteBibliography"/>
            <w:ind w:left="720" w:hanging="720"/>
          </w:pPr>
        </w:pPrChange>
      </w:pPr>
      <w:r w:rsidRPr="00201557">
        <w:rPr>
          <w:rFonts w:ascii="Calibri" w:hAnsi="Calibri"/>
          <w:rPrChange w:id="2499" w:author="Author">
            <w:rPr/>
          </w:rPrChange>
        </w:rPr>
        <w:t>47.</w:t>
      </w:r>
      <w:r w:rsidRPr="00201557">
        <w:rPr>
          <w:rFonts w:ascii="Calibri" w:hAnsi="Calibri"/>
          <w:rPrChange w:id="2500" w:author="Author">
            <w:rPr/>
          </w:rPrChange>
        </w:rPr>
        <w:tab/>
        <w:t>Matusik</w:t>
      </w:r>
      <w:del w:id="2501" w:author="Author">
        <w:r w:rsidRPr="00133CF7">
          <w:delText>,</w:delText>
        </w:r>
      </w:del>
      <w:r w:rsidRPr="00201557">
        <w:rPr>
          <w:rFonts w:ascii="Calibri" w:hAnsi="Calibri"/>
          <w:rPrChange w:id="2502" w:author="Author">
            <w:rPr/>
          </w:rPrChange>
        </w:rPr>
        <w:t xml:space="preserve"> P</w:t>
      </w:r>
      <w:del w:id="2503" w:author="Author">
        <w:r w:rsidRPr="00133CF7">
          <w:delText>.,</w:delText>
        </w:r>
      </w:del>
      <w:ins w:id="2504" w:author="Author">
        <w:r w:rsidRPr="0057102D">
          <w:rPr>
            <w:rFonts w:ascii="Calibri" w:hAnsi="Calibri" w:cs="Calibri"/>
            <w:szCs w:val="24"/>
          </w:rPr>
          <w:t>, Tomaszewski K, Chmielowska K,</w:t>
        </w:r>
      </w:ins>
      <w:r w:rsidRPr="00201557">
        <w:rPr>
          <w:rFonts w:ascii="Calibri" w:hAnsi="Calibri"/>
          <w:rPrChange w:id="2505" w:author="Author">
            <w:rPr/>
          </w:rPrChange>
        </w:rPr>
        <w:t xml:space="preserve"> et al</w:t>
      </w:r>
      <w:del w:id="2506" w:author="Author">
        <w:r w:rsidRPr="00133CF7">
          <w:delText>.,</w:delText>
        </w:r>
      </w:del>
      <w:ins w:id="2507" w:author="Author">
        <w:r w:rsidRPr="0057102D">
          <w:rPr>
            <w:rFonts w:ascii="Calibri" w:hAnsi="Calibri" w:cs="Calibri"/>
            <w:szCs w:val="24"/>
          </w:rPr>
          <w:t>.</w:t>
        </w:r>
      </w:ins>
      <w:r w:rsidRPr="00201557">
        <w:rPr>
          <w:rFonts w:ascii="Calibri" w:hAnsi="Calibri"/>
          <w:rPrChange w:id="2508" w:author="Author">
            <w:rPr/>
          </w:rPrChange>
        </w:rPr>
        <w:t xml:space="preserve"> </w:t>
      </w:r>
      <w:r w:rsidRPr="00201557">
        <w:rPr>
          <w:rFonts w:ascii="Calibri" w:hAnsi="Calibri"/>
          <w:rPrChange w:id="2509" w:author="Author">
            <w:rPr>
              <w:i/>
            </w:rPr>
          </w:rPrChange>
        </w:rPr>
        <w:t>Severe frailty and cognitive impairment are related to higher mortality in 12-month follow-up of nursing home residents.</w:t>
      </w:r>
      <w:r w:rsidRPr="00201557">
        <w:rPr>
          <w:rFonts w:ascii="Calibri" w:hAnsi="Calibri"/>
          <w:rPrChange w:id="2510" w:author="Author">
            <w:rPr/>
          </w:rPrChange>
        </w:rPr>
        <w:t xml:space="preserve"> Arch Gerontol Geriatr</w:t>
      </w:r>
      <w:del w:id="2511" w:author="Author">
        <w:r w:rsidRPr="00133CF7">
          <w:delText xml:space="preserve">, 2012. </w:delText>
        </w:r>
        <w:r w:rsidRPr="00133CF7">
          <w:rPr>
            <w:b/>
          </w:rPr>
          <w:delText>55</w:delText>
        </w:r>
        <w:r w:rsidRPr="00133CF7">
          <w:delText>(1): p. 22-4.</w:delText>
        </w:r>
      </w:del>
      <w:ins w:id="2512" w:author="Author">
        <w:r w:rsidRPr="0057102D">
          <w:rPr>
            <w:rFonts w:ascii="Calibri" w:hAnsi="Calibri" w:cs="Calibri"/>
            <w:szCs w:val="24"/>
          </w:rPr>
          <w:t>. 2012;55(1):22-24. doi:</w:t>
        </w:r>
        <w:r w:rsidRPr="0057102D">
          <w:rPr>
            <w:rFonts w:ascii="Calibri" w:hAnsi="Calibri" w:cs="Calibri"/>
            <w:szCs w:val="24"/>
          </w:rPr>
          <w:fldChar w:fldCharType="begin"/>
        </w:r>
        <w:r w:rsidRPr="0057102D">
          <w:rPr>
            <w:rFonts w:ascii="Calibri" w:hAnsi="Calibri" w:cs="Calibri"/>
            <w:szCs w:val="24"/>
          </w:rPr>
          <w:instrText>HYPERLINK "https://doi.org/10.1016/j.archger.2011.06.034"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10.1016/j.archger.2011.06.034</w:t>
        </w:r>
        <w:r w:rsidRPr="0057102D">
          <w:rPr>
            <w:rFonts w:ascii="Calibri" w:hAnsi="Calibri" w:cs="Calibri"/>
            <w:szCs w:val="24"/>
          </w:rPr>
          <w:fldChar w:fldCharType="end"/>
        </w:r>
      </w:ins>
    </w:p>
    <w:p w14:paraId="5F36F425" w14:textId="77777777" w:rsidR="00D3588B" w:rsidRPr="00201557" w:rsidRDefault="00D3588B" w:rsidP="00201557">
      <w:pPr>
        <w:pPrChange w:id="2513" w:author="Author">
          <w:pPr>
            <w:pStyle w:val="EndNoteBibliography"/>
            <w:ind w:left="720" w:hanging="720"/>
          </w:pPr>
        </w:pPrChange>
      </w:pPr>
      <w:r w:rsidRPr="00201557">
        <w:rPr>
          <w:rFonts w:ascii="Calibri" w:hAnsi="Calibri"/>
          <w:rPrChange w:id="2514" w:author="Author">
            <w:rPr/>
          </w:rPrChange>
        </w:rPr>
        <w:t>48.</w:t>
      </w:r>
      <w:r w:rsidRPr="00201557">
        <w:rPr>
          <w:rFonts w:ascii="Calibri" w:hAnsi="Calibri"/>
          <w:rPrChange w:id="2515" w:author="Author">
            <w:rPr/>
          </w:rPrChange>
        </w:rPr>
        <w:tab/>
        <w:t>Ferryman</w:t>
      </w:r>
      <w:del w:id="2516" w:author="Author">
        <w:r w:rsidRPr="00133CF7">
          <w:delText>,</w:delText>
        </w:r>
      </w:del>
      <w:r w:rsidRPr="00201557">
        <w:rPr>
          <w:rFonts w:ascii="Calibri" w:hAnsi="Calibri"/>
          <w:rPrChange w:id="2517" w:author="Author">
            <w:rPr/>
          </w:rPrChange>
        </w:rPr>
        <w:t xml:space="preserve"> K</w:t>
      </w:r>
      <w:del w:id="2518" w:author="Author">
        <w:r w:rsidRPr="00133CF7">
          <w:delText>., M.</w:delText>
        </w:r>
      </w:del>
      <w:ins w:id="2519" w:author="Author">
        <w:r w:rsidRPr="0057102D">
          <w:rPr>
            <w:rFonts w:ascii="Calibri" w:hAnsi="Calibri" w:cs="Calibri"/>
            <w:szCs w:val="24"/>
          </w:rPr>
          <w:t>,</w:t>
        </w:r>
      </w:ins>
      <w:r w:rsidRPr="00201557">
        <w:rPr>
          <w:rFonts w:ascii="Calibri" w:hAnsi="Calibri"/>
          <w:rPrChange w:id="2520" w:author="Author">
            <w:rPr/>
          </w:rPrChange>
        </w:rPr>
        <w:t xml:space="preserve"> Mackintosh</w:t>
      </w:r>
      <w:del w:id="2521" w:author="Author">
        <w:r w:rsidRPr="00133CF7">
          <w:delText>, and</w:delText>
        </w:r>
      </w:del>
      <w:r w:rsidRPr="00201557">
        <w:rPr>
          <w:rFonts w:ascii="Calibri" w:hAnsi="Calibri"/>
          <w:rPrChange w:id="2522" w:author="Author">
            <w:rPr/>
          </w:rPrChange>
        </w:rPr>
        <w:t xml:space="preserve"> M</w:t>
      </w:r>
      <w:del w:id="2523" w:author="Author">
        <w:r w:rsidRPr="00133CF7">
          <w:delText>.</w:delText>
        </w:r>
      </w:del>
      <w:ins w:id="2524" w:author="Author">
        <w:r w:rsidRPr="0057102D">
          <w:rPr>
            <w:rFonts w:ascii="Calibri" w:hAnsi="Calibri" w:cs="Calibri"/>
            <w:szCs w:val="24"/>
          </w:rPr>
          <w:t>,</w:t>
        </w:r>
      </w:ins>
      <w:r w:rsidRPr="00201557">
        <w:rPr>
          <w:rFonts w:ascii="Calibri" w:hAnsi="Calibri"/>
          <w:rPrChange w:id="2525" w:author="Author">
            <w:rPr/>
          </w:rPrChange>
        </w:rPr>
        <w:t xml:space="preserve"> Ghassemi</w:t>
      </w:r>
      <w:del w:id="2526" w:author="Author">
        <w:r w:rsidRPr="00133CF7">
          <w:delText>,</w:delText>
        </w:r>
      </w:del>
      <w:ins w:id="2527" w:author="Author">
        <w:r w:rsidRPr="0057102D">
          <w:rPr>
            <w:rFonts w:ascii="Calibri" w:hAnsi="Calibri" w:cs="Calibri"/>
            <w:szCs w:val="24"/>
          </w:rPr>
          <w:t xml:space="preserve"> M.</w:t>
        </w:r>
      </w:ins>
      <w:r w:rsidRPr="00201557">
        <w:rPr>
          <w:rFonts w:ascii="Calibri" w:hAnsi="Calibri"/>
          <w:rPrChange w:id="2528" w:author="Author">
            <w:rPr/>
          </w:rPrChange>
        </w:rPr>
        <w:t xml:space="preserve"> </w:t>
      </w:r>
      <w:r w:rsidRPr="00201557">
        <w:rPr>
          <w:rFonts w:ascii="Calibri" w:hAnsi="Calibri"/>
          <w:rPrChange w:id="2529" w:author="Author">
            <w:rPr>
              <w:i/>
            </w:rPr>
          </w:rPrChange>
        </w:rPr>
        <w:t xml:space="preserve">Considering </w:t>
      </w:r>
      <w:del w:id="2530" w:author="Author">
        <w:r w:rsidRPr="00133CF7">
          <w:rPr>
            <w:i/>
          </w:rPr>
          <w:delText>Biased Data</w:delText>
        </w:r>
      </w:del>
      <w:ins w:id="2531" w:author="Author">
        <w:r w:rsidRPr="0057102D">
          <w:rPr>
            <w:rFonts w:ascii="Calibri" w:hAnsi="Calibri" w:cs="Calibri"/>
            <w:szCs w:val="24"/>
          </w:rPr>
          <w:t>biased data</w:t>
        </w:r>
      </w:ins>
      <w:r w:rsidRPr="00201557">
        <w:rPr>
          <w:rFonts w:ascii="Calibri" w:hAnsi="Calibri"/>
          <w:rPrChange w:id="2532" w:author="Author">
            <w:rPr>
              <w:i/>
            </w:rPr>
          </w:rPrChange>
        </w:rPr>
        <w:t xml:space="preserve"> as </w:t>
      </w:r>
      <w:del w:id="2533" w:author="Author">
        <w:r w:rsidRPr="00133CF7">
          <w:rPr>
            <w:i/>
          </w:rPr>
          <w:delText>Informative Artifacts</w:delText>
        </w:r>
      </w:del>
      <w:ins w:id="2534" w:author="Author">
        <w:r w:rsidRPr="0057102D">
          <w:rPr>
            <w:rFonts w:ascii="Calibri" w:hAnsi="Calibri" w:cs="Calibri"/>
            <w:szCs w:val="24"/>
          </w:rPr>
          <w:t>informative artifacts</w:t>
        </w:r>
      </w:ins>
      <w:r w:rsidRPr="00201557">
        <w:rPr>
          <w:rFonts w:ascii="Calibri" w:hAnsi="Calibri"/>
          <w:rPrChange w:id="2535" w:author="Author">
            <w:rPr>
              <w:i/>
            </w:rPr>
          </w:rPrChange>
        </w:rPr>
        <w:t xml:space="preserve"> in AI-</w:t>
      </w:r>
      <w:del w:id="2536" w:author="Author">
        <w:r w:rsidRPr="00133CF7">
          <w:rPr>
            <w:i/>
          </w:rPr>
          <w:delText>Assisted Health Care.</w:delText>
        </w:r>
        <w:r w:rsidRPr="00133CF7">
          <w:delText xml:space="preserve"> New England Journal of Medicine,</w:delText>
        </w:r>
      </w:del>
      <w:ins w:id="2537" w:author="Author">
        <w:r w:rsidRPr="0057102D">
          <w:rPr>
            <w:rFonts w:ascii="Calibri" w:hAnsi="Calibri" w:cs="Calibri"/>
            <w:szCs w:val="24"/>
          </w:rPr>
          <w:t>assisted health care. N Engl J Med.</w:t>
        </w:r>
      </w:ins>
      <w:r w:rsidRPr="00201557">
        <w:rPr>
          <w:rFonts w:ascii="Calibri" w:hAnsi="Calibri"/>
          <w:rPrChange w:id="2538" w:author="Author">
            <w:rPr/>
          </w:rPrChange>
        </w:rPr>
        <w:t xml:space="preserve"> 2023</w:t>
      </w:r>
      <w:del w:id="2539" w:author="Author">
        <w:r w:rsidRPr="00133CF7">
          <w:delText xml:space="preserve">. </w:delText>
        </w:r>
      </w:del>
      <w:ins w:id="2540" w:author="Author">
        <w:r w:rsidRPr="0057102D">
          <w:rPr>
            <w:rFonts w:ascii="Calibri" w:hAnsi="Calibri" w:cs="Calibri"/>
            <w:szCs w:val="24"/>
          </w:rPr>
          <w:t>;</w:t>
        </w:r>
      </w:ins>
      <w:r w:rsidRPr="00201557">
        <w:rPr>
          <w:rFonts w:ascii="Calibri" w:hAnsi="Calibri"/>
          <w:rPrChange w:id="2541" w:author="Author">
            <w:rPr>
              <w:b/>
            </w:rPr>
          </w:rPrChange>
        </w:rPr>
        <w:t>389</w:t>
      </w:r>
      <w:r w:rsidRPr="00201557">
        <w:rPr>
          <w:rFonts w:ascii="Calibri" w:hAnsi="Calibri"/>
          <w:rPrChange w:id="2542" w:author="Author">
            <w:rPr/>
          </w:rPrChange>
        </w:rPr>
        <w:t>(9):</w:t>
      </w:r>
      <w:del w:id="2543" w:author="Author">
        <w:r w:rsidRPr="00133CF7">
          <w:delText xml:space="preserve"> p. </w:delText>
        </w:r>
      </w:del>
      <w:r w:rsidRPr="00201557">
        <w:rPr>
          <w:rFonts w:ascii="Calibri" w:hAnsi="Calibri"/>
          <w:rPrChange w:id="2544" w:author="Author">
            <w:rPr/>
          </w:rPrChange>
        </w:rPr>
        <w:t>833-838.</w:t>
      </w:r>
      <w:ins w:id="2545" w:author="Author">
        <w:r w:rsidRPr="0057102D">
          <w:rPr>
            <w:rFonts w:ascii="Calibri" w:hAnsi="Calibri" w:cs="Calibri"/>
            <w:szCs w:val="24"/>
          </w:rPr>
          <w:t xml:space="preserve"> doi:</w:t>
        </w:r>
        <w:r w:rsidRPr="0057102D">
          <w:rPr>
            <w:rFonts w:ascii="Calibri" w:hAnsi="Calibri" w:cs="Calibri"/>
            <w:szCs w:val="24"/>
          </w:rPr>
          <w:fldChar w:fldCharType="begin"/>
        </w:r>
        <w:r w:rsidRPr="0057102D">
          <w:rPr>
            <w:rFonts w:ascii="Calibri" w:hAnsi="Calibri" w:cs="Calibri"/>
            <w:szCs w:val="24"/>
          </w:rPr>
          <w:instrText>HYPERLINK "https://doi.org/10.1056/NEJMra2214964"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10.1056/NEJMra2214964</w:t>
        </w:r>
        <w:r w:rsidRPr="0057102D">
          <w:rPr>
            <w:rFonts w:ascii="Calibri" w:hAnsi="Calibri" w:cs="Calibri"/>
            <w:szCs w:val="24"/>
          </w:rPr>
          <w:fldChar w:fldCharType="end"/>
        </w:r>
      </w:ins>
    </w:p>
    <w:p w14:paraId="5A412BAC" w14:textId="77777777" w:rsidR="00D3588B" w:rsidRPr="00201557" w:rsidRDefault="00D3588B" w:rsidP="00201557">
      <w:pPr>
        <w:pPrChange w:id="2546" w:author="Author">
          <w:pPr>
            <w:pStyle w:val="EndNoteBibliography"/>
            <w:ind w:left="720" w:hanging="720"/>
          </w:pPr>
        </w:pPrChange>
      </w:pPr>
      <w:r w:rsidRPr="00201557">
        <w:rPr>
          <w:rFonts w:ascii="Calibri" w:hAnsi="Calibri"/>
          <w:rPrChange w:id="2547" w:author="Author">
            <w:rPr/>
          </w:rPrChange>
        </w:rPr>
        <w:t>49.</w:t>
      </w:r>
      <w:r w:rsidRPr="00201557">
        <w:rPr>
          <w:rFonts w:ascii="Calibri" w:hAnsi="Calibri"/>
          <w:rPrChange w:id="2548" w:author="Author">
            <w:rPr/>
          </w:rPrChange>
        </w:rPr>
        <w:tab/>
        <w:t>Tamura</w:t>
      </w:r>
      <w:del w:id="2549" w:author="Author">
        <w:r w:rsidRPr="00133CF7">
          <w:delText>, B.K., et al.,</w:delText>
        </w:r>
      </w:del>
      <w:ins w:id="2550" w:author="Author">
        <w:r w:rsidRPr="0057102D">
          <w:rPr>
            <w:rFonts w:ascii="Calibri" w:hAnsi="Calibri" w:cs="Calibri"/>
            <w:szCs w:val="24"/>
          </w:rPr>
          <w:t xml:space="preserve"> BK, Bell CL, Masaki KH, Amella EJ.</w:t>
        </w:r>
      </w:ins>
      <w:r w:rsidRPr="00201557">
        <w:rPr>
          <w:rFonts w:ascii="Calibri" w:hAnsi="Calibri"/>
          <w:rPrChange w:id="2551" w:author="Author">
            <w:rPr/>
          </w:rPrChange>
        </w:rPr>
        <w:t xml:space="preserve"> </w:t>
      </w:r>
      <w:r w:rsidRPr="00201557">
        <w:rPr>
          <w:rFonts w:ascii="Calibri" w:hAnsi="Calibri"/>
          <w:rPrChange w:id="2552" w:author="Author">
            <w:rPr>
              <w:i/>
            </w:rPr>
          </w:rPrChange>
        </w:rPr>
        <w:t xml:space="preserve">Factors associated with weight loss, low BMI, and malnutrition among nursing home patients: a systematic review of the </w:t>
      </w:r>
      <w:r w:rsidRPr="00201557">
        <w:rPr>
          <w:rFonts w:ascii="Calibri" w:hAnsi="Calibri"/>
          <w:rPrChange w:id="2553" w:author="Author">
            <w:rPr>
              <w:i/>
            </w:rPr>
          </w:rPrChange>
        </w:rPr>
        <w:lastRenderedPageBreak/>
        <w:t>literature.</w:t>
      </w:r>
      <w:r w:rsidRPr="00201557">
        <w:rPr>
          <w:rFonts w:ascii="Calibri" w:hAnsi="Calibri"/>
          <w:rPrChange w:id="2554" w:author="Author">
            <w:rPr/>
          </w:rPrChange>
        </w:rPr>
        <w:t xml:space="preserve"> J Am Med Dir Assoc</w:t>
      </w:r>
      <w:del w:id="2555" w:author="Author">
        <w:r w:rsidRPr="00133CF7">
          <w:delText xml:space="preserve">, 2013. </w:delText>
        </w:r>
        <w:r w:rsidRPr="00133CF7">
          <w:rPr>
            <w:b/>
          </w:rPr>
          <w:delText>14</w:delText>
        </w:r>
        <w:r w:rsidRPr="00133CF7">
          <w:delText>(9): p. 649-55.</w:delText>
        </w:r>
      </w:del>
      <w:ins w:id="2556" w:author="Author">
        <w:r w:rsidRPr="0057102D">
          <w:rPr>
            <w:rFonts w:ascii="Calibri" w:hAnsi="Calibri" w:cs="Calibri"/>
            <w:szCs w:val="24"/>
          </w:rPr>
          <w:t>. 2013;14(9):649-655. doi:</w:t>
        </w:r>
        <w:r w:rsidRPr="0057102D">
          <w:rPr>
            <w:rFonts w:ascii="Calibri" w:hAnsi="Calibri" w:cs="Calibri"/>
            <w:szCs w:val="24"/>
          </w:rPr>
          <w:fldChar w:fldCharType="begin"/>
        </w:r>
        <w:r w:rsidRPr="0057102D">
          <w:rPr>
            <w:rFonts w:ascii="Calibri" w:hAnsi="Calibri" w:cs="Calibri"/>
            <w:szCs w:val="24"/>
          </w:rPr>
          <w:instrText>HYPERLINK "https://doi.org/10.1016/j.jamda.2013.02.022"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10.1016/j.jamda.2013.02.022</w:t>
        </w:r>
        <w:r w:rsidRPr="0057102D">
          <w:rPr>
            <w:rFonts w:ascii="Calibri" w:hAnsi="Calibri" w:cs="Calibri"/>
            <w:szCs w:val="24"/>
          </w:rPr>
          <w:fldChar w:fldCharType="end"/>
        </w:r>
      </w:ins>
    </w:p>
    <w:p w14:paraId="75DAB8DE" w14:textId="1DD7169A" w:rsidR="00B139C2" w:rsidRPr="00133CF7" w:rsidRDefault="00D3588B" w:rsidP="001F1180">
      <w:pPr>
        <w:rPr>
          <w:rFonts w:ascii="Calibri" w:hAnsi="Calibri"/>
        </w:rPr>
      </w:pPr>
      <w:r w:rsidRPr="00201557">
        <w:rPr>
          <w:rFonts w:ascii="Calibri" w:hAnsi="Calibri"/>
          <w:rPrChange w:id="2557" w:author="Author">
            <w:rPr/>
          </w:rPrChange>
        </w:rPr>
        <w:t>50.</w:t>
      </w:r>
      <w:r w:rsidRPr="00201557">
        <w:rPr>
          <w:rFonts w:ascii="Calibri" w:hAnsi="Calibri"/>
          <w:rPrChange w:id="2558" w:author="Author">
            <w:rPr/>
          </w:rPrChange>
        </w:rPr>
        <w:tab/>
        <w:t>Spector</w:t>
      </w:r>
      <w:del w:id="2559" w:author="Author">
        <w:r w:rsidRPr="00133CF7">
          <w:delText>,</w:delText>
        </w:r>
      </w:del>
      <w:ins w:id="2560" w:author="Author">
        <w:r w:rsidRPr="0057102D">
          <w:rPr>
            <w:rFonts w:ascii="Calibri" w:hAnsi="Calibri" w:cs="Calibri"/>
            <w:szCs w:val="24"/>
          </w:rPr>
          <w:t xml:space="preserve"> WD, Limcangco R, Williams C, Rhodes</w:t>
        </w:r>
      </w:ins>
      <w:r w:rsidRPr="00201557">
        <w:rPr>
          <w:rFonts w:ascii="Calibri" w:hAnsi="Calibri"/>
          <w:rPrChange w:id="2561" w:author="Author">
            <w:rPr/>
          </w:rPrChange>
        </w:rPr>
        <w:t xml:space="preserve"> W</w:t>
      </w:r>
      <w:del w:id="2562" w:author="Author">
        <w:r w:rsidRPr="00133CF7">
          <w:delText>.</w:delText>
        </w:r>
      </w:del>
      <w:ins w:id="2563" w:author="Author">
        <w:r w:rsidRPr="0057102D">
          <w:rPr>
            <w:rFonts w:ascii="Calibri" w:hAnsi="Calibri" w:cs="Calibri"/>
            <w:szCs w:val="24"/>
          </w:rPr>
          <w:t xml:space="preserve">, Hurd </w:t>
        </w:r>
      </w:ins>
      <w:r w:rsidRPr="00201557">
        <w:rPr>
          <w:rFonts w:ascii="Calibri" w:hAnsi="Calibri"/>
          <w:rPrChange w:id="2564" w:author="Author">
            <w:rPr/>
          </w:rPrChange>
        </w:rPr>
        <w:t>D</w:t>
      </w:r>
      <w:del w:id="2565" w:author="Author">
        <w:r w:rsidRPr="00133CF7">
          <w:delText>., et al.,</w:delText>
        </w:r>
      </w:del>
      <w:ins w:id="2566" w:author="Author">
        <w:r w:rsidRPr="0057102D">
          <w:rPr>
            <w:rFonts w:ascii="Calibri" w:hAnsi="Calibri" w:cs="Calibri"/>
            <w:szCs w:val="24"/>
          </w:rPr>
          <w:t>.</w:t>
        </w:r>
      </w:ins>
      <w:r w:rsidRPr="00201557">
        <w:rPr>
          <w:rFonts w:ascii="Calibri" w:hAnsi="Calibri"/>
          <w:rPrChange w:id="2567" w:author="Author">
            <w:rPr/>
          </w:rPrChange>
        </w:rPr>
        <w:t xml:space="preserve"> </w:t>
      </w:r>
      <w:r w:rsidRPr="00201557">
        <w:rPr>
          <w:rFonts w:ascii="Calibri" w:hAnsi="Calibri"/>
          <w:rPrChange w:id="2568" w:author="Author">
            <w:rPr>
              <w:i/>
            </w:rPr>
          </w:rPrChange>
        </w:rPr>
        <w:t>Potentially avoidable hospitalizations for elderly long-stay residents in nursing homes.</w:t>
      </w:r>
      <w:r w:rsidRPr="00201557">
        <w:rPr>
          <w:rFonts w:ascii="Calibri" w:hAnsi="Calibri"/>
          <w:rPrChange w:id="2569" w:author="Author">
            <w:rPr/>
          </w:rPrChange>
        </w:rPr>
        <w:t xml:space="preserve"> Med Care</w:t>
      </w:r>
      <w:del w:id="2570" w:author="Author">
        <w:r w:rsidRPr="00133CF7">
          <w:delText>,</w:delText>
        </w:r>
      </w:del>
      <w:ins w:id="2571" w:author="Author">
        <w:r w:rsidRPr="0057102D">
          <w:rPr>
            <w:rFonts w:ascii="Calibri" w:hAnsi="Calibri" w:cs="Calibri"/>
            <w:szCs w:val="24"/>
          </w:rPr>
          <w:t>.</w:t>
        </w:r>
      </w:ins>
      <w:r w:rsidRPr="00201557">
        <w:rPr>
          <w:rFonts w:ascii="Calibri" w:hAnsi="Calibri"/>
          <w:rPrChange w:id="2572" w:author="Author">
            <w:rPr/>
          </w:rPrChange>
        </w:rPr>
        <w:t xml:space="preserve"> 2013</w:t>
      </w:r>
      <w:del w:id="2573" w:author="Author">
        <w:r w:rsidRPr="00133CF7">
          <w:delText xml:space="preserve">. </w:delText>
        </w:r>
      </w:del>
      <w:ins w:id="2574" w:author="Author">
        <w:r w:rsidRPr="0057102D">
          <w:rPr>
            <w:rFonts w:ascii="Calibri" w:hAnsi="Calibri" w:cs="Calibri"/>
            <w:szCs w:val="24"/>
          </w:rPr>
          <w:t>;</w:t>
        </w:r>
      </w:ins>
      <w:r w:rsidRPr="00201557">
        <w:rPr>
          <w:rFonts w:ascii="Calibri" w:hAnsi="Calibri"/>
          <w:rPrChange w:id="2575" w:author="Author">
            <w:rPr>
              <w:b/>
            </w:rPr>
          </w:rPrChange>
        </w:rPr>
        <w:t>51</w:t>
      </w:r>
      <w:r w:rsidRPr="00201557">
        <w:rPr>
          <w:rFonts w:ascii="Calibri" w:hAnsi="Calibri"/>
          <w:rPrChange w:id="2576" w:author="Author">
            <w:rPr/>
          </w:rPrChange>
        </w:rPr>
        <w:t>(8):</w:t>
      </w:r>
      <w:del w:id="2577" w:author="Author">
        <w:r w:rsidRPr="00133CF7">
          <w:delText xml:space="preserve"> p. </w:delText>
        </w:r>
      </w:del>
      <w:r w:rsidRPr="00201557">
        <w:rPr>
          <w:rFonts w:ascii="Calibri" w:hAnsi="Calibri"/>
          <w:rPrChange w:id="2578" w:author="Author">
            <w:rPr/>
          </w:rPrChange>
        </w:rPr>
        <w:t>673-</w:t>
      </w:r>
      <w:del w:id="2579" w:author="Author">
        <w:r w:rsidRPr="00133CF7">
          <w:delText>81.</w:delText>
        </w:r>
      </w:del>
      <w:ins w:id="2580" w:author="Author">
        <w:r w:rsidRPr="0057102D">
          <w:rPr>
            <w:rFonts w:ascii="Calibri" w:hAnsi="Calibri" w:cs="Calibri"/>
            <w:szCs w:val="24"/>
          </w:rPr>
          <w:t>681. doi:</w:t>
        </w:r>
        <w:r w:rsidRPr="0057102D">
          <w:rPr>
            <w:rFonts w:ascii="Calibri" w:hAnsi="Calibri" w:cs="Calibri"/>
            <w:szCs w:val="24"/>
          </w:rPr>
          <w:fldChar w:fldCharType="begin"/>
        </w:r>
        <w:r w:rsidRPr="0057102D">
          <w:rPr>
            <w:rFonts w:ascii="Calibri" w:hAnsi="Calibri" w:cs="Calibri"/>
            <w:szCs w:val="24"/>
          </w:rPr>
          <w:instrText>HYPERLINK "https://doi.org/10.1097/MLR.0b013e3182984bff" \t "_blank"</w:instrText>
        </w:r>
        <w:r w:rsidRPr="0057102D">
          <w:rPr>
            <w:rFonts w:ascii="Calibri" w:hAnsi="Calibri" w:cs="Calibri"/>
            <w:szCs w:val="24"/>
          </w:rPr>
        </w:r>
        <w:r w:rsidRPr="0057102D">
          <w:rPr>
            <w:rFonts w:ascii="Calibri" w:hAnsi="Calibri" w:cs="Calibri"/>
            <w:szCs w:val="24"/>
          </w:rPr>
          <w:fldChar w:fldCharType="separate"/>
        </w:r>
        <w:r w:rsidRPr="0057102D">
          <w:rPr>
            <w:rStyle w:val="Hyperlink"/>
            <w:rFonts w:ascii="Calibri" w:hAnsi="Calibri" w:cs="Calibri"/>
            <w:szCs w:val="24"/>
          </w:rPr>
          <w:t>10.1097/MLR.0b013e3182984bff</w:t>
        </w:r>
        <w:r w:rsidRPr="0057102D">
          <w:rPr>
            <w:rFonts w:ascii="Calibri" w:hAnsi="Calibri" w:cs="Calibri"/>
            <w:szCs w:val="24"/>
          </w:rPr>
          <w:fldChar w:fldCharType="end"/>
        </w:r>
      </w:ins>
    </w:p>
    <w:p w14:paraId="62F314D5" w14:textId="77777777" w:rsidR="00B139C2" w:rsidRPr="00133CF7" w:rsidRDefault="001042F6">
      <w:pPr>
        <w:widowControl/>
      </w:pPr>
      <w:r w:rsidRPr="00133CF7">
        <w:br w:type="page"/>
      </w:r>
    </w:p>
    <w:p w14:paraId="227316B5" w14:textId="0B41F311" w:rsidR="00B139C2" w:rsidRPr="00133CF7" w:rsidDel="005A21FE" w:rsidRDefault="001042F6" w:rsidP="00851184">
      <w:pPr>
        <w:spacing w:afterLines="50" w:after="180"/>
        <w:rPr>
          <w:del w:id="2581" w:author="Author"/>
          <w:rFonts w:cstheme="minorHAnsi"/>
          <w:szCs w:val="24"/>
        </w:rPr>
      </w:pPr>
      <w:del w:id="2582" w:author="Author">
        <w:r w:rsidRPr="00133CF7" w:rsidDel="005A21FE">
          <w:rPr>
            <w:rFonts w:cstheme="minorHAnsi"/>
            <w:b/>
            <w:bCs/>
            <w:szCs w:val="24"/>
          </w:rPr>
          <w:lastRenderedPageBreak/>
          <w:delText>Table 1</w:delText>
        </w:r>
        <w:r w:rsidRPr="00133CF7" w:rsidDel="005A21FE">
          <w:rPr>
            <w:rFonts w:cstheme="minorHAnsi"/>
            <w:szCs w:val="24"/>
          </w:rPr>
          <w:delText xml:space="preserve"> Characteristics of development cohort (N = 23,901) </w:delText>
        </w:r>
      </w:del>
    </w:p>
    <w:p w14:paraId="3AE5990D" w14:textId="5749F658" w:rsidR="00B139C2" w:rsidRPr="00133CF7" w:rsidDel="005A21FE" w:rsidRDefault="001042F6" w:rsidP="00D74CCE">
      <w:pPr>
        <w:snapToGrid w:val="0"/>
        <w:spacing w:beforeLines="50" w:before="180"/>
        <w:rPr>
          <w:del w:id="2583" w:author="Author"/>
          <w:rFonts w:cstheme="minorHAnsi"/>
          <w:szCs w:val="24"/>
        </w:rPr>
      </w:pPr>
      <w:del w:id="2584" w:author="Author">
        <w:r w:rsidRPr="00133CF7" w:rsidDel="005A21FE">
          <w:rPr>
            <w:rFonts w:cstheme="minorHAnsi"/>
            <w:szCs w:val="24"/>
          </w:rPr>
          <w:delText>Abbreviations: CIRS-G</w:delText>
        </w:r>
      </w:del>
      <w:ins w:id="2585" w:author="Author">
        <w:del w:id="2586" w:author="Author">
          <w:r w:rsidRPr="00133CF7" w:rsidDel="005A21FE">
            <w:rPr>
              <w:rFonts w:cstheme="minorHAnsi"/>
              <w:szCs w:val="24"/>
            </w:rPr>
            <w:delText>,</w:delText>
          </w:r>
        </w:del>
      </w:ins>
      <w:del w:id="2587" w:author="Author">
        <w:r w:rsidRPr="00133CF7" w:rsidDel="005A21FE">
          <w:rPr>
            <w:rFonts w:cstheme="minorHAnsi"/>
            <w:szCs w:val="24"/>
          </w:rPr>
          <w:delText xml:space="preserve"> = </w:delText>
        </w:r>
      </w:del>
      <w:ins w:id="2588" w:author="Author">
        <w:del w:id="2589" w:author="Author">
          <w:r w:rsidRPr="00133CF7" w:rsidDel="005A21FE">
            <w:rPr>
              <w:rFonts w:cstheme="minorHAnsi"/>
              <w:szCs w:val="24"/>
            </w:rPr>
            <w:delText>m</w:delText>
          </w:r>
        </w:del>
      </w:ins>
      <w:del w:id="2590" w:author="Author">
        <w:r w:rsidRPr="00133CF7" w:rsidDel="005A21FE">
          <w:rPr>
            <w:rFonts w:cstheme="minorHAnsi"/>
            <w:szCs w:val="24"/>
          </w:rPr>
          <w:delText xml:space="preserve">Modified </w:delText>
        </w:r>
      </w:del>
      <w:ins w:id="2591" w:author="Author">
        <w:del w:id="2592" w:author="Author">
          <w:r w:rsidRPr="00133CF7" w:rsidDel="005A21FE">
            <w:rPr>
              <w:rFonts w:cstheme="minorHAnsi"/>
              <w:szCs w:val="24"/>
            </w:rPr>
            <w:delText>c</w:delText>
          </w:r>
        </w:del>
      </w:ins>
      <w:del w:id="2593" w:author="Author">
        <w:r w:rsidRPr="00133CF7" w:rsidDel="005A21FE">
          <w:rPr>
            <w:rFonts w:cstheme="minorHAnsi"/>
            <w:szCs w:val="24"/>
          </w:rPr>
          <w:delText xml:space="preserve">Cumulative </w:delText>
        </w:r>
      </w:del>
      <w:ins w:id="2594" w:author="Author">
        <w:del w:id="2595" w:author="Author">
          <w:r w:rsidRPr="00133CF7" w:rsidDel="005A21FE">
            <w:rPr>
              <w:rFonts w:cstheme="minorHAnsi"/>
              <w:szCs w:val="24"/>
            </w:rPr>
            <w:delText>i</w:delText>
          </w:r>
        </w:del>
      </w:ins>
      <w:del w:id="2596" w:author="Author">
        <w:r w:rsidRPr="00133CF7" w:rsidDel="005A21FE">
          <w:rPr>
            <w:rFonts w:cstheme="minorHAnsi"/>
            <w:szCs w:val="24"/>
          </w:rPr>
          <w:delText xml:space="preserve">Illness </w:delText>
        </w:r>
      </w:del>
      <w:ins w:id="2597" w:author="Author">
        <w:del w:id="2598" w:author="Author">
          <w:r w:rsidRPr="00133CF7" w:rsidDel="005A21FE">
            <w:rPr>
              <w:rFonts w:cstheme="minorHAnsi"/>
              <w:szCs w:val="24"/>
            </w:rPr>
            <w:delText>r</w:delText>
          </w:r>
        </w:del>
      </w:ins>
      <w:del w:id="2599" w:author="Author">
        <w:r w:rsidRPr="00133CF7" w:rsidDel="005A21FE">
          <w:rPr>
            <w:rFonts w:cstheme="minorHAnsi"/>
            <w:szCs w:val="24"/>
          </w:rPr>
          <w:delText xml:space="preserve">Rating </w:delText>
        </w:r>
      </w:del>
      <w:ins w:id="2600" w:author="Author">
        <w:del w:id="2601" w:author="Author">
          <w:r w:rsidRPr="00133CF7" w:rsidDel="005A21FE">
            <w:rPr>
              <w:rFonts w:cstheme="minorHAnsi"/>
              <w:szCs w:val="24"/>
            </w:rPr>
            <w:delText>s</w:delText>
          </w:r>
        </w:del>
      </w:ins>
      <w:del w:id="2602" w:author="Author">
        <w:r w:rsidRPr="00133CF7" w:rsidDel="005A21FE">
          <w:rPr>
            <w:rFonts w:cstheme="minorHAnsi"/>
            <w:szCs w:val="24"/>
          </w:rPr>
          <w:delText xml:space="preserve">Scale for </w:delText>
        </w:r>
      </w:del>
      <w:ins w:id="2603" w:author="Author">
        <w:del w:id="2604" w:author="Author">
          <w:r w:rsidRPr="00133CF7" w:rsidDel="005A21FE">
            <w:rPr>
              <w:rFonts w:cstheme="minorHAnsi"/>
              <w:szCs w:val="24"/>
            </w:rPr>
            <w:delText>g</w:delText>
          </w:r>
        </w:del>
      </w:ins>
      <w:del w:id="2605" w:author="Author">
        <w:r w:rsidRPr="00133CF7" w:rsidDel="005A21FE">
          <w:rPr>
            <w:rFonts w:cstheme="minorHAnsi"/>
            <w:szCs w:val="24"/>
          </w:rPr>
          <w:delText>Geriatric</w:delText>
        </w:r>
      </w:del>
      <w:ins w:id="2606" w:author="Author">
        <w:del w:id="2607" w:author="Author">
          <w:r w:rsidRPr="00133CF7" w:rsidDel="005A21FE">
            <w:rPr>
              <w:rFonts w:eastAsia="PMingLiU" w:cstheme="minorHAnsi"/>
              <w:szCs w:val="24"/>
            </w:rPr>
            <w:delText xml:space="preserve"> patient</w:delText>
          </w:r>
        </w:del>
      </w:ins>
      <w:del w:id="2608" w:author="Author">
        <w:r w:rsidRPr="00133CF7" w:rsidDel="005A21FE">
          <w:rPr>
            <w:rFonts w:eastAsia="PMingLiU" w:cstheme="minorHAnsi"/>
            <w:szCs w:val="24"/>
          </w:rPr>
          <w:delText>s. DNR = Do Not Resuscitate. ADL = Activities of Daily Living. GCS = Glasgow Coma Scale. BW = Body Weight.</w:delText>
        </w:r>
        <w:r w:rsidRPr="00133CF7" w:rsidDel="005A21FE">
          <w:rPr>
            <w:rFonts w:cstheme="minorHAnsi"/>
            <w:szCs w:val="24"/>
          </w:rPr>
          <w:delText xml:space="preserve"> SD = Standard Deviation. SMD = </w:delText>
        </w:r>
      </w:del>
      <w:ins w:id="2609" w:author="Author">
        <w:del w:id="2610" w:author="Author">
          <w:r w:rsidRPr="00133CF7" w:rsidDel="005A21FE">
            <w:rPr>
              <w:rFonts w:cstheme="minorHAnsi"/>
              <w:szCs w:val="24"/>
            </w:rPr>
            <w:delText>s</w:delText>
          </w:r>
        </w:del>
      </w:ins>
      <w:del w:id="2611" w:author="Author">
        <w:r w:rsidRPr="00133CF7" w:rsidDel="005A21FE">
          <w:rPr>
            <w:rFonts w:cstheme="minorHAnsi"/>
            <w:szCs w:val="24"/>
          </w:rPr>
          <w:delText xml:space="preserve">Standardized </w:delText>
        </w:r>
      </w:del>
      <w:ins w:id="2612" w:author="Author">
        <w:del w:id="2613" w:author="Author">
          <w:r w:rsidRPr="00133CF7" w:rsidDel="005A21FE">
            <w:rPr>
              <w:rFonts w:cstheme="minorHAnsi"/>
              <w:szCs w:val="24"/>
            </w:rPr>
            <w:delText>m</w:delText>
          </w:r>
        </w:del>
      </w:ins>
      <w:del w:id="2614" w:author="Author">
        <w:r w:rsidRPr="00133CF7" w:rsidDel="005A21FE">
          <w:rPr>
            <w:rFonts w:cstheme="minorHAnsi"/>
            <w:szCs w:val="24"/>
          </w:rPr>
          <w:delText xml:space="preserve">Mean </w:delText>
        </w:r>
      </w:del>
      <w:ins w:id="2615" w:author="Author">
        <w:del w:id="2616" w:author="Author">
          <w:r w:rsidRPr="00133CF7" w:rsidDel="005A21FE">
            <w:rPr>
              <w:rFonts w:cstheme="minorHAnsi"/>
              <w:szCs w:val="24"/>
            </w:rPr>
            <w:delText>d</w:delText>
          </w:r>
        </w:del>
      </w:ins>
      <w:del w:id="2617" w:author="Author">
        <w:r w:rsidRPr="00133CF7" w:rsidDel="005A21FE">
          <w:rPr>
            <w:rFonts w:cstheme="minorHAnsi"/>
            <w:szCs w:val="24"/>
          </w:rPr>
          <w:delText>Differences.</w:delText>
        </w:r>
      </w:del>
    </w:p>
    <w:p w14:paraId="152D55E0" w14:textId="26A8DA48" w:rsidR="00B139C2" w:rsidRPr="00133CF7" w:rsidDel="005A21FE" w:rsidRDefault="001042F6" w:rsidP="00851184">
      <w:pPr>
        <w:snapToGrid w:val="0"/>
        <w:spacing w:beforeLines="50" w:before="180"/>
        <w:rPr>
          <w:del w:id="2618" w:author="Author"/>
          <w:rFonts w:cstheme="minorHAnsi"/>
          <w:szCs w:val="24"/>
        </w:rPr>
      </w:pPr>
      <w:del w:id="2619" w:author="Author">
        <w:r w:rsidRPr="00201557" w:rsidDel="005A21FE">
          <w:rPr>
            <w:rFonts w:cstheme="minorHAnsi"/>
            <w:szCs w:val="24"/>
            <w:vertAlign w:val="superscript"/>
            <w:rPrChange w:id="2620" w:author="Author">
              <w:rPr>
                <w:rFonts w:ascii="Times New Roman" w:hAnsi="Times New Roman" w:cs="Times New Roman"/>
                <w:sz w:val="22"/>
              </w:rPr>
            </w:rPrChange>
          </w:rPr>
          <w:delText xml:space="preserve">* </w:delText>
        </w:r>
        <w:r w:rsidRPr="00133CF7" w:rsidDel="005A21FE">
          <w:rPr>
            <w:rFonts w:cstheme="minorHAnsi"/>
            <w:szCs w:val="24"/>
          </w:rPr>
          <w:delText>GCS score</w:delText>
        </w:r>
      </w:del>
      <w:ins w:id="2621" w:author="Author">
        <w:del w:id="2622" w:author="Author">
          <w:r w:rsidRPr="00133CF7" w:rsidDel="005A21FE">
            <w:rPr>
              <w:rFonts w:cstheme="minorHAnsi"/>
              <w:szCs w:val="24"/>
            </w:rPr>
            <w:delText>s</w:delText>
          </w:r>
        </w:del>
      </w:ins>
      <w:del w:id="2623" w:author="Author">
        <w:r w:rsidRPr="00133CF7" w:rsidDel="005A21FE">
          <w:rPr>
            <w:rFonts w:cstheme="minorHAnsi"/>
            <w:szCs w:val="24"/>
          </w:rPr>
          <w:delText>d between 3 and 15. It is comp</w:delText>
        </w:r>
      </w:del>
      <w:ins w:id="2624" w:author="Author">
        <w:del w:id="2625" w:author="Author">
          <w:r w:rsidRPr="00133CF7" w:rsidDel="005A21FE">
            <w:rPr>
              <w:rFonts w:cstheme="minorHAnsi"/>
              <w:szCs w:val="24"/>
            </w:rPr>
            <w:delText>ri</w:delText>
          </w:r>
        </w:del>
      </w:ins>
      <w:del w:id="2626" w:author="Author">
        <w:r w:rsidRPr="00133CF7" w:rsidDel="005A21FE">
          <w:rPr>
            <w:rFonts w:cstheme="minorHAnsi"/>
            <w:szCs w:val="24"/>
          </w:rPr>
          <w:delText>ose</w:delText>
        </w:r>
      </w:del>
      <w:ins w:id="2627" w:author="Author">
        <w:del w:id="2628" w:author="Author">
          <w:r w:rsidRPr="00133CF7" w:rsidDel="005A21FE">
            <w:rPr>
              <w:rFonts w:cstheme="minorHAnsi"/>
              <w:szCs w:val="24"/>
            </w:rPr>
            <w:delText>s</w:delText>
          </w:r>
        </w:del>
      </w:ins>
      <w:del w:id="2629" w:author="Author">
        <w:r w:rsidRPr="00133CF7" w:rsidDel="005A21FE">
          <w:rPr>
            <w:rFonts w:cstheme="minorHAnsi"/>
            <w:szCs w:val="24"/>
          </w:rPr>
          <w:delText>d of three parameters: best eye response (E), best verbal response (V), and best motor response (M).</w:delText>
        </w:r>
      </w:del>
    </w:p>
    <w:p w14:paraId="0744372A" w14:textId="08A9678B" w:rsidR="00B139C2" w:rsidRPr="00133CF7" w:rsidDel="005A21FE" w:rsidRDefault="001042F6" w:rsidP="00851184">
      <w:pPr>
        <w:widowControl/>
        <w:rPr>
          <w:del w:id="2630" w:author="Author"/>
          <w:rFonts w:cstheme="minorHAnsi"/>
          <w:b/>
          <w:bCs/>
          <w:szCs w:val="24"/>
        </w:rPr>
      </w:pPr>
      <w:del w:id="2631" w:author="Author">
        <w:r w:rsidRPr="00133CF7" w:rsidDel="005A21FE">
          <w:rPr>
            <w:rFonts w:cstheme="minorHAnsi"/>
            <w:b/>
            <w:bCs/>
            <w:szCs w:val="24"/>
          </w:rPr>
          <w:br w:type="page"/>
        </w:r>
      </w:del>
    </w:p>
    <w:p w14:paraId="5F04EFFE" w14:textId="29DE6DD7" w:rsidR="00B139C2" w:rsidRPr="00133CF7" w:rsidDel="0025401F" w:rsidRDefault="001042F6">
      <w:pPr>
        <w:widowControl/>
        <w:rPr>
          <w:del w:id="2632" w:author="Author"/>
          <w:rFonts w:cstheme="minorHAnsi"/>
          <w:szCs w:val="24"/>
        </w:rPr>
        <w:pPrChange w:id="2633" w:author="Author" w:date="2026-02-23T01:53:00Z" w16du:dateUtc="2026-02-23T04:53:00Z">
          <w:pPr>
            <w:spacing w:afterLines="50" w:after="180"/>
          </w:pPr>
        </w:pPrChange>
      </w:pPr>
      <w:del w:id="2634" w:author="Author">
        <w:r w:rsidRPr="00133CF7" w:rsidDel="0025401F">
          <w:rPr>
            <w:rFonts w:cstheme="minorHAnsi"/>
            <w:b/>
            <w:bCs/>
            <w:szCs w:val="24"/>
          </w:rPr>
          <w:delText>Table 2</w:delText>
        </w:r>
        <w:r w:rsidRPr="00133CF7" w:rsidDel="0025401F">
          <w:rPr>
            <w:rFonts w:cstheme="minorHAnsi"/>
            <w:szCs w:val="24"/>
          </w:rPr>
          <w:delText xml:space="preserve"> Characteristics of external validation cohort (N = 6,216) </w:delText>
        </w:r>
      </w:del>
    </w:p>
    <w:p w14:paraId="4B7BACCE" w14:textId="4E64AB7F" w:rsidR="00B139C2" w:rsidRPr="00133CF7" w:rsidDel="0025401F" w:rsidRDefault="001042F6" w:rsidP="00851184">
      <w:pPr>
        <w:snapToGrid w:val="0"/>
        <w:spacing w:beforeLines="50" w:before="180"/>
        <w:rPr>
          <w:del w:id="2635" w:author="Author"/>
          <w:rFonts w:cstheme="minorHAnsi"/>
          <w:szCs w:val="24"/>
        </w:rPr>
      </w:pPr>
      <w:del w:id="2636" w:author="Author">
        <w:r w:rsidRPr="00133CF7" w:rsidDel="0025401F">
          <w:rPr>
            <w:rFonts w:cstheme="minorHAnsi"/>
            <w:szCs w:val="24"/>
          </w:rPr>
          <w:delText xml:space="preserve">Abbreviations: DNR = Do Not Resuscitate. ADL = Activities of Daily Living. GCS = Glasgow Coma Scale. BW = Body Weight. SD = Standard Deviation. </w:delText>
        </w:r>
      </w:del>
    </w:p>
    <w:p w14:paraId="62A1496E" w14:textId="29BE3DEF" w:rsidR="00B139C2" w:rsidRPr="00133CF7" w:rsidDel="0025401F" w:rsidRDefault="001042F6" w:rsidP="00851184">
      <w:pPr>
        <w:snapToGrid w:val="0"/>
        <w:spacing w:beforeLines="50" w:before="180"/>
        <w:rPr>
          <w:del w:id="2637" w:author="Author"/>
          <w:rFonts w:cstheme="minorHAnsi"/>
          <w:szCs w:val="24"/>
        </w:rPr>
      </w:pPr>
      <w:del w:id="2638" w:author="Author">
        <w:r w:rsidRPr="00133CF7" w:rsidDel="0025401F">
          <w:rPr>
            <w:rFonts w:cstheme="minorHAnsi"/>
            <w:szCs w:val="24"/>
          </w:rPr>
          <w:delText>* GCS score</w:delText>
        </w:r>
      </w:del>
      <w:ins w:id="2639" w:author="Author">
        <w:del w:id="2640" w:author="Author">
          <w:r w:rsidRPr="00133CF7" w:rsidDel="0025401F">
            <w:rPr>
              <w:rFonts w:cstheme="minorHAnsi"/>
              <w:szCs w:val="24"/>
            </w:rPr>
            <w:delText>s</w:delText>
          </w:r>
        </w:del>
      </w:ins>
      <w:del w:id="2641" w:author="Author">
        <w:r w:rsidRPr="00133CF7" w:rsidDel="0025401F">
          <w:rPr>
            <w:rFonts w:cstheme="minorHAnsi"/>
            <w:szCs w:val="24"/>
          </w:rPr>
          <w:delText>d between 3 and 15. It is comp</w:delText>
        </w:r>
      </w:del>
      <w:ins w:id="2642" w:author="Author">
        <w:del w:id="2643" w:author="Author">
          <w:r w:rsidRPr="00133CF7" w:rsidDel="0025401F">
            <w:rPr>
              <w:rFonts w:cstheme="minorHAnsi"/>
              <w:szCs w:val="24"/>
            </w:rPr>
            <w:delText>ri</w:delText>
          </w:r>
        </w:del>
      </w:ins>
      <w:del w:id="2644" w:author="Author">
        <w:r w:rsidRPr="00133CF7" w:rsidDel="0025401F">
          <w:rPr>
            <w:rFonts w:cstheme="minorHAnsi"/>
            <w:szCs w:val="24"/>
          </w:rPr>
          <w:delText>ose</w:delText>
        </w:r>
      </w:del>
      <w:ins w:id="2645" w:author="Author">
        <w:del w:id="2646" w:author="Author">
          <w:r w:rsidRPr="00133CF7" w:rsidDel="0025401F">
            <w:rPr>
              <w:rFonts w:cstheme="minorHAnsi"/>
              <w:szCs w:val="24"/>
            </w:rPr>
            <w:delText>s</w:delText>
          </w:r>
        </w:del>
      </w:ins>
      <w:del w:id="2647" w:author="Author">
        <w:r w:rsidRPr="00133CF7" w:rsidDel="0025401F">
          <w:rPr>
            <w:rFonts w:cstheme="minorHAnsi"/>
            <w:szCs w:val="24"/>
          </w:rPr>
          <w:delText>d of three parameters: best eye response (E), best verbal response (V), and best motor response (M).</w:delText>
        </w:r>
      </w:del>
    </w:p>
    <w:p w14:paraId="608ADEB2" w14:textId="538A4895" w:rsidR="00B139C2" w:rsidRPr="00133CF7" w:rsidDel="0025401F" w:rsidRDefault="00B139C2" w:rsidP="001F1180">
      <w:pPr>
        <w:rPr>
          <w:del w:id="2648" w:author="Author"/>
          <w:rFonts w:cstheme="minorHAnsi"/>
          <w:szCs w:val="24"/>
        </w:rPr>
      </w:pPr>
    </w:p>
    <w:p w14:paraId="4A8E356B" w14:textId="3BBDF0C8" w:rsidR="00B139C2" w:rsidRPr="00133CF7" w:rsidDel="0025401F" w:rsidRDefault="001042F6">
      <w:pPr>
        <w:widowControl/>
        <w:rPr>
          <w:del w:id="2649" w:author="Author"/>
          <w:rFonts w:cstheme="minorHAnsi"/>
          <w:szCs w:val="24"/>
        </w:rPr>
      </w:pPr>
      <w:del w:id="2650" w:author="Author">
        <w:r w:rsidRPr="00133CF7" w:rsidDel="0025401F">
          <w:rPr>
            <w:rFonts w:cstheme="minorHAnsi"/>
            <w:szCs w:val="24"/>
          </w:rPr>
          <w:br w:type="page"/>
        </w:r>
      </w:del>
    </w:p>
    <w:p w14:paraId="4CA43325" w14:textId="60716A6E" w:rsidR="00B139C2" w:rsidRPr="00133CF7" w:rsidDel="00D221EB" w:rsidRDefault="001042F6">
      <w:pPr>
        <w:widowControl/>
        <w:rPr>
          <w:del w:id="2651" w:author="Author"/>
          <w:rFonts w:cstheme="minorHAnsi"/>
          <w:szCs w:val="24"/>
        </w:rPr>
        <w:pPrChange w:id="2652" w:author="Author" w:date="2026-02-23T02:09:00Z" w16du:dateUtc="2026-02-23T05:09:00Z">
          <w:pPr>
            <w:spacing w:afterLines="50" w:after="180"/>
          </w:pPr>
        </w:pPrChange>
      </w:pPr>
      <w:del w:id="2653" w:author="Author">
        <w:r w:rsidRPr="00133CF7" w:rsidDel="00D221EB">
          <w:rPr>
            <w:rFonts w:cstheme="minorHAnsi"/>
            <w:b/>
            <w:bCs/>
            <w:szCs w:val="24"/>
          </w:rPr>
          <w:delText>Table 3.</w:delText>
        </w:r>
        <w:r w:rsidRPr="00133CF7" w:rsidDel="00D221EB">
          <w:rPr>
            <w:rFonts w:cstheme="minorHAnsi"/>
            <w:szCs w:val="24"/>
          </w:rPr>
          <w:delText xml:space="preserve"> Performance of the different predictive models</w:delText>
        </w:r>
      </w:del>
    </w:p>
    <w:p w14:paraId="54D51D22" w14:textId="7A0CE25D" w:rsidR="00B139C2" w:rsidRPr="00133CF7" w:rsidDel="00D221EB" w:rsidRDefault="00B139C2" w:rsidP="00CE1708">
      <w:pPr>
        <w:rPr>
          <w:del w:id="2654" w:author="Author"/>
          <w:rFonts w:cstheme="minorHAnsi"/>
          <w:i/>
          <w:iCs/>
          <w:szCs w:val="24"/>
        </w:rPr>
      </w:pPr>
    </w:p>
    <w:p w14:paraId="0ECB74E6" w14:textId="7F950722" w:rsidR="00B139C2" w:rsidRPr="00133CF7" w:rsidDel="00D221EB" w:rsidRDefault="001042F6" w:rsidP="00CE1708">
      <w:pPr>
        <w:rPr>
          <w:del w:id="2655" w:author="Author"/>
          <w:rFonts w:cstheme="minorHAnsi"/>
          <w:szCs w:val="24"/>
        </w:rPr>
      </w:pPr>
      <w:del w:id="2656" w:author="Author">
        <w:r w:rsidRPr="00133CF7" w:rsidDel="00D221EB">
          <w:rPr>
            <w:rFonts w:cstheme="minorHAnsi"/>
            <w:i/>
            <w:iCs/>
            <w:szCs w:val="24"/>
          </w:rPr>
          <w:delText>Note.</w:delText>
        </w:r>
        <w:r w:rsidRPr="00133CF7" w:rsidDel="00D221EB">
          <w:rPr>
            <w:rFonts w:cstheme="minorHAnsi"/>
            <w:szCs w:val="24"/>
          </w:rPr>
          <w:delText xml:space="preserve"> Model</w:delText>
        </w:r>
        <w:r w:rsidRPr="00133CF7" w:rsidDel="00D221EB">
          <w:rPr>
            <w:rFonts w:cstheme="minorHAnsi"/>
            <w:szCs w:val="24"/>
            <w:vertAlign w:val="superscript"/>
          </w:rPr>
          <w:delText>1</w:delText>
        </w:r>
        <w:r w:rsidRPr="00133CF7" w:rsidDel="00D221EB">
          <w:rPr>
            <w:rFonts w:cstheme="minorHAnsi"/>
            <w:szCs w:val="24"/>
          </w:rPr>
          <w:delText>:</w:delText>
        </w:r>
        <w:r w:rsidRPr="00133CF7" w:rsidDel="00D221EB">
          <w:rPr>
            <w:rFonts w:cstheme="minorHAnsi"/>
            <w:color w:val="000000"/>
            <w:szCs w:val="24"/>
          </w:rPr>
          <w:delText xml:space="preserve"> HybridXGBRF(</w:delText>
        </w:r>
      </w:del>
      <w:ins w:id="2657" w:author="Author">
        <w:del w:id="2658" w:author="Author">
          <w:r w:rsidRPr="00133CF7" w:rsidDel="00D221EB">
            <w:rPr>
              <w:rFonts w:cstheme="minorHAnsi"/>
              <w:color w:val="000000"/>
              <w:szCs w:val="24"/>
            </w:rPr>
            <w:delText>proposed</w:delText>
          </w:r>
        </w:del>
      </w:ins>
      <w:del w:id="2659" w:author="Author">
        <w:r w:rsidRPr="00133CF7" w:rsidDel="00D221EB">
          <w:rPr>
            <w:rFonts w:cstheme="minorHAnsi"/>
            <w:color w:val="000000"/>
            <w:szCs w:val="24"/>
          </w:rPr>
          <w:delText xml:space="preserve">Our </w:delText>
        </w:r>
      </w:del>
      <w:ins w:id="2660" w:author="Author">
        <w:del w:id="2661" w:author="Author">
          <w:r w:rsidRPr="00133CF7" w:rsidDel="00D221EB">
            <w:rPr>
              <w:rFonts w:cstheme="minorHAnsi"/>
              <w:color w:val="000000"/>
              <w:szCs w:val="24"/>
            </w:rPr>
            <w:delText>a</w:delText>
          </w:r>
        </w:del>
      </w:ins>
      <w:del w:id="2662" w:author="Author">
        <w:r w:rsidRPr="00133CF7" w:rsidDel="00D221EB">
          <w:rPr>
            <w:rFonts w:cstheme="minorHAnsi"/>
            <w:color w:val="000000"/>
            <w:szCs w:val="24"/>
          </w:rPr>
          <w:delText xml:space="preserve">Approach); </w:delText>
        </w:r>
        <w:r w:rsidRPr="00133CF7" w:rsidDel="00D221EB">
          <w:rPr>
            <w:rFonts w:cstheme="minorHAnsi"/>
            <w:szCs w:val="24"/>
          </w:rPr>
          <w:delText>Model</w:delText>
        </w:r>
        <w:r w:rsidRPr="00133CF7" w:rsidDel="00D221EB">
          <w:rPr>
            <w:rFonts w:cstheme="minorHAnsi"/>
            <w:szCs w:val="24"/>
            <w:vertAlign w:val="superscript"/>
          </w:rPr>
          <w:delText>2</w:delText>
        </w:r>
        <w:r w:rsidRPr="00133CF7" w:rsidDel="00D221EB">
          <w:rPr>
            <w:rFonts w:cstheme="minorHAnsi"/>
            <w:szCs w:val="24"/>
          </w:rPr>
          <w:delText xml:space="preserve">: </w:delText>
        </w:r>
        <w:r w:rsidRPr="00133CF7" w:rsidDel="00D221EB">
          <w:rPr>
            <w:rFonts w:cstheme="minorHAnsi"/>
            <w:color w:val="000000"/>
            <w:szCs w:val="24"/>
          </w:rPr>
          <w:delText>XGBClassifier</w:delText>
        </w:r>
        <w:r w:rsidRPr="00133CF7" w:rsidDel="00D221EB">
          <w:rPr>
            <w:rFonts w:cstheme="minorHAnsi"/>
            <w:szCs w:val="24"/>
          </w:rPr>
          <w:delText>; Model</w:delText>
        </w:r>
        <w:r w:rsidRPr="00133CF7" w:rsidDel="00D221EB">
          <w:rPr>
            <w:rFonts w:cstheme="minorHAnsi"/>
            <w:szCs w:val="24"/>
            <w:vertAlign w:val="superscript"/>
          </w:rPr>
          <w:delText>3</w:delText>
        </w:r>
        <w:r w:rsidRPr="00133CF7" w:rsidDel="00D221EB">
          <w:rPr>
            <w:rFonts w:cstheme="minorHAnsi"/>
            <w:szCs w:val="24"/>
          </w:rPr>
          <w:delText xml:space="preserve">: </w:delText>
        </w:r>
        <w:r w:rsidRPr="00133CF7" w:rsidDel="00D221EB">
          <w:rPr>
            <w:rFonts w:cstheme="minorHAnsi"/>
            <w:color w:val="000000"/>
            <w:szCs w:val="24"/>
          </w:rPr>
          <w:delText xml:space="preserve">RandomForestClassifier; </w:delText>
        </w:r>
        <w:r w:rsidRPr="00133CF7" w:rsidDel="00D221EB">
          <w:rPr>
            <w:rFonts w:cstheme="minorHAnsi"/>
            <w:szCs w:val="24"/>
          </w:rPr>
          <w:delText>Model</w:delText>
        </w:r>
        <w:r w:rsidRPr="00133CF7" w:rsidDel="00D221EB">
          <w:rPr>
            <w:rFonts w:cstheme="minorHAnsi"/>
            <w:szCs w:val="24"/>
            <w:vertAlign w:val="superscript"/>
          </w:rPr>
          <w:delText>4</w:delText>
        </w:r>
        <w:r w:rsidRPr="00133CF7" w:rsidDel="00D221EB">
          <w:rPr>
            <w:rFonts w:cstheme="minorHAnsi"/>
            <w:szCs w:val="24"/>
          </w:rPr>
          <w:delText>:</w:delText>
        </w:r>
        <w:r w:rsidRPr="00133CF7" w:rsidDel="00D221EB">
          <w:rPr>
            <w:rFonts w:cstheme="minorHAnsi"/>
            <w:color w:val="000000"/>
            <w:szCs w:val="24"/>
          </w:rPr>
          <w:delText xml:space="preserve"> LogisticRegression (max_iter=1000)</w:delText>
        </w:r>
        <w:r w:rsidRPr="00133CF7" w:rsidDel="00D221EB">
          <w:rPr>
            <w:rFonts w:cstheme="minorHAnsi"/>
            <w:szCs w:val="24"/>
          </w:rPr>
          <w:delText>; Model</w:delText>
        </w:r>
        <w:r w:rsidRPr="00133CF7" w:rsidDel="00D221EB">
          <w:rPr>
            <w:rFonts w:cstheme="minorHAnsi"/>
            <w:szCs w:val="24"/>
            <w:vertAlign w:val="superscript"/>
          </w:rPr>
          <w:delText>5</w:delText>
        </w:r>
        <w:r w:rsidRPr="00133CF7" w:rsidDel="00D221EB">
          <w:rPr>
            <w:rFonts w:cstheme="minorHAnsi"/>
            <w:szCs w:val="24"/>
          </w:rPr>
          <w:delText>:</w:delText>
        </w:r>
        <w:r w:rsidRPr="00133CF7" w:rsidDel="00D221EB">
          <w:rPr>
            <w:rFonts w:cstheme="minorHAnsi"/>
            <w:color w:val="000000"/>
            <w:szCs w:val="24"/>
          </w:rPr>
          <w:delText xml:space="preserve"> Ridge</w:delText>
        </w:r>
        <w:r w:rsidRPr="00133CF7" w:rsidDel="00D221EB">
          <w:rPr>
            <w:rFonts w:cstheme="minorHAnsi"/>
            <w:szCs w:val="24"/>
          </w:rPr>
          <w:delText>; Model</w:delText>
        </w:r>
        <w:r w:rsidRPr="00133CF7" w:rsidDel="00D221EB">
          <w:rPr>
            <w:rFonts w:cstheme="minorHAnsi"/>
            <w:szCs w:val="24"/>
            <w:vertAlign w:val="superscript"/>
          </w:rPr>
          <w:delText>6</w:delText>
        </w:r>
        <w:r w:rsidRPr="00133CF7" w:rsidDel="00D221EB">
          <w:rPr>
            <w:rFonts w:cstheme="minorHAnsi"/>
            <w:szCs w:val="24"/>
          </w:rPr>
          <w:delText xml:space="preserve">: </w:delText>
        </w:r>
        <w:r w:rsidRPr="00133CF7" w:rsidDel="00D221EB">
          <w:rPr>
            <w:rFonts w:cstheme="minorHAnsi"/>
            <w:color w:val="000000"/>
            <w:szCs w:val="24"/>
          </w:rPr>
          <w:delText>Elastic</w:delText>
        </w:r>
        <w:r w:rsidRPr="00133CF7" w:rsidDel="00D221EB">
          <w:rPr>
            <w:rFonts w:cstheme="minorHAnsi"/>
            <w:szCs w:val="24"/>
          </w:rPr>
          <w:delText>; Model</w:delText>
        </w:r>
        <w:r w:rsidRPr="00133CF7" w:rsidDel="00D221EB">
          <w:rPr>
            <w:rFonts w:cstheme="minorHAnsi"/>
            <w:szCs w:val="24"/>
            <w:vertAlign w:val="superscript"/>
          </w:rPr>
          <w:delText>7</w:delText>
        </w:r>
        <w:r w:rsidRPr="00133CF7" w:rsidDel="00D221EB">
          <w:rPr>
            <w:rFonts w:cstheme="minorHAnsi"/>
            <w:szCs w:val="24"/>
          </w:rPr>
          <w:delText xml:space="preserve">: </w:delText>
        </w:r>
        <w:r w:rsidRPr="00133CF7" w:rsidDel="00D221EB">
          <w:rPr>
            <w:rFonts w:cstheme="minorHAnsi"/>
            <w:color w:val="000000"/>
            <w:szCs w:val="24"/>
          </w:rPr>
          <w:delText>Lasso</w:delText>
        </w:r>
        <w:r w:rsidRPr="00133CF7" w:rsidDel="00D221EB">
          <w:rPr>
            <w:rFonts w:cstheme="minorHAnsi"/>
            <w:szCs w:val="24"/>
          </w:rPr>
          <w:delText>; Model</w:delText>
        </w:r>
        <w:r w:rsidRPr="00133CF7" w:rsidDel="00D221EB">
          <w:rPr>
            <w:rFonts w:cstheme="minorHAnsi"/>
            <w:szCs w:val="24"/>
            <w:vertAlign w:val="superscript"/>
          </w:rPr>
          <w:delText>8</w:delText>
        </w:r>
        <w:r w:rsidRPr="00133CF7" w:rsidDel="00D221EB">
          <w:rPr>
            <w:rFonts w:cstheme="minorHAnsi"/>
            <w:szCs w:val="24"/>
          </w:rPr>
          <w:delText>:</w:delText>
        </w:r>
        <w:r w:rsidRPr="00133CF7" w:rsidDel="00D221EB">
          <w:rPr>
            <w:rFonts w:cstheme="minorHAnsi"/>
            <w:color w:val="000000"/>
            <w:szCs w:val="24"/>
          </w:rPr>
          <w:delText xml:space="preserve"> LogisticRegression(max_iter=200)</w:delText>
        </w:r>
      </w:del>
      <w:ins w:id="2663" w:author="Author">
        <w:del w:id="2664" w:author="Author">
          <w:r w:rsidRPr="00133CF7" w:rsidDel="00D221EB">
            <w:rPr>
              <w:rFonts w:eastAsia="PMingLiU" w:cstheme="minorHAnsi"/>
              <w:szCs w:val="24"/>
            </w:rPr>
            <w:delText>.</w:delText>
          </w:r>
        </w:del>
      </w:ins>
      <w:del w:id="2665" w:author="Author">
        <w:r w:rsidRPr="00133CF7" w:rsidDel="00D221EB">
          <w:rPr>
            <w:rFonts w:cstheme="minorHAnsi"/>
            <w:szCs w:val="24"/>
          </w:rPr>
          <w:delText xml:space="preserve"> </w:delText>
        </w:r>
      </w:del>
    </w:p>
    <w:p w14:paraId="2E506356" w14:textId="436B76AD" w:rsidR="00B139C2" w:rsidRPr="00133CF7" w:rsidDel="00D221EB" w:rsidRDefault="00B139C2" w:rsidP="001F1180">
      <w:pPr>
        <w:rPr>
          <w:del w:id="2666" w:author="Author"/>
          <w:rFonts w:cstheme="minorHAnsi"/>
          <w:szCs w:val="24"/>
        </w:rPr>
      </w:pPr>
    </w:p>
    <w:p w14:paraId="5CFFB488" w14:textId="273D2E69" w:rsidR="00B139C2" w:rsidRPr="00133CF7" w:rsidDel="00D221EB" w:rsidRDefault="001042F6">
      <w:pPr>
        <w:widowControl/>
        <w:rPr>
          <w:del w:id="2667" w:author="Author"/>
          <w:rFonts w:cstheme="minorHAnsi"/>
          <w:szCs w:val="24"/>
        </w:rPr>
      </w:pPr>
      <w:del w:id="2668" w:author="Author">
        <w:r w:rsidRPr="00133CF7" w:rsidDel="00D221EB">
          <w:rPr>
            <w:rFonts w:cstheme="minorHAnsi"/>
            <w:szCs w:val="24"/>
          </w:rPr>
          <w:br w:type="page"/>
        </w:r>
      </w:del>
    </w:p>
    <w:p w14:paraId="58BD9A86" w14:textId="1B3BD324" w:rsidR="00B139C2" w:rsidRPr="00133CF7" w:rsidDel="004C4293" w:rsidRDefault="001042F6">
      <w:pPr>
        <w:widowControl/>
        <w:rPr>
          <w:del w:id="2669" w:author="Author"/>
          <w:rFonts w:cstheme="minorHAnsi"/>
          <w:szCs w:val="24"/>
        </w:rPr>
        <w:pPrChange w:id="2670" w:author="Author" w:date="2026-02-23T02:11:00Z" w16du:dateUtc="2026-02-23T05:11:00Z">
          <w:pPr>
            <w:spacing w:afterLines="50" w:after="180"/>
          </w:pPr>
        </w:pPrChange>
      </w:pPr>
      <w:del w:id="2671" w:author="Author">
        <w:r w:rsidRPr="00133CF7" w:rsidDel="004C4293">
          <w:rPr>
            <w:rFonts w:cstheme="minorHAnsi"/>
            <w:b/>
            <w:bCs/>
            <w:szCs w:val="24"/>
          </w:rPr>
          <w:delText>Table 4.</w:delText>
        </w:r>
        <w:r w:rsidRPr="00133CF7" w:rsidDel="004C4293">
          <w:rPr>
            <w:rFonts w:cstheme="minorHAnsi"/>
            <w:szCs w:val="24"/>
          </w:rPr>
          <w:delText xml:space="preserve"> Performance metrics of classification algorithms in the external validation dataset</w:delText>
        </w:r>
      </w:del>
    </w:p>
    <w:p w14:paraId="1F5578C3" w14:textId="1D784A78" w:rsidR="00B139C2" w:rsidRPr="00133CF7" w:rsidDel="004C4293" w:rsidRDefault="001042F6" w:rsidP="00F26A87">
      <w:pPr>
        <w:rPr>
          <w:del w:id="2672" w:author="Author"/>
          <w:rFonts w:cstheme="minorHAnsi"/>
          <w:szCs w:val="24"/>
        </w:rPr>
      </w:pPr>
      <w:del w:id="2673" w:author="Author">
        <w:r w:rsidRPr="00133CF7" w:rsidDel="004C4293">
          <w:rPr>
            <w:rFonts w:cstheme="minorHAnsi"/>
            <w:i/>
            <w:iCs/>
            <w:szCs w:val="24"/>
          </w:rPr>
          <w:delText>Note.</w:delText>
        </w:r>
        <w:r w:rsidRPr="00133CF7" w:rsidDel="004C4293">
          <w:rPr>
            <w:rFonts w:cstheme="minorHAnsi"/>
            <w:szCs w:val="24"/>
          </w:rPr>
          <w:delText xml:space="preserve"> Model</w:delText>
        </w:r>
        <w:r w:rsidRPr="00133CF7" w:rsidDel="004C4293">
          <w:rPr>
            <w:rFonts w:cstheme="minorHAnsi"/>
            <w:szCs w:val="24"/>
            <w:vertAlign w:val="superscript"/>
          </w:rPr>
          <w:delText>1</w:delText>
        </w:r>
        <w:r w:rsidRPr="00133CF7" w:rsidDel="004C4293">
          <w:rPr>
            <w:rFonts w:cstheme="minorHAnsi"/>
            <w:szCs w:val="24"/>
          </w:rPr>
          <w:delText>: HybridXGBRF(</w:delText>
        </w:r>
      </w:del>
      <w:ins w:id="2674" w:author="Author">
        <w:del w:id="2675" w:author="Author">
          <w:r w:rsidRPr="00133CF7" w:rsidDel="004C4293">
            <w:rPr>
              <w:rFonts w:cstheme="minorHAnsi"/>
              <w:szCs w:val="24"/>
            </w:rPr>
            <w:delText>proposed</w:delText>
          </w:r>
        </w:del>
      </w:ins>
      <w:del w:id="2676" w:author="Author">
        <w:r w:rsidRPr="00133CF7" w:rsidDel="004C4293">
          <w:rPr>
            <w:rFonts w:cstheme="minorHAnsi"/>
            <w:szCs w:val="24"/>
          </w:rPr>
          <w:delText xml:space="preserve">Our </w:delText>
        </w:r>
      </w:del>
      <w:ins w:id="2677" w:author="Author">
        <w:del w:id="2678" w:author="Author">
          <w:r w:rsidRPr="00133CF7" w:rsidDel="004C4293">
            <w:rPr>
              <w:rFonts w:cstheme="minorHAnsi"/>
              <w:szCs w:val="24"/>
            </w:rPr>
            <w:delText>a</w:delText>
          </w:r>
        </w:del>
      </w:ins>
      <w:del w:id="2679" w:author="Author">
        <w:r w:rsidRPr="00133CF7" w:rsidDel="004C4293">
          <w:rPr>
            <w:rFonts w:cstheme="minorHAnsi"/>
            <w:szCs w:val="24"/>
          </w:rPr>
          <w:delText>Approach); Model</w:delText>
        </w:r>
        <w:r w:rsidRPr="00133CF7" w:rsidDel="004C4293">
          <w:rPr>
            <w:rFonts w:cstheme="minorHAnsi"/>
            <w:szCs w:val="24"/>
            <w:vertAlign w:val="superscript"/>
          </w:rPr>
          <w:delText>2</w:delText>
        </w:r>
        <w:r w:rsidRPr="00133CF7" w:rsidDel="004C4293">
          <w:rPr>
            <w:rFonts w:cstheme="minorHAnsi"/>
            <w:szCs w:val="24"/>
          </w:rPr>
          <w:delText>: XGBClassifier; Model</w:delText>
        </w:r>
        <w:r w:rsidRPr="00133CF7" w:rsidDel="004C4293">
          <w:rPr>
            <w:rFonts w:cstheme="minorHAnsi"/>
            <w:szCs w:val="24"/>
            <w:vertAlign w:val="superscript"/>
          </w:rPr>
          <w:delText>3</w:delText>
        </w:r>
        <w:r w:rsidRPr="00133CF7" w:rsidDel="004C4293">
          <w:rPr>
            <w:rFonts w:cstheme="minorHAnsi"/>
            <w:szCs w:val="24"/>
          </w:rPr>
          <w:delText>: RandomForestClassifier; Model</w:delText>
        </w:r>
        <w:r w:rsidRPr="00133CF7" w:rsidDel="004C4293">
          <w:rPr>
            <w:rFonts w:cstheme="minorHAnsi"/>
            <w:szCs w:val="24"/>
            <w:vertAlign w:val="superscript"/>
          </w:rPr>
          <w:delText>4</w:delText>
        </w:r>
        <w:r w:rsidRPr="00133CF7" w:rsidDel="004C4293">
          <w:rPr>
            <w:rFonts w:cstheme="minorHAnsi"/>
            <w:szCs w:val="24"/>
          </w:rPr>
          <w:delText>: LogisticRegression (max_iter=1000); Model</w:delText>
        </w:r>
        <w:r w:rsidRPr="00133CF7" w:rsidDel="004C4293">
          <w:rPr>
            <w:rFonts w:cstheme="minorHAnsi"/>
            <w:szCs w:val="24"/>
            <w:vertAlign w:val="superscript"/>
          </w:rPr>
          <w:delText>5</w:delText>
        </w:r>
        <w:r w:rsidRPr="00133CF7" w:rsidDel="004C4293">
          <w:rPr>
            <w:rFonts w:cstheme="minorHAnsi"/>
            <w:szCs w:val="24"/>
          </w:rPr>
          <w:delText>: Ridge; Model</w:delText>
        </w:r>
        <w:r w:rsidRPr="00133CF7" w:rsidDel="004C4293">
          <w:rPr>
            <w:rFonts w:cstheme="minorHAnsi"/>
            <w:szCs w:val="24"/>
            <w:vertAlign w:val="superscript"/>
          </w:rPr>
          <w:delText>6</w:delText>
        </w:r>
        <w:r w:rsidRPr="00133CF7" w:rsidDel="004C4293">
          <w:rPr>
            <w:rFonts w:cstheme="minorHAnsi"/>
            <w:szCs w:val="24"/>
          </w:rPr>
          <w:delText>: Elastic; Model</w:delText>
        </w:r>
        <w:r w:rsidRPr="00133CF7" w:rsidDel="004C4293">
          <w:rPr>
            <w:rFonts w:cstheme="minorHAnsi"/>
            <w:szCs w:val="24"/>
            <w:vertAlign w:val="superscript"/>
          </w:rPr>
          <w:delText>7</w:delText>
        </w:r>
        <w:r w:rsidRPr="00133CF7" w:rsidDel="004C4293">
          <w:rPr>
            <w:rFonts w:cstheme="minorHAnsi"/>
            <w:szCs w:val="24"/>
          </w:rPr>
          <w:delText>: Lasso; Model</w:delText>
        </w:r>
        <w:r w:rsidRPr="00133CF7" w:rsidDel="004C4293">
          <w:rPr>
            <w:rFonts w:cstheme="minorHAnsi"/>
            <w:szCs w:val="24"/>
            <w:vertAlign w:val="superscript"/>
          </w:rPr>
          <w:delText>8</w:delText>
        </w:r>
        <w:r w:rsidRPr="00133CF7" w:rsidDel="004C4293">
          <w:rPr>
            <w:rFonts w:cstheme="minorHAnsi"/>
            <w:szCs w:val="24"/>
          </w:rPr>
          <w:delText>: LogisticRegression(max_iter=200)</w:delText>
        </w:r>
      </w:del>
      <w:ins w:id="2680" w:author="Author">
        <w:del w:id="2681" w:author="Author">
          <w:r w:rsidRPr="00133CF7" w:rsidDel="004C4293">
            <w:rPr>
              <w:rFonts w:eastAsia="PMingLiU" w:cstheme="minorHAnsi"/>
              <w:szCs w:val="24"/>
            </w:rPr>
            <w:delText>.</w:delText>
          </w:r>
        </w:del>
      </w:ins>
      <w:del w:id="2682" w:author="Author">
        <w:r w:rsidRPr="00133CF7" w:rsidDel="004C4293">
          <w:rPr>
            <w:rFonts w:eastAsia="PMingLiU" w:cstheme="minorHAnsi"/>
            <w:szCs w:val="24"/>
          </w:rPr>
          <w:delText xml:space="preserve"> </w:delText>
        </w:r>
      </w:del>
    </w:p>
    <w:p w14:paraId="2D0697CC" w14:textId="29FAF398" w:rsidR="00B139C2" w:rsidRPr="00133CF7" w:rsidDel="004C4293" w:rsidRDefault="00B139C2" w:rsidP="001F1180">
      <w:pPr>
        <w:rPr>
          <w:del w:id="2683" w:author="Author"/>
        </w:rPr>
      </w:pPr>
    </w:p>
    <w:p w14:paraId="70FA4778" w14:textId="62B44AC0" w:rsidR="00B139C2" w:rsidRPr="00133CF7" w:rsidDel="004C4293" w:rsidRDefault="001042F6">
      <w:pPr>
        <w:widowControl/>
        <w:rPr>
          <w:del w:id="2684" w:author="Author"/>
        </w:rPr>
      </w:pPr>
      <w:del w:id="2685" w:author="Author">
        <w:r w:rsidRPr="00133CF7" w:rsidDel="004C4293">
          <w:br w:type="page"/>
        </w:r>
      </w:del>
    </w:p>
    <w:p w14:paraId="4C94C90B" w14:textId="2D265E50" w:rsidR="00B139C2" w:rsidRPr="00133CF7" w:rsidDel="00AD1EAC" w:rsidRDefault="001042F6">
      <w:pPr>
        <w:widowControl/>
        <w:rPr>
          <w:del w:id="2686" w:author="Author"/>
        </w:rPr>
        <w:pPrChange w:id="2687" w:author="Author" w:date="2026-02-23T02:18:00Z" w16du:dateUtc="2026-02-23T05:18:00Z">
          <w:pPr>
            <w:spacing w:afterLines="50" w:after="180"/>
          </w:pPr>
        </w:pPrChange>
      </w:pPr>
      <w:del w:id="2688" w:author="Author">
        <w:r w:rsidRPr="00133CF7" w:rsidDel="00AD1EAC">
          <w:rPr>
            <w:rFonts w:ascii="Times New Roman" w:hAnsi="Times New Roman" w:cs="Times New Roman"/>
            <w:b/>
            <w:bCs/>
          </w:rPr>
          <w:delText>Table 5</w:delText>
        </w:r>
        <w:r w:rsidRPr="00133CF7" w:rsidDel="004C4293">
          <w:rPr>
            <w:rFonts w:ascii="Times New Roman" w:hAnsi="Times New Roman" w:cs="Times New Roman"/>
            <w:color w:val="EE0000"/>
          </w:rPr>
          <w:delText>.</w:delText>
        </w:r>
        <w:r w:rsidRPr="00133CF7" w:rsidDel="00AD1EAC">
          <w:rPr>
            <w:rFonts w:ascii="Times New Roman" w:hAnsi="Times New Roman" w:cs="Times New Roman"/>
          </w:rPr>
          <w:delText xml:space="preserve"> Subgroup performance of the HybridXGBRF model</w:delText>
        </w:r>
      </w:del>
    </w:p>
    <w:p w14:paraId="7F3DA59F" w14:textId="13660FC5" w:rsidR="00B139C2" w:rsidRPr="00133CF7" w:rsidDel="00AD1EAC" w:rsidRDefault="00B139C2" w:rsidP="00F26A87">
      <w:pPr>
        <w:rPr>
          <w:del w:id="2689" w:author="Author"/>
        </w:rPr>
      </w:pPr>
    </w:p>
    <w:p w14:paraId="7B07B202" w14:textId="40AB532D" w:rsidR="00B139C2" w:rsidRPr="00133CF7" w:rsidDel="00AD1EAC" w:rsidRDefault="001042F6">
      <w:pPr>
        <w:widowControl/>
        <w:rPr>
          <w:del w:id="2690" w:author="Author"/>
        </w:rPr>
      </w:pPr>
      <w:del w:id="2691" w:author="Author">
        <w:r w:rsidRPr="00133CF7" w:rsidDel="00AD1EAC">
          <w:br w:type="page"/>
        </w:r>
      </w:del>
    </w:p>
    <w:p w14:paraId="199F2864" w14:textId="0C0F6FC5" w:rsidR="00BA4C34" w:rsidRPr="00133CF7" w:rsidRDefault="00BA4C34" w:rsidP="00BA4C34">
      <w:pPr>
        <w:ind w:leftChars="-295" w:left="1" w:hangingChars="295" w:hanging="709"/>
        <w:rPr>
          <w:rFonts w:ascii="Times New Roman" w:hAnsi="Times New Roman" w:cs="Times New Roman"/>
          <w:b/>
          <w:bCs/>
          <w:color w:val="000000" w:themeColor="text1"/>
        </w:rPr>
      </w:pPr>
      <w:r w:rsidRPr="00133CF7">
        <w:rPr>
          <w:rFonts w:ascii="Times New Roman" w:hAnsi="Times New Roman" w:cs="Times New Roman"/>
          <w:b/>
          <w:bCs/>
          <w:noProof/>
          <w:color w:val="000000" w:themeColor="text1"/>
        </w:rPr>
        <w:drawing>
          <wp:inline distT="0" distB="0" distL="0" distR="0" wp14:anchorId="44D18EF8" wp14:editId="6CC2E671">
            <wp:extent cx="4960620" cy="3284220"/>
            <wp:effectExtent l="0" t="0" r="0" b="0"/>
            <wp:docPr id="1154293136" name="Picture 15"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一張含有 文字, 螢幕擷取畫面, 圖表, 行 的圖片&#10;&#10;AI 產生的內容可能不正確。"/>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0620" cy="3284220"/>
                    </a:xfrm>
                    <a:prstGeom prst="rect">
                      <a:avLst/>
                    </a:prstGeom>
                    <a:noFill/>
                    <a:ln>
                      <a:noFill/>
                    </a:ln>
                  </pic:spPr>
                </pic:pic>
              </a:graphicData>
            </a:graphic>
          </wp:inline>
        </w:drawing>
      </w:r>
    </w:p>
    <w:p w14:paraId="09DD41A0" w14:textId="194BDC4E" w:rsidR="00BA4C34" w:rsidRPr="00133CF7" w:rsidRDefault="00BA4C34" w:rsidP="00BA4C34">
      <w:pPr>
        <w:ind w:leftChars="-295" w:left="1" w:hangingChars="295" w:hanging="709"/>
        <w:rPr>
          <w:rFonts w:cstheme="minorHAnsi"/>
          <w:b/>
          <w:bCs/>
          <w:color w:val="000000" w:themeColor="text1"/>
        </w:rPr>
      </w:pPr>
      <w:commentRangeStart w:id="2692"/>
      <w:r w:rsidRPr="00133CF7">
        <w:rPr>
          <w:rFonts w:cstheme="minorHAnsi"/>
          <w:b/>
          <w:bCs/>
          <w:color w:val="000000" w:themeColor="text1"/>
        </w:rPr>
        <w:t>F</w:t>
      </w:r>
      <w:commentRangeEnd w:id="2692"/>
      <w:r w:rsidRPr="00133CF7">
        <w:rPr>
          <w:rStyle w:val="CommentReference"/>
          <w:rFonts w:cstheme="minorHAnsi"/>
          <w:b/>
          <w:bCs/>
          <w:color w:val="000000" w:themeColor="text1"/>
          <w:sz w:val="24"/>
          <w:szCs w:val="22"/>
        </w:rPr>
        <w:commentReference w:id="2692"/>
      </w:r>
      <w:r w:rsidRPr="00133CF7">
        <w:rPr>
          <w:rFonts w:cstheme="minorHAnsi"/>
          <w:b/>
          <w:bCs/>
          <w:color w:val="000000" w:themeColor="text1"/>
        </w:rPr>
        <w:t>ig</w:t>
      </w:r>
      <w:commentRangeStart w:id="2693"/>
      <w:r w:rsidRPr="00133CF7">
        <w:rPr>
          <w:rFonts w:cstheme="minorHAnsi"/>
          <w:b/>
          <w:bCs/>
          <w:color w:val="000000" w:themeColor="text1"/>
        </w:rPr>
        <w:t>u</w:t>
      </w:r>
      <w:commentRangeEnd w:id="2693"/>
      <w:r w:rsidR="002667BE" w:rsidRPr="00133CF7">
        <w:rPr>
          <w:rStyle w:val="CommentReference"/>
          <w:rFonts w:cstheme="minorHAnsi"/>
          <w:b/>
          <w:bCs/>
          <w:color w:val="000000" w:themeColor="text1"/>
          <w:sz w:val="24"/>
          <w:szCs w:val="22"/>
        </w:rPr>
        <w:commentReference w:id="2693"/>
      </w:r>
      <w:r w:rsidRPr="00133CF7">
        <w:rPr>
          <w:rFonts w:cstheme="minorHAnsi"/>
          <w:b/>
          <w:bCs/>
          <w:color w:val="000000" w:themeColor="text1"/>
        </w:rPr>
        <w:t xml:space="preserve">re 1 </w:t>
      </w:r>
      <w:r w:rsidRPr="00133CF7">
        <w:rPr>
          <w:rFonts w:cstheme="minorHAnsi"/>
          <w:color w:val="000000" w:themeColor="text1"/>
        </w:rPr>
        <w:t>R</w:t>
      </w:r>
      <w:ins w:id="2694" w:author="Author">
        <w:r w:rsidR="0043128F" w:rsidRPr="00133CF7">
          <w:rPr>
            <w:rFonts w:cstheme="minorHAnsi"/>
            <w:color w:val="000000" w:themeColor="text1"/>
          </w:rPr>
          <w:t>eceiver operating c</w:t>
        </w:r>
      </w:ins>
      <w:del w:id="2695" w:author="Author">
        <w:r w:rsidRPr="00133CF7" w:rsidDel="0043128F">
          <w:rPr>
            <w:rFonts w:cstheme="minorHAnsi"/>
            <w:color w:val="000000" w:themeColor="text1"/>
          </w:rPr>
          <w:delText>OC</w:delText>
        </w:r>
      </w:del>
      <w:ins w:id="2696" w:author="Author">
        <w:r w:rsidR="0043128F" w:rsidRPr="00133CF7">
          <w:rPr>
            <w:rFonts w:cstheme="minorHAnsi"/>
            <w:color w:val="000000" w:themeColor="text1"/>
          </w:rPr>
          <w:t>haracteristic</w:t>
        </w:r>
      </w:ins>
      <w:r w:rsidRPr="00133CF7">
        <w:rPr>
          <w:rFonts w:cstheme="minorHAnsi"/>
          <w:color w:val="000000" w:themeColor="text1"/>
        </w:rPr>
        <w:t xml:space="preserve"> </w:t>
      </w:r>
      <w:del w:id="2697" w:author="Author">
        <w:r w:rsidRPr="00133CF7" w:rsidDel="0043128F">
          <w:rPr>
            <w:rFonts w:cstheme="minorHAnsi"/>
            <w:color w:val="000000" w:themeColor="text1"/>
          </w:rPr>
          <w:delText>C</w:delText>
        </w:r>
      </w:del>
      <w:ins w:id="2698" w:author="Author">
        <w:r w:rsidR="0043128F" w:rsidRPr="00133CF7">
          <w:rPr>
            <w:rFonts w:cstheme="minorHAnsi"/>
            <w:color w:val="000000" w:themeColor="text1"/>
          </w:rPr>
          <w:t>c</w:t>
        </w:r>
      </w:ins>
      <w:r w:rsidRPr="00133CF7">
        <w:rPr>
          <w:rFonts w:cstheme="minorHAnsi"/>
          <w:color w:val="000000" w:themeColor="text1"/>
        </w:rPr>
        <w:t xml:space="preserve">urve </w:t>
      </w:r>
      <w:del w:id="2699" w:author="Author">
        <w:r w:rsidRPr="00133CF7" w:rsidDel="0043128F">
          <w:rPr>
            <w:rFonts w:cstheme="minorHAnsi"/>
            <w:color w:val="000000" w:themeColor="text1"/>
          </w:rPr>
          <w:delText>C</w:delText>
        </w:r>
      </w:del>
      <w:ins w:id="2700" w:author="Author">
        <w:r w:rsidR="0043128F" w:rsidRPr="00133CF7">
          <w:rPr>
            <w:rFonts w:cstheme="minorHAnsi"/>
            <w:color w:val="000000" w:themeColor="text1"/>
          </w:rPr>
          <w:t>c</w:t>
        </w:r>
      </w:ins>
      <w:r w:rsidRPr="00133CF7">
        <w:rPr>
          <w:rFonts w:cstheme="minorHAnsi"/>
          <w:color w:val="000000" w:themeColor="text1"/>
        </w:rPr>
        <w:t>omparison</w:t>
      </w:r>
    </w:p>
    <w:p w14:paraId="7D72A34A" w14:textId="77777777" w:rsidR="00BA4C34" w:rsidRPr="00133CF7" w:rsidRDefault="00BA4C34" w:rsidP="00BA4C34">
      <w:pPr>
        <w:ind w:leftChars="-295" w:left="1" w:hangingChars="295" w:hanging="709"/>
        <w:rPr>
          <w:rFonts w:cstheme="minorHAnsi"/>
          <w:b/>
          <w:bCs/>
          <w:color w:val="000000" w:themeColor="text1"/>
        </w:rPr>
      </w:pPr>
    </w:p>
    <w:p w14:paraId="31EF4D30" w14:textId="2B8A7564" w:rsidR="00BA4C34" w:rsidRPr="00133CF7" w:rsidRDefault="00BA4C34" w:rsidP="00BA4C34">
      <w:pPr>
        <w:ind w:leftChars="-295" w:left="1" w:hangingChars="295" w:hanging="709"/>
        <w:rPr>
          <w:rFonts w:cstheme="minorHAnsi"/>
          <w:b/>
          <w:bCs/>
          <w:color w:val="000000" w:themeColor="text1"/>
        </w:rPr>
      </w:pPr>
      <w:r w:rsidRPr="00133CF7">
        <w:rPr>
          <w:rFonts w:cstheme="minorHAnsi"/>
          <w:b/>
          <w:bCs/>
          <w:noProof/>
          <w:color w:val="000000" w:themeColor="text1"/>
        </w:rPr>
        <w:lastRenderedPageBreak/>
        <w:drawing>
          <wp:inline distT="0" distB="0" distL="0" distR="0" wp14:anchorId="36668E05" wp14:editId="03CB5BB9">
            <wp:extent cx="5273040" cy="8199120"/>
            <wp:effectExtent l="0" t="0" r="3810" b="0"/>
            <wp:docPr id="492076738" name="Picture 14" descr="一張含有 文字, 螢幕擷取畫面, 數字, 平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3" descr="一張含有 文字, 螢幕擷取畫面, 數字, 平行 的圖片&#10;&#10;AI 產生的內容可能不正確。"/>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3040" cy="8199120"/>
                    </a:xfrm>
                    <a:prstGeom prst="rect">
                      <a:avLst/>
                    </a:prstGeom>
                    <a:noFill/>
                    <a:ln>
                      <a:noFill/>
                    </a:ln>
                  </pic:spPr>
                </pic:pic>
              </a:graphicData>
            </a:graphic>
          </wp:inline>
        </w:drawing>
      </w:r>
    </w:p>
    <w:p w14:paraId="4470F54A" w14:textId="68017DC3" w:rsidR="00BA4C34" w:rsidRPr="00133CF7" w:rsidRDefault="00BA4C34" w:rsidP="00BA4C34">
      <w:pPr>
        <w:ind w:leftChars="-295" w:left="1" w:hangingChars="295" w:hanging="709"/>
        <w:rPr>
          <w:rFonts w:cstheme="minorHAnsi"/>
          <w:b/>
          <w:bCs/>
          <w:color w:val="000000" w:themeColor="text1"/>
        </w:rPr>
      </w:pPr>
      <w:r w:rsidRPr="00133CF7">
        <w:rPr>
          <w:rFonts w:cstheme="minorHAnsi"/>
          <w:b/>
          <w:bCs/>
          <w:color w:val="000000" w:themeColor="text1"/>
        </w:rPr>
        <w:t xml:space="preserve">Figure 2 </w:t>
      </w:r>
      <w:r w:rsidRPr="00133CF7">
        <w:rPr>
          <w:rFonts w:cstheme="minorHAnsi"/>
          <w:color w:val="000000" w:themeColor="text1"/>
        </w:rPr>
        <w:t>Confusion matrix comparisons between machine learning classifiers</w:t>
      </w:r>
    </w:p>
    <w:p w14:paraId="3C7F0355" w14:textId="75E470CF" w:rsidR="00AD102E" w:rsidRPr="00133CF7" w:rsidRDefault="00AD102E" w:rsidP="00BA4C34">
      <w:pPr>
        <w:ind w:leftChars="-295" w:left="1" w:hangingChars="295" w:hanging="709"/>
        <w:rPr>
          <w:rFonts w:cstheme="minorHAnsi"/>
          <w:b/>
          <w:bCs/>
          <w:color w:val="000000" w:themeColor="text1"/>
        </w:rPr>
      </w:pPr>
      <w:r w:rsidRPr="00133CF7">
        <w:rPr>
          <w:rFonts w:cstheme="minorHAnsi"/>
          <w:b/>
          <w:bCs/>
          <w:color w:val="000000" w:themeColor="text1"/>
        </w:rPr>
        <w:br w:type="page"/>
      </w:r>
    </w:p>
    <w:p w14:paraId="6FAF997C" w14:textId="56A93727" w:rsidR="00BA4C34" w:rsidRPr="00133CF7" w:rsidRDefault="00BA4C34" w:rsidP="00BA4C34">
      <w:pPr>
        <w:ind w:leftChars="-295" w:left="1" w:hangingChars="295" w:hanging="709"/>
        <w:rPr>
          <w:rFonts w:cstheme="minorHAnsi"/>
          <w:b/>
          <w:bCs/>
          <w:color w:val="000000" w:themeColor="text1"/>
        </w:rPr>
      </w:pPr>
      <w:r w:rsidRPr="00133CF7">
        <w:rPr>
          <w:rFonts w:cstheme="minorHAnsi"/>
          <w:b/>
          <w:bCs/>
          <w:noProof/>
          <w:color w:val="000000" w:themeColor="text1"/>
        </w:rPr>
        <w:lastRenderedPageBreak/>
        <w:drawing>
          <wp:inline distT="0" distB="0" distL="0" distR="0" wp14:anchorId="17632C10" wp14:editId="0743FF63">
            <wp:extent cx="5274310" cy="3699510"/>
            <wp:effectExtent l="0" t="0" r="2540" b="0"/>
            <wp:docPr id="939009828" name="Picture 13"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一張含有 文字, 螢幕擷取畫面, 圖表, 行 的圖片&#10;&#10;AI 產生的內容可能不正確。"/>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699510"/>
                    </a:xfrm>
                    <a:prstGeom prst="rect">
                      <a:avLst/>
                    </a:prstGeom>
                    <a:noFill/>
                    <a:ln>
                      <a:noFill/>
                    </a:ln>
                  </pic:spPr>
                </pic:pic>
              </a:graphicData>
            </a:graphic>
          </wp:inline>
        </w:drawing>
      </w:r>
    </w:p>
    <w:p w14:paraId="3EA0206F" w14:textId="58624D44" w:rsidR="00BA4C34" w:rsidRPr="00133CF7" w:rsidRDefault="00BA4C34" w:rsidP="00BA4C34">
      <w:pPr>
        <w:ind w:leftChars="-295" w:left="1" w:hangingChars="295" w:hanging="709"/>
        <w:rPr>
          <w:rFonts w:cstheme="minorHAnsi"/>
          <w:b/>
          <w:bCs/>
          <w:color w:val="000000" w:themeColor="text1"/>
        </w:rPr>
      </w:pPr>
      <w:r w:rsidRPr="00133CF7">
        <w:rPr>
          <w:rFonts w:cstheme="minorHAnsi"/>
          <w:b/>
          <w:bCs/>
          <w:color w:val="000000" w:themeColor="text1"/>
        </w:rPr>
        <w:t xml:space="preserve">Figure 3 </w:t>
      </w:r>
      <w:r w:rsidRPr="00133CF7">
        <w:rPr>
          <w:rFonts w:cstheme="minorHAnsi"/>
          <w:color w:val="000000" w:themeColor="text1"/>
        </w:rPr>
        <w:t>Calibration plots of the machine learning models in the development cohort</w:t>
      </w:r>
    </w:p>
    <w:p w14:paraId="20091BDE" w14:textId="77777777" w:rsidR="00BA4C34" w:rsidRPr="00133CF7" w:rsidRDefault="00BA4C34" w:rsidP="00BA4C34">
      <w:pPr>
        <w:ind w:leftChars="-295" w:left="1" w:hangingChars="295" w:hanging="709"/>
        <w:rPr>
          <w:rFonts w:cstheme="minorHAnsi"/>
          <w:b/>
          <w:bCs/>
          <w:color w:val="000000" w:themeColor="text1"/>
        </w:rPr>
      </w:pPr>
      <w:r w:rsidRPr="00133CF7">
        <w:rPr>
          <w:rFonts w:cstheme="minorHAnsi"/>
          <w:b/>
          <w:bCs/>
          <w:color w:val="000000" w:themeColor="text1"/>
        </w:rPr>
        <w:br w:type="page"/>
      </w:r>
    </w:p>
    <w:p w14:paraId="187EC973" w14:textId="77777777" w:rsidR="00BA4C34" w:rsidRPr="00133CF7" w:rsidRDefault="00BA4C34" w:rsidP="00BA4C34">
      <w:pPr>
        <w:ind w:leftChars="-295" w:left="1" w:hangingChars="295" w:hanging="709"/>
        <w:rPr>
          <w:rFonts w:cstheme="minorHAnsi"/>
          <w:b/>
          <w:bCs/>
          <w:color w:val="000000" w:themeColor="text1"/>
        </w:rPr>
      </w:pPr>
    </w:p>
    <w:p w14:paraId="53030449" w14:textId="507B5082" w:rsidR="00BA4C34" w:rsidRPr="00133CF7" w:rsidRDefault="00BA4C34" w:rsidP="00BA4C34">
      <w:pPr>
        <w:ind w:leftChars="-295" w:left="1" w:hangingChars="295" w:hanging="709"/>
        <w:rPr>
          <w:rFonts w:cstheme="minorHAnsi"/>
          <w:b/>
          <w:bCs/>
          <w:color w:val="000000" w:themeColor="text1"/>
        </w:rPr>
      </w:pPr>
      <w:r w:rsidRPr="00133CF7">
        <w:rPr>
          <w:rFonts w:cstheme="minorHAnsi"/>
          <w:b/>
          <w:bCs/>
          <w:noProof/>
          <w:color w:val="000000" w:themeColor="text1"/>
        </w:rPr>
        <w:drawing>
          <wp:inline distT="0" distB="0" distL="0" distR="0" wp14:anchorId="529E17E9" wp14:editId="35386B5B">
            <wp:extent cx="5274310" cy="3735070"/>
            <wp:effectExtent l="0" t="0" r="2540" b="0"/>
            <wp:docPr id="326135845" name="Picture 12" descr="一張含有 文字, 螢幕擷取畫面, 行,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descr="一張含有 文字, 螢幕擷取畫面, 行, 圖表 的圖片&#10;&#10;AI 產生的內容可能不正確。"/>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735070"/>
                    </a:xfrm>
                    <a:prstGeom prst="rect">
                      <a:avLst/>
                    </a:prstGeom>
                    <a:noFill/>
                    <a:ln>
                      <a:noFill/>
                    </a:ln>
                  </pic:spPr>
                </pic:pic>
              </a:graphicData>
            </a:graphic>
          </wp:inline>
        </w:drawing>
      </w:r>
    </w:p>
    <w:p w14:paraId="776444B7" w14:textId="3C11693A" w:rsidR="00BA4C34" w:rsidRPr="00133CF7" w:rsidRDefault="00BA4C34" w:rsidP="00BA4C34">
      <w:pPr>
        <w:ind w:leftChars="-295" w:left="1" w:hangingChars="295" w:hanging="709"/>
        <w:rPr>
          <w:rFonts w:cstheme="minorHAnsi"/>
          <w:b/>
          <w:bCs/>
          <w:color w:val="000000" w:themeColor="text1"/>
        </w:rPr>
      </w:pPr>
      <w:r w:rsidRPr="00133CF7">
        <w:rPr>
          <w:rFonts w:cstheme="minorHAnsi"/>
          <w:b/>
          <w:bCs/>
          <w:color w:val="000000" w:themeColor="text1"/>
        </w:rPr>
        <w:t xml:space="preserve">Figure 4 </w:t>
      </w:r>
      <w:r w:rsidRPr="00133CF7">
        <w:rPr>
          <w:rFonts w:cstheme="minorHAnsi"/>
          <w:color w:val="000000" w:themeColor="text1"/>
        </w:rPr>
        <w:t xml:space="preserve">Calibration plots of the machine learning models in the </w:t>
      </w:r>
      <w:del w:id="2701" w:author="Author">
        <w:r w:rsidRPr="00133CF7" w:rsidDel="0043128F">
          <w:rPr>
            <w:rFonts w:cstheme="minorHAnsi"/>
            <w:color w:val="000000" w:themeColor="text1"/>
          </w:rPr>
          <w:delText xml:space="preserve">External </w:delText>
        </w:r>
      </w:del>
      <w:ins w:id="2702" w:author="Author">
        <w:r w:rsidR="0043128F" w:rsidRPr="00133CF7">
          <w:rPr>
            <w:rFonts w:cstheme="minorHAnsi"/>
            <w:color w:val="000000" w:themeColor="text1"/>
          </w:rPr>
          <w:t xml:space="preserve">external </w:t>
        </w:r>
      </w:ins>
      <w:r w:rsidRPr="00133CF7">
        <w:rPr>
          <w:rFonts w:cstheme="minorHAnsi"/>
          <w:color w:val="000000" w:themeColor="text1"/>
        </w:rPr>
        <w:t>validation cohort</w:t>
      </w:r>
    </w:p>
    <w:p w14:paraId="35C8579C" w14:textId="2B9467F1" w:rsidR="00BA4C34" w:rsidRPr="00133CF7" w:rsidRDefault="00BA4C34" w:rsidP="00BA4C34">
      <w:pPr>
        <w:ind w:leftChars="-295" w:left="1" w:hangingChars="295" w:hanging="709"/>
        <w:rPr>
          <w:rFonts w:cstheme="minorHAnsi"/>
          <w:b/>
          <w:bCs/>
          <w:color w:val="000000" w:themeColor="text1"/>
        </w:rPr>
      </w:pPr>
      <w:r w:rsidRPr="00133CF7">
        <w:rPr>
          <w:rFonts w:cstheme="minorHAnsi"/>
          <w:b/>
          <w:bCs/>
          <w:color w:val="000000" w:themeColor="text1"/>
        </w:rPr>
        <w:br w:type="page"/>
      </w:r>
    </w:p>
    <w:p w14:paraId="61D5D582" w14:textId="38D8535B" w:rsidR="00BA4C34" w:rsidRPr="00133CF7" w:rsidRDefault="00BA4C34" w:rsidP="00BA4C34">
      <w:pPr>
        <w:ind w:leftChars="-295" w:left="1" w:hangingChars="295" w:hanging="709"/>
        <w:rPr>
          <w:rFonts w:cstheme="minorHAnsi"/>
          <w:b/>
          <w:bCs/>
          <w:color w:val="000000" w:themeColor="text1"/>
        </w:rPr>
      </w:pPr>
      <w:r w:rsidRPr="00133CF7">
        <w:rPr>
          <w:rFonts w:cstheme="minorHAnsi"/>
          <w:b/>
          <w:bCs/>
          <w:noProof/>
          <w:color w:val="000000" w:themeColor="text1"/>
        </w:rPr>
        <w:lastRenderedPageBreak/>
        <w:drawing>
          <wp:inline distT="0" distB="0" distL="0" distR="0" wp14:anchorId="16082508" wp14:editId="0DDED685">
            <wp:extent cx="5274310" cy="2554605"/>
            <wp:effectExtent l="0" t="0" r="2540" b="0"/>
            <wp:docPr id="1888419484" name="Picture 11"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一張含有 文字, 螢幕擷取畫面, 字型, 行 的圖片&#10;&#10;AI 產生的內容可能不正確。"/>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554605"/>
                    </a:xfrm>
                    <a:prstGeom prst="rect">
                      <a:avLst/>
                    </a:prstGeom>
                    <a:noFill/>
                    <a:ln>
                      <a:noFill/>
                    </a:ln>
                  </pic:spPr>
                </pic:pic>
              </a:graphicData>
            </a:graphic>
          </wp:inline>
        </w:drawing>
      </w:r>
    </w:p>
    <w:p w14:paraId="636CD443" w14:textId="68426570" w:rsidR="00BA4C34" w:rsidRPr="00133CF7" w:rsidRDefault="00BA4C34" w:rsidP="00BA4C34">
      <w:pPr>
        <w:ind w:leftChars="-295" w:left="1" w:hangingChars="295" w:hanging="709"/>
        <w:rPr>
          <w:rFonts w:cstheme="minorHAnsi"/>
          <w:b/>
          <w:bCs/>
          <w:color w:val="000000" w:themeColor="text1"/>
        </w:rPr>
      </w:pPr>
      <w:r w:rsidRPr="00133CF7">
        <w:rPr>
          <w:rFonts w:cstheme="minorHAnsi"/>
          <w:b/>
          <w:bCs/>
          <w:color w:val="000000" w:themeColor="text1"/>
        </w:rPr>
        <w:t xml:space="preserve">Figure 5 </w:t>
      </w:r>
      <w:r w:rsidRPr="00133CF7">
        <w:rPr>
          <w:rFonts w:cstheme="minorHAnsi"/>
          <w:color w:val="000000" w:themeColor="text1"/>
        </w:rPr>
        <w:t>SHAP beeswarm plot of HybridXGBRF model</w:t>
      </w:r>
    </w:p>
    <w:p w14:paraId="6117E7BA" w14:textId="7693390C" w:rsidR="00BA4C34" w:rsidRPr="00133CF7" w:rsidRDefault="00BA4C34" w:rsidP="00BA4C34">
      <w:pPr>
        <w:ind w:leftChars="-295" w:left="1" w:hangingChars="295" w:hanging="709"/>
        <w:rPr>
          <w:rFonts w:cstheme="minorHAnsi"/>
          <w:b/>
          <w:bCs/>
          <w:color w:val="000000" w:themeColor="text1"/>
        </w:rPr>
      </w:pPr>
      <w:r w:rsidRPr="00133CF7">
        <w:rPr>
          <w:rFonts w:cstheme="minorHAnsi"/>
          <w:b/>
          <w:bCs/>
          <w:color w:val="000000" w:themeColor="text1"/>
        </w:rPr>
        <w:br w:type="page"/>
      </w:r>
    </w:p>
    <w:p w14:paraId="42AF53A6" w14:textId="4279BF84" w:rsidR="00BA4C34" w:rsidRPr="00133CF7" w:rsidRDefault="00BA4C34" w:rsidP="00BA4C34">
      <w:pPr>
        <w:ind w:leftChars="-295" w:left="1" w:hangingChars="295" w:hanging="709"/>
        <w:rPr>
          <w:rFonts w:cstheme="minorHAnsi"/>
          <w:b/>
          <w:bCs/>
          <w:color w:val="000000" w:themeColor="text1"/>
        </w:rPr>
      </w:pPr>
      <w:r w:rsidRPr="00133CF7">
        <w:rPr>
          <w:rFonts w:cstheme="minorHAnsi"/>
          <w:b/>
          <w:bCs/>
          <w:noProof/>
          <w:color w:val="000000" w:themeColor="text1"/>
        </w:rPr>
        <w:lastRenderedPageBreak/>
        <w:drawing>
          <wp:inline distT="0" distB="0" distL="0" distR="0" wp14:anchorId="51816026" wp14:editId="153F8FBB">
            <wp:extent cx="5274310" cy="2461895"/>
            <wp:effectExtent l="0" t="0" r="2540" b="0"/>
            <wp:docPr id="10274657" name="Picture 10" descr="一張含有 文字, 螢幕擷取畫面,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descr="一張含有 文字, 螢幕擷取畫面, 行, 繪圖 的圖片&#10;&#10;AI 產生的內容可能不正確。"/>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461895"/>
                    </a:xfrm>
                    <a:prstGeom prst="rect">
                      <a:avLst/>
                    </a:prstGeom>
                    <a:noFill/>
                    <a:ln>
                      <a:noFill/>
                    </a:ln>
                  </pic:spPr>
                </pic:pic>
              </a:graphicData>
            </a:graphic>
          </wp:inline>
        </w:drawing>
      </w:r>
    </w:p>
    <w:p w14:paraId="5B28D35B" w14:textId="013EE2E4" w:rsidR="00AD102E" w:rsidRPr="00133CF7" w:rsidRDefault="00BA4C34" w:rsidP="00BA4C34">
      <w:pPr>
        <w:ind w:leftChars="-295" w:left="1" w:hangingChars="295" w:hanging="709"/>
        <w:rPr>
          <w:rFonts w:cstheme="minorHAnsi"/>
          <w:color w:val="000000" w:themeColor="text1"/>
        </w:rPr>
      </w:pPr>
      <w:r w:rsidRPr="00133CF7">
        <w:rPr>
          <w:rFonts w:cstheme="minorHAnsi"/>
          <w:b/>
          <w:bCs/>
          <w:color w:val="000000" w:themeColor="text1"/>
        </w:rPr>
        <w:t xml:space="preserve">Figure 6 </w:t>
      </w:r>
      <w:r w:rsidRPr="00133CF7">
        <w:rPr>
          <w:rFonts w:cstheme="minorHAnsi"/>
          <w:color w:val="000000" w:themeColor="text1"/>
        </w:rPr>
        <w:t>SHAP forest plot of HybridXGBRF model</w:t>
      </w:r>
      <w:r w:rsidR="00AD102E" w:rsidRPr="00133CF7">
        <w:rPr>
          <w:rFonts w:cstheme="minorHAnsi"/>
          <w:color w:val="000000" w:themeColor="text1"/>
        </w:rPr>
        <w:br w:type="page"/>
      </w:r>
    </w:p>
    <w:p w14:paraId="484131E9" w14:textId="3205FFFC" w:rsidR="00BA4C34" w:rsidRPr="00133CF7" w:rsidRDefault="00BA4C34" w:rsidP="00BA4C34">
      <w:pPr>
        <w:ind w:leftChars="-295" w:left="1" w:hangingChars="295" w:hanging="709"/>
        <w:rPr>
          <w:rFonts w:cstheme="minorHAnsi"/>
          <w:b/>
          <w:bCs/>
          <w:color w:val="000000" w:themeColor="text1"/>
        </w:rPr>
      </w:pPr>
    </w:p>
    <w:p w14:paraId="6ACF3502" w14:textId="77777777" w:rsidR="00BA4C34" w:rsidRPr="00133CF7" w:rsidRDefault="00BA4C34" w:rsidP="00BA4C34">
      <w:pPr>
        <w:ind w:leftChars="-295" w:left="1" w:hangingChars="295" w:hanging="709"/>
        <w:rPr>
          <w:rFonts w:cstheme="minorHAnsi"/>
          <w:b/>
          <w:bCs/>
          <w:color w:val="000000" w:themeColor="text1"/>
        </w:rPr>
        <w:sectPr w:rsidR="00BA4C34" w:rsidRPr="00133CF7" w:rsidSect="00BA4C34">
          <w:headerReference w:type="even" r:id="rId17"/>
          <w:headerReference w:type="default" r:id="rId18"/>
          <w:footerReference w:type="even" r:id="rId19"/>
          <w:footerReference w:type="default" r:id="rId20"/>
          <w:headerReference w:type="first" r:id="rId21"/>
          <w:footerReference w:type="first" r:id="rId22"/>
          <w:type w:val="continuous"/>
          <w:pgSz w:w="11906" w:h="16838"/>
          <w:pgMar w:top="1440" w:right="1800" w:bottom="1440" w:left="1800" w:header="851" w:footer="992" w:gutter="0"/>
          <w:cols w:space="720"/>
          <w:docGrid w:type="lines" w:linePitch="360"/>
        </w:sectPr>
      </w:pPr>
    </w:p>
    <w:p w14:paraId="4710D862" w14:textId="45036E72" w:rsidR="00BA4C34" w:rsidRPr="00133CF7" w:rsidRDefault="00BA4C34" w:rsidP="00BA4C34">
      <w:pPr>
        <w:ind w:leftChars="-295" w:left="1" w:hangingChars="295" w:hanging="709"/>
        <w:rPr>
          <w:rFonts w:cstheme="minorHAnsi"/>
          <w:b/>
          <w:bCs/>
          <w:color w:val="000000" w:themeColor="text1"/>
        </w:rPr>
      </w:pPr>
      <w:r w:rsidRPr="00133CF7">
        <w:rPr>
          <w:rFonts w:cstheme="minorHAnsi"/>
          <w:b/>
          <w:bCs/>
          <w:noProof/>
          <w:color w:val="000000" w:themeColor="text1"/>
        </w:rPr>
        <w:drawing>
          <wp:anchor distT="0" distB="0" distL="114300" distR="114300" simplePos="0" relativeHeight="251657216" behindDoc="0" locked="0" layoutInCell="1" allowOverlap="1" wp14:anchorId="506EC6E8" wp14:editId="6F33999F">
            <wp:simplePos x="0" y="0"/>
            <wp:positionH relativeFrom="column">
              <wp:posOffset>-457200</wp:posOffset>
            </wp:positionH>
            <wp:positionV relativeFrom="paragraph">
              <wp:posOffset>266700</wp:posOffset>
            </wp:positionV>
            <wp:extent cx="5274310" cy="1512570"/>
            <wp:effectExtent l="0" t="0" r="2540" b="0"/>
            <wp:wrapTopAndBottom/>
            <wp:docPr id="659211820" name="Picture 16" descr="一張含有 文字, 螢幕擷取畫面,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5" descr="一張含有 文字, 螢幕擷取畫面, 行, 繪圖 的圖片&#10;&#10;AI 產生的內容可能不正確。"/>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1512570"/>
                    </a:xfrm>
                    <a:prstGeom prst="rect">
                      <a:avLst/>
                    </a:prstGeom>
                    <a:noFill/>
                  </pic:spPr>
                </pic:pic>
              </a:graphicData>
            </a:graphic>
            <wp14:sizeRelH relativeFrom="page">
              <wp14:pctWidth>0</wp14:pctWidth>
            </wp14:sizeRelH>
            <wp14:sizeRelV relativeFrom="page">
              <wp14:pctHeight>0</wp14:pctHeight>
            </wp14:sizeRelV>
          </wp:anchor>
        </w:drawing>
      </w:r>
      <w:r w:rsidRPr="00133CF7">
        <w:rPr>
          <w:rFonts w:cstheme="minorHAnsi"/>
          <w:b/>
          <w:bCs/>
          <w:noProof/>
          <w:color w:val="000000" w:themeColor="text1"/>
        </w:rPr>
        <w:drawing>
          <wp:inline distT="0" distB="0" distL="0" distR="0" wp14:anchorId="6B526D24" wp14:editId="288794CF">
            <wp:extent cx="5274310" cy="1512570"/>
            <wp:effectExtent l="0" t="0" r="2540" b="0"/>
            <wp:docPr id="611480831" name="Picture 9" descr="一張含有 文字, 行, 繪圖,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descr="一張含有 文字, 行, 繪圖, 字型 的圖片&#10;&#10;AI 產生的內容可能不正確。"/>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512570"/>
                    </a:xfrm>
                    <a:prstGeom prst="rect">
                      <a:avLst/>
                    </a:prstGeom>
                    <a:noFill/>
                    <a:ln>
                      <a:noFill/>
                    </a:ln>
                  </pic:spPr>
                </pic:pic>
              </a:graphicData>
            </a:graphic>
          </wp:inline>
        </w:drawing>
      </w:r>
    </w:p>
    <w:p w14:paraId="425F441A" w14:textId="4DF9DC78" w:rsidR="00B139C2" w:rsidRPr="00133CF7" w:rsidRDefault="00BA4C34" w:rsidP="00BA4C34">
      <w:pPr>
        <w:ind w:leftChars="-295" w:left="1" w:hangingChars="295" w:hanging="709"/>
      </w:pPr>
      <w:r w:rsidRPr="00133CF7">
        <w:rPr>
          <w:rFonts w:cstheme="minorHAnsi"/>
          <w:b/>
          <w:bCs/>
          <w:color w:val="000000" w:themeColor="text1"/>
        </w:rPr>
        <w:t xml:space="preserve">Figure 7 </w:t>
      </w:r>
      <w:r w:rsidRPr="00133CF7">
        <w:rPr>
          <w:rFonts w:cstheme="minorHAnsi"/>
          <w:color w:val="000000" w:themeColor="text1"/>
        </w:rPr>
        <w:t>SHAP force plots for two representative residents</w:t>
      </w:r>
    </w:p>
    <w:p w14:paraId="7A9BD754" w14:textId="2C8EE703" w:rsidR="001529E9" w:rsidRPr="00133CF7" w:rsidDel="00116CAD" w:rsidRDefault="001042F6" w:rsidP="00967D76">
      <w:pPr>
        <w:widowControl/>
        <w:rPr>
          <w:del w:id="2703" w:author="Author"/>
        </w:rPr>
      </w:pPr>
      <w:del w:id="2704" w:author="Author">
        <w:r w:rsidRPr="00133CF7" w:rsidDel="00116CAD">
          <w:br w:type="page"/>
        </w:r>
      </w:del>
    </w:p>
    <w:p w14:paraId="59CEF5E4" w14:textId="648416A7" w:rsidR="00967D76" w:rsidRPr="00133CF7" w:rsidDel="00F224BF" w:rsidRDefault="001042F6" w:rsidP="00967D76">
      <w:pPr>
        <w:rPr>
          <w:del w:id="2705" w:author="Author"/>
          <w:rFonts w:eastAsia="PMingLiU" w:cstheme="minorHAnsi"/>
          <w:b/>
          <w:bCs/>
          <w:kern w:val="0"/>
          <w:szCs w:val="24"/>
        </w:rPr>
      </w:pPr>
      <w:del w:id="2706" w:author="Author">
        <w:r w:rsidRPr="00133CF7" w:rsidDel="00F224BF">
          <w:rPr>
            <w:rFonts w:eastAsia="PMingLiU" w:cstheme="minorHAnsi"/>
            <w:b/>
            <w:bCs/>
            <w:kern w:val="0"/>
            <w:szCs w:val="24"/>
          </w:rPr>
          <w:delText>Multimedia Appendix 1</w:delText>
        </w:r>
      </w:del>
    </w:p>
    <w:p w14:paraId="73BC0F41" w14:textId="754EC245" w:rsidR="00967D76" w:rsidRPr="00133CF7" w:rsidDel="00F224BF" w:rsidRDefault="001042F6" w:rsidP="00967D76">
      <w:pPr>
        <w:spacing w:after="120"/>
        <w:rPr>
          <w:del w:id="2707" w:author="Author"/>
          <w:rFonts w:eastAsia="Times New Roman" w:cstheme="minorHAnsi"/>
          <w:b/>
          <w:bCs/>
          <w:kern w:val="0"/>
          <w:szCs w:val="24"/>
        </w:rPr>
      </w:pPr>
      <w:del w:id="2708" w:author="Author">
        <w:r w:rsidRPr="00133CF7" w:rsidDel="00F224BF">
          <w:rPr>
            <w:rFonts w:eastAsia="Times New Roman" w:cstheme="minorHAnsi"/>
            <w:kern w:val="0"/>
            <w:szCs w:val="24"/>
          </w:rPr>
          <w:delText>TRIPOD+AI checklist</w:delText>
        </w:r>
      </w:del>
    </w:p>
    <w:p w14:paraId="36D07927" w14:textId="172DF804" w:rsidR="00967D76" w:rsidRPr="00133CF7" w:rsidDel="00F224BF" w:rsidRDefault="00967D76" w:rsidP="00967D76">
      <w:pPr>
        <w:widowControl/>
        <w:rPr>
          <w:del w:id="2709" w:author="Author"/>
          <w:rFonts w:cstheme="minorHAnsi"/>
          <w:szCs w:val="24"/>
        </w:rPr>
      </w:pPr>
    </w:p>
    <w:p w14:paraId="725BBCFB" w14:textId="5252EAB0" w:rsidR="00967D76" w:rsidRPr="00133CF7" w:rsidDel="00F224BF" w:rsidRDefault="001042F6">
      <w:pPr>
        <w:widowControl/>
        <w:rPr>
          <w:del w:id="2710" w:author="Author"/>
        </w:rPr>
      </w:pPr>
      <w:del w:id="2711" w:author="Author">
        <w:r w:rsidRPr="00133CF7" w:rsidDel="00F224BF">
          <w:br w:type="page"/>
        </w:r>
      </w:del>
    </w:p>
    <w:p w14:paraId="0B777B4B" w14:textId="014128CC" w:rsidR="00967D76" w:rsidRPr="00133CF7" w:rsidDel="00116CAD" w:rsidRDefault="00967D76" w:rsidP="00967D76">
      <w:pPr>
        <w:widowControl/>
        <w:rPr>
          <w:del w:id="2712" w:author="Author"/>
        </w:rPr>
        <w:sectPr w:rsidR="00967D76" w:rsidRPr="00133CF7" w:rsidDel="00116CAD" w:rsidSect="00C8161F">
          <w:footerReference w:type="default" r:id="rId25"/>
          <w:type w:val="continuous"/>
          <w:pgSz w:w="11906" w:h="16838"/>
          <w:pgMar w:top="1440" w:right="1440" w:bottom="1440" w:left="1440" w:header="851" w:footer="992" w:gutter="0"/>
          <w:cols w:space="425"/>
          <w:docGrid w:type="lines" w:linePitch="360"/>
        </w:sectPr>
      </w:pPr>
    </w:p>
    <w:p w14:paraId="35DB4E4C" w14:textId="7BEBAE1C" w:rsidR="00967D76" w:rsidRPr="00133CF7" w:rsidDel="005E5BF4" w:rsidRDefault="001042F6" w:rsidP="00967D76">
      <w:pPr>
        <w:widowControl/>
        <w:rPr>
          <w:del w:id="2713" w:author="Author"/>
          <w:b/>
          <w:bCs/>
        </w:rPr>
      </w:pPr>
      <w:del w:id="2714" w:author="Author">
        <w:r w:rsidRPr="00133CF7" w:rsidDel="005E5BF4">
          <w:rPr>
            <w:b/>
            <w:bCs/>
          </w:rPr>
          <w:delText>Multimedia Appendix 2</w:delText>
        </w:r>
      </w:del>
    </w:p>
    <w:p w14:paraId="39577B8C" w14:textId="191A55B7" w:rsidR="00967D76" w:rsidRPr="00133CF7" w:rsidDel="005E5BF4" w:rsidRDefault="001042F6" w:rsidP="00967D76">
      <w:pPr>
        <w:widowControl/>
        <w:rPr>
          <w:del w:id="2715" w:author="Author"/>
          <w:b/>
          <w:bCs/>
        </w:rPr>
      </w:pPr>
      <w:del w:id="2716" w:author="Author">
        <w:r w:rsidRPr="00133CF7" w:rsidDel="005E5BF4">
          <w:delText>Flow diagram for study population inclusion</w:delText>
        </w:r>
      </w:del>
    </w:p>
    <w:p w14:paraId="6C2B7DB4" w14:textId="4669E822" w:rsidR="00967D76" w:rsidRPr="00133CF7" w:rsidDel="005E5BF4" w:rsidRDefault="00967D76" w:rsidP="00967D76">
      <w:pPr>
        <w:widowControl/>
        <w:rPr>
          <w:del w:id="2717" w:author="Author"/>
          <w:b/>
          <w:bCs/>
        </w:rPr>
      </w:pPr>
    </w:p>
    <w:p w14:paraId="0C6AC1FA" w14:textId="55569ED4" w:rsidR="00C07475" w:rsidRPr="00133CF7" w:rsidDel="00116CAD" w:rsidRDefault="00C07475" w:rsidP="00967D76">
      <w:pPr>
        <w:widowControl/>
        <w:rPr>
          <w:del w:id="2718" w:author="Author"/>
        </w:rPr>
      </w:pPr>
      <w:del w:id="2719" w:author="Author">
        <w:r w:rsidRPr="00133CF7" w:rsidDel="00116CAD">
          <w:br w:type="page"/>
        </w:r>
      </w:del>
    </w:p>
    <w:p w14:paraId="6FE033D4" w14:textId="5D9C9A83" w:rsidR="00967D76" w:rsidRPr="00133CF7" w:rsidDel="0098475E" w:rsidRDefault="001042F6" w:rsidP="00967D76">
      <w:pPr>
        <w:rPr>
          <w:del w:id="2720" w:author="Author"/>
          <w:b/>
          <w:bCs/>
        </w:rPr>
      </w:pPr>
      <w:del w:id="2721" w:author="Author">
        <w:r w:rsidRPr="00133CF7" w:rsidDel="0098475E">
          <w:rPr>
            <w:b/>
            <w:bCs/>
          </w:rPr>
          <w:delText>Multimedia Appendix 3</w:delText>
        </w:r>
      </w:del>
    </w:p>
    <w:p w14:paraId="07314FBF" w14:textId="4E652904" w:rsidR="00967D76" w:rsidRPr="00133CF7" w:rsidDel="0098475E" w:rsidRDefault="001042F6" w:rsidP="00967D76">
      <w:pPr>
        <w:spacing w:after="120"/>
        <w:rPr>
          <w:del w:id="2722" w:author="Author"/>
          <w:rFonts w:eastAsia="Times New Roman" w:cstheme="minorHAnsi"/>
          <w:b/>
          <w:bCs/>
          <w:szCs w:val="24"/>
        </w:rPr>
      </w:pPr>
      <w:del w:id="2723" w:author="Author">
        <w:r w:rsidRPr="00133CF7" w:rsidDel="0098475E">
          <w:rPr>
            <w:rFonts w:eastAsia="Times New Roman" w:cstheme="minorHAnsi"/>
            <w:szCs w:val="24"/>
          </w:rPr>
          <w:delText>The included candidate predictors</w:delText>
        </w:r>
      </w:del>
    </w:p>
    <w:p w14:paraId="0FE76A6A" w14:textId="2766237E" w:rsidR="00967D76" w:rsidRPr="00133CF7" w:rsidDel="0098475E" w:rsidRDefault="00ED1E66" w:rsidP="00967D76">
      <w:pPr>
        <w:widowControl/>
        <w:spacing w:before="48"/>
        <w:rPr>
          <w:del w:id="2724" w:author="Author"/>
          <w:rFonts w:cstheme="minorHAnsi"/>
          <w:szCs w:val="24"/>
        </w:rPr>
      </w:pPr>
      <w:del w:id="2725" w:author="Author">
        <w:r w:rsidRPr="00133CF7" w:rsidDel="00ED1E66">
          <w:rPr>
            <w:rFonts w:ascii="Cambria Math" w:eastAsia="DFKai-SB" w:hAnsi="Cambria Math" w:cs="Cambria Math"/>
            <w:szCs w:val="24"/>
            <w:vertAlign w:val="superscript"/>
          </w:rPr>
          <w:delText>△</w:delText>
        </w:r>
      </w:del>
      <w:customXmlDelRangeStart w:id="2726" w:author="Author"/>
      <w:sdt>
        <w:sdtPr>
          <w:rPr>
            <w:rFonts w:cstheme="minorHAnsi"/>
            <w:szCs w:val="24"/>
          </w:rPr>
          <w:tag w:val="goog_rdk_0"/>
          <w:id w:val="2028809920"/>
        </w:sdtPr>
        <w:sdtEndPr/>
        <w:sdtContent>
          <w:customXmlDelRangeEnd w:id="2726"/>
          <w:del w:id="2727" w:author="Author">
            <w:r w:rsidRPr="00133CF7" w:rsidDel="0098475E">
              <w:rPr>
                <w:rFonts w:eastAsia="Gungsuh" w:cstheme="minorHAnsi"/>
                <w:b/>
                <w:bCs/>
                <w:szCs w:val="24"/>
              </w:rPr>
              <w:delText>Data incompleteness rate&gt; 50%</w:delText>
            </w:r>
            <w:r w:rsidRPr="00133CF7" w:rsidDel="00ED1E66">
              <w:rPr>
                <w:rFonts w:eastAsia="Gungsuh" w:cstheme="minorHAnsi"/>
                <w:b/>
                <w:bCs/>
                <w:szCs w:val="24"/>
              </w:rPr>
              <w:delText>；</w:delText>
            </w:r>
            <w:r w:rsidRPr="00133CF7" w:rsidDel="00ED1E66">
              <w:rPr>
                <w:rFonts w:eastAsia="Gungsuh" w:cstheme="minorHAnsi"/>
                <w:b/>
                <w:bCs/>
                <w:szCs w:val="24"/>
              </w:rPr>
              <w:delText>*</w:delText>
            </w:r>
            <w:r w:rsidRPr="00133CF7" w:rsidDel="0098475E">
              <w:rPr>
                <w:rFonts w:eastAsia="Gungsuh" w:cstheme="minorHAnsi"/>
                <w:b/>
                <w:bCs/>
                <w:szCs w:val="24"/>
              </w:rPr>
              <w:delText>Some institutions are not fully electronic</w:delText>
            </w:r>
          </w:del>
          <w:customXmlDelRangeStart w:id="2728" w:author="Author"/>
        </w:sdtContent>
      </w:sdt>
      <w:customXmlDelRangeEnd w:id="2728"/>
    </w:p>
    <w:p w14:paraId="7ED09CE4" w14:textId="5ABF668F" w:rsidR="00967D76" w:rsidRPr="00133CF7" w:rsidDel="00116CAD" w:rsidRDefault="00967D76" w:rsidP="00967D76">
      <w:pPr>
        <w:widowControl/>
        <w:rPr>
          <w:del w:id="2729" w:author="Author"/>
        </w:rPr>
        <w:sectPr w:rsidR="00967D76" w:rsidRPr="00133CF7" w:rsidDel="00116CAD" w:rsidSect="00116CAD">
          <w:pgSz w:w="11906" w:h="16838"/>
          <w:pgMar w:top="1440" w:right="1440" w:bottom="1440" w:left="1440" w:header="851" w:footer="992" w:gutter="0"/>
          <w:cols w:space="425"/>
          <w:docGrid w:type="linesAndChars" w:linePitch="360"/>
        </w:sectPr>
      </w:pPr>
    </w:p>
    <w:p w14:paraId="109AA596" w14:textId="6C69BDB8" w:rsidR="00967D76" w:rsidRPr="00133CF7" w:rsidDel="002467C8" w:rsidRDefault="001042F6" w:rsidP="00967D76">
      <w:pPr>
        <w:widowControl/>
        <w:rPr>
          <w:del w:id="2730" w:author="Author"/>
          <w:b/>
          <w:bCs/>
        </w:rPr>
      </w:pPr>
      <w:del w:id="2731" w:author="Author">
        <w:r w:rsidRPr="00133CF7" w:rsidDel="002467C8">
          <w:rPr>
            <w:b/>
            <w:bCs/>
          </w:rPr>
          <w:delText>Multimedia Appendix 4</w:delText>
        </w:r>
      </w:del>
    </w:p>
    <w:p w14:paraId="17CF34ED" w14:textId="31014BF9" w:rsidR="00967D76" w:rsidRPr="00133CF7" w:rsidDel="002467C8" w:rsidRDefault="001042F6" w:rsidP="00967D76">
      <w:pPr>
        <w:widowControl/>
        <w:rPr>
          <w:del w:id="2732" w:author="Author"/>
        </w:rPr>
      </w:pPr>
      <w:del w:id="2733" w:author="Author">
        <w:r w:rsidRPr="00133CF7" w:rsidDel="002467C8">
          <w:delText>Assessment of data missingness across study cohorts</w:delText>
        </w:r>
      </w:del>
    </w:p>
    <w:p w14:paraId="032E1BE1" w14:textId="19CC59F0" w:rsidR="00967D76" w:rsidRPr="00133CF7" w:rsidDel="002467C8" w:rsidRDefault="00967D76" w:rsidP="00967D76">
      <w:pPr>
        <w:widowControl/>
        <w:rPr>
          <w:del w:id="2734" w:author="Author"/>
        </w:rPr>
      </w:pPr>
    </w:p>
    <w:p w14:paraId="0E7A3D6D" w14:textId="40297266" w:rsidR="00967D76" w:rsidRPr="00133CF7" w:rsidDel="002467C8" w:rsidRDefault="001042F6" w:rsidP="00967D76">
      <w:pPr>
        <w:widowControl/>
        <w:rPr>
          <w:del w:id="2735" w:author="Author"/>
        </w:rPr>
      </w:pPr>
      <w:del w:id="2736" w:author="Author">
        <w:r w:rsidRPr="00133CF7" w:rsidDel="002467C8">
          <w:delText>Abbreviations: CIRS-G</w:delText>
        </w:r>
      </w:del>
      <w:ins w:id="2737" w:author="Author">
        <w:del w:id="2738" w:author="Author">
          <w:r w:rsidRPr="00133CF7" w:rsidDel="002467C8">
            <w:delText>,</w:delText>
          </w:r>
        </w:del>
      </w:ins>
      <w:del w:id="2739" w:author="Author">
        <w:r w:rsidRPr="00133CF7" w:rsidDel="002467C8">
          <w:delText xml:space="preserve"> = </w:delText>
        </w:r>
      </w:del>
      <w:ins w:id="2740" w:author="Author">
        <w:del w:id="2741" w:author="Author">
          <w:r w:rsidRPr="00133CF7" w:rsidDel="002467C8">
            <w:delText>m</w:delText>
          </w:r>
        </w:del>
      </w:ins>
      <w:del w:id="2742" w:author="Author">
        <w:r w:rsidRPr="00133CF7" w:rsidDel="002467C8">
          <w:delText xml:space="preserve">Modified </w:delText>
        </w:r>
      </w:del>
      <w:ins w:id="2743" w:author="Author">
        <w:del w:id="2744" w:author="Author">
          <w:r w:rsidRPr="00133CF7" w:rsidDel="002467C8">
            <w:delText>c</w:delText>
          </w:r>
        </w:del>
      </w:ins>
      <w:del w:id="2745" w:author="Author">
        <w:r w:rsidRPr="00133CF7" w:rsidDel="002467C8">
          <w:delText xml:space="preserve">Cumulative </w:delText>
        </w:r>
      </w:del>
      <w:ins w:id="2746" w:author="Author">
        <w:del w:id="2747" w:author="Author">
          <w:r w:rsidRPr="00133CF7" w:rsidDel="002467C8">
            <w:delText>i</w:delText>
          </w:r>
        </w:del>
      </w:ins>
      <w:del w:id="2748" w:author="Author">
        <w:r w:rsidRPr="00133CF7" w:rsidDel="002467C8">
          <w:delText xml:space="preserve">Illness </w:delText>
        </w:r>
      </w:del>
      <w:ins w:id="2749" w:author="Author">
        <w:del w:id="2750" w:author="Author">
          <w:r w:rsidRPr="00133CF7" w:rsidDel="002467C8">
            <w:delText>r</w:delText>
          </w:r>
        </w:del>
      </w:ins>
      <w:del w:id="2751" w:author="Author">
        <w:r w:rsidRPr="00133CF7" w:rsidDel="002467C8">
          <w:delText xml:space="preserve">Rating </w:delText>
        </w:r>
      </w:del>
      <w:ins w:id="2752" w:author="Author">
        <w:del w:id="2753" w:author="Author">
          <w:r w:rsidRPr="00133CF7" w:rsidDel="002467C8">
            <w:delText>s</w:delText>
          </w:r>
        </w:del>
      </w:ins>
      <w:del w:id="2754" w:author="Author">
        <w:r w:rsidRPr="00133CF7" w:rsidDel="002467C8">
          <w:delText xml:space="preserve">Scale for </w:delText>
        </w:r>
      </w:del>
      <w:ins w:id="2755" w:author="Author">
        <w:del w:id="2756" w:author="Author">
          <w:r w:rsidRPr="00133CF7" w:rsidDel="002467C8">
            <w:delText>g</w:delText>
          </w:r>
        </w:del>
      </w:ins>
      <w:del w:id="2757" w:author="Author">
        <w:r w:rsidRPr="00133CF7" w:rsidDel="002467C8">
          <w:delText>Geriatric</w:delText>
        </w:r>
      </w:del>
      <w:ins w:id="2758" w:author="Author">
        <w:del w:id="2759" w:author="Author">
          <w:r w:rsidRPr="00133CF7" w:rsidDel="002467C8">
            <w:rPr>
              <w:rFonts w:ascii="Calibri" w:eastAsia="PMingLiU" w:hAnsi="Calibri" w:cs="Times New Roman"/>
            </w:rPr>
            <w:delText xml:space="preserve"> patient</w:delText>
          </w:r>
        </w:del>
      </w:ins>
      <w:del w:id="2760" w:author="Author">
        <w:r w:rsidRPr="00133CF7" w:rsidDel="002467C8">
          <w:rPr>
            <w:rFonts w:ascii="Calibri" w:eastAsia="PMingLiU" w:hAnsi="Calibri" w:cs="Times New Roman"/>
          </w:rPr>
          <w:delText>s. DNR = Do Not Resuscitate. ADL = Activities of Daily Living. GCS = Glasgow Coma Scale. BW = Body Weight.</w:delText>
        </w:r>
      </w:del>
    </w:p>
    <w:p w14:paraId="02932B8F" w14:textId="64034702" w:rsidR="00967D76" w:rsidRPr="00133CF7" w:rsidDel="002467C8" w:rsidRDefault="00967D76" w:rsidP="00967D76">
      <w:pPr>
        <w:widowControl/>
        <w:rPr>
          <w:del w:id="2761" w:author="Author"/>
        </w:rPr>
      </w:pPr>
    </w:p>
    <w:p w14:paraId="4F626AD6" w14:textId="1B90BC87" w:rsidR="00967D76" w:rsidRPr="00133CF7" w:rsidDel="002467C8" w:rsidRDefault="001042F6" w:rsidP="00967D76">
      <w:pPr>
        <w:widowControl/>
        <w:rPr>
          <w:del w:id="2762" w:author="Author"/>
        </w:rPr>
      </w:pPr>
      <w:del w:id="2763" w:author="Author">
        <w:r w:rsidRPr="00133CF7" w:rsidDel="002467C8">
          <w:br w:type="page"/>
        </w:r>
      </w:del>
    </w:p>
    <w:p w14:paraId="22DCFF52" w14:textId="2974AC45" w:rsidR="00967D76" w:rsidRPr="00133CF7" w:rsidDel="00DE62EE" w:rsidRDefault="001042F6" w:rsidP="00967D76">
      <w:pPr>
        <w:widowControl/>
        <w:rPr>
          <w:del w:id="2764" w:author="Author"/>
          <w:b/>
          <w:bCs/>
        </w:rPr>
      </w:pPr>
      <w:del w:id="2765" w:author="Author">
        <w:r w:rsidRPr="00133CF7" w:rsidDel="00DE62EE">
          <w:rPr>
            <w:b/>
            <w:bCs/>
          </w:rPr>
          <w:delText>Multimedia Appendix 6</w:delText>
        </w:r>
      </w:del>
    </w:p>
    <w:p w14:paraId="74D2FC17" w14:textId="66367EC1" w:rsidR="00967D76" w:rsidRPr="00133CF7" w:rsidDel="00DE62EE" w:rsidRDefault="001042F6" w:rsidP="00967D76">
      <w:pPr>
        <w:widowControl/>
        <w:rPr>
          <w:del w:id="2766" w:author="Author"/>
          <w:b/>
          <w:bCs/>
        </w:rPr>
      </w:pPr>
      <w:del w:id="2767" w:author="Author">
        <w:r w:rsidRPr="00133CF7" w:rsidDel="00DE62EE">
          <w:delText>Definitions of evaluation metrics</w:delText>
        </w:r>
      </w:del>
    </w:p>
    <w:p w14:paraId="5E6D3D8A" w14:textId="0B269639" w:rsidR="00967D76" w:rsidRPr="00133CF7" w:rsidDel="00DE62EE" w:rsidRDefault="00967D76" w:rsidP="00967D76">
      <w:pPr>
        <w:widowControl/>
        <w:rPr>
          <w:del w:id="2768" w:author="Author"/>
        </w:rPr>
      </w:pPr>
    </w:p>
    <w:p w14:paraId="0D976C40" w14:textId="32E20DF5" w:rsidR="00967D76" w:rsidRPr="00133CF7" w:rsidDel="00116CAD" w:rsidRDefault="001042F6" w:rsidP="00967D76">
      <w:pPr>
        <w:rPr>
          <w:del w:id="2769" w:author="Author"/>
          <w:b/>
          <w:bCs/>
        </w:rPr>
      </w:pPr>
      <w:del w:id="2770" w:author="Author">
        <w:r w:rsidRPr="00133CF7" w:rsidDel="00116CAD">
          <w:rPr>
            <w:b/>
            <w:bCs/>
          </w:rPr>
          <w:delText>Multimedia Appendix 7</w:delText>
        </w:r>
      </w:del>
    </w:p>
    <w:p w14:paraId="0520999D" w14:textId="36830E20" w:rsidR="00967D76" w:rsidRPr="00133CF7" w:rsidDel="00116CAD" w:rsidRDefault="001042F6" w:rsidP="00967D76">
      <w:pPr>
        <w:spacing w:after="120"/>
        <w:rPr>
          <w:del w:id="2771" w:author="Author"/>
          <w:rFonts w:eastAsia="Times New Roman" w:cstheme="minorHAnsi"/>
          <w:szCs w:val="24"/>
        </w:rPr>
      </w:pPr>
      <w:del w:id="2772" w:author="Author">
        <w:r w:rsidRPr="00133CF7" w:rsidDel="00116CAD">
          <w:rPr>
            <w:rFonts w:eastAsia="Times New Roman" w:cstheme="minorHAnsi"/>
            <w:szCs w:val="24"/>
          </w:rPr>
          <w:delText xml:space="preserve">Characteristics of </w:delText>
        </w:r>
        <w:r w:rsidRPr="00133CF7" w:rsidDel="00B9067D">
          <w:rPr>
            <w:rFonts w:eastAsia="Times New Roman" w:cstheme="minorHAnsi"/>
            <w:szCs w:val="24"/>
          </w:rPr>
          <w:delText>D</w:delText>
        </w:r>
        <w:r w:rsidRPr="00133CF7" w:rsidDel="00116CAD">
          <w:rPr>
            <w:rFonts w:eastAsia="Times New Roman" w:cstheme="minorHAnsi"/>
            <w:szCs w:val="24"/>
          </w:rPr>
          <w:delText xml:space="preserve">evelopment </w:delText>
        </w:r>
        <w:r w:rsidRPr="00133CF7" w:rsidDel="005A06CF">
          <w:rPr>
            <w:rFonts w:eastAsia="Times New Roman" w:cstheme="minorHAnsi"/>
            <w:szCs w:val="24"/>
          </w:rPr>
          <w:delText>c</w:delText>
        </w:r>
        <w:r w:rsidRPr="00133CF7" w:rsidDel="00116CAD">
          <w:rPr>
            <w:rFonts w:eastAsia="Times New Roman" w:cstheme="minorHAnsi"/>
            <w:szCs w:val="24"/>
          </w:rPr>
          <w:delText xml:space="preserve">ohort and </w:delText>
        </w:r>
        <w:r w:rsidRPr="00133CF7" w:rsidDel="005A06CF">
          <w:rPr>
            <w:rFonts w:eastAsia="Times New Roman" w:cstheme="minorHAnsi"/>
            <w:szCs w:val="24"/>
          </w:rPr>
          <w:delText>e</w:delText>
        </w:r>
        <w:r w:rsidRPr="00133CF7" w:rsidDel="00116CAD">
          <w:rPr>
            <w:rFonts w:eastAsia="Times New Roman" w:cstheme="minorHAnsi"/>
            <w:szCs w:val="24"/>
          </w:rPr>
          <w:delText xml:space="preserve">xcluded </w:delText>
        </w:r>
        <w:r w:rsidRPr="00133CF7" w:rsidDel="005A06CF">
          <w:rPr>
            <w:rFonts w:eastAsia="Times New Roman" w:cstheme="minorHAnsi"/>
            <w:szCs w:val="24"/>
          </w:rPr>
          <w:delText>s</w:delText>
        </w:r>
        <w:r w:rsidRPr="00133CF7" w:rsidDel="00116CAD">
          <w:rPr>
            <w:rFonts w:eastAsia="Times New Roman" w:cstheme="minorHAnsi"/>
            <w:szCs w:val="24"/>
          </w:rPr>
          <w:delText xml:space="preserve">ubjects </w:delText>
        </w:r>
      </w:del>
    </w:p>
    <w:p w14:paraId="45BC4C4B" w14:textId="40F08C30" w:rsidR="00967D76" w:rsidRPr="00201557" w:rsidDel="00B9067D" w:rsidRDefault="00967D76" w:rsidP="00967D76">
      <w:pPr>
        <w:rPr>
          <w:del w:id="2773" w:author="Author"/>
          <w:rFonts w:eastAsia="Times New Roman" w:cstheme="minorHAnsi"/>
          <w:szCs w:val="24"/>
          <w:vertAlign w:val="superscript"/>
          <w:rPrChange w:id="2774" w:author="Author">
            <w:rPr>
              <w:del w:id="2775" w:author="Author"/>
              <w:rFonts w:ascii="Times New Roman" w:eastAsia="Times New Roman" w:hAnsi="Times New Roman" w:cs="Times New Roman"/>
            </w:rPr>
          </w:rPrChange>
        </w:rPr>
      </w:pPr>
    </w:p>
    <w:p w14:paraId="63C7BC4D" w14:textId="17C5567B" w:rsidR="00967D76" w:rsidRPr="00133CF7" w:rsidDel="00116CAD" w:rsidRDefault="001042F6" w:rsidP="00967D76">
      <w:pPr>
        <w:spacing w:before="120"/>
        <w:rPr>
          <w:del w:id="2776" w:author="Author"/>
          <w:rFonts w:eastAsia="Times New Roman" w:cstheme="minorHAnsi"/>
          <w:szCs w:val="24"/>
        </w:rPr>
      </w:pPr>
      <w:del w:id="2777" w:author="Author">
        <w:r w:rsidRPr="00201557" w:rsidDel="00B9067D">
          <w:rPr>
            <w:rFonts w:eastAsia="Times New Roman" w:cstheme="minorHAnsi"/>
            <w:szCs w:val="24"/>
            <w:vertAlign w:val="superscript"/>
            <w:rPrChange w:id="2778" w:author="Author">
              <w:rPr>
                <w:rFonts w:ascii="Times New Roman" w:eastAsia="Times New Roman" w:hAnsi="Times New Roman" w:cs="Times New Roman"/>
              </w:rPr>
            </w:rPrChange>
          </w:rPr>
          <w:delText>Abbreviations:</w:delText>
        </w:r>
        <w:r w:rsidRPr="00133CF7" w:rsidDel="00B9067D">
          <w:rPr>
            <w:rFonts w:eastAsia="Times New Roman" w:cstheme="minorHAnsi"/>
            <w:szCs w:val="24"/>
          </w:rPr>
          <w:delText xml:space="preserve"> </w:delText>
        </w:r>
        <w:r w:rsidRPr="00133CF7" w:rsidDel="00116CAD">
          <w:rPr>
            <w:rFonts w:eastAsia="Times New Roman" w:cstheme="minorHAnsi"/>
            <w:szCs w:val="24"/>
          </w:rPr>
          <w:delText>CIRS-G</w:delText>
        </w:r>
      </w:del>
      <w:ins w:id="2779" w:author="Author">
        <w:del w:id="2780" w:author="Author">
          <w:r w:rsidRPr="00133CF7" w:rsidDel="00116CAD">
            <w:rPr>
              <w:rFonts w:eastAsia="Times New Roman" w:cstheme="minorHAnsi"/>
              <w:szCs w:val="24"/>
            </w:rPr>
            <w:delText>,</w:delText>
          </w:r>
        </w:del>
      </w:ins>
      <w:del w:id="2781" w:author="Author">
        <w:r w:rsidRPr="00133CF7" w:rsidDel="00116CAD">
          <w:rPr>
            <w:rFonts w:eastAsia="Times New Roman" w:cstheme="minorHAnsi"/>
            <w:szCs w:val="24"/>
          </w:rPr>
          <w:delText xml:space="preserve"> = </w:delText>
        </w:r>
      </w:del>
      <w:ins w:id="2782" w:author="Author">
        <w:del w:id="2783" w:author="Author">
          <w:r w:rsidRPr="00133CF7" w:rsidDel="00116CAD">
            <w:rPr>
              <w:rFonts w:eastAsia="Times New Roman" w:cstheme="minorHAnsi"/>
              <w:szCs w:val="24"/>
            </w:rPr>
            <w:delText>m</w:delText>
          </w:r>
        </w:del>
      </w:ins>
      <w:del w:id="2784" w:author="Author">
        <w:r w:rsidRPr="00133CF7" w:rsidDel="00116CAD">
          <w:rPr>
            <w:rFonts w:eastAsia="Times New Roman" w:cstheme="minorHAnsi"/>
            <w:szCs w:val="24"/>
          </w:rPr>
          <w:delText xml:space="preserve">Modified </w:delText>
        </w:r>
      </w:del>
      <w:ins w:id="2785" w:author="Author">
        <w:del w:id="2786" w:author="Author">
          <w:r w:rsidRPr="00133CF7" w:rsidDel="00116CAD">
            <w:rPr>
              <w:rFonts w:eastAsia="Times New Roman" w:cstheme="minorHAnsi"/>
              <w:szCs w:val="24"/>
            </w:rPr>
            <w:delText>c</w:delText>
          </w:r>
        </w:del>
      </w:ins>
      <w:del w:id="2787" w:author="Author">
        <w:r w:rsidRPr="00133CF7" w:rsidDel="00116CAD">
          <w:rPr>
            <w:rFonts w:eastAsia="Times New Roman" w:cstheme="minorHAnsi"/>
            <w:szCs w:val="24"/>
          </w:rPr>
          <w:delText xml:space="preserve">Cumulative </w:delText>
        </w:r>
      </w:del>
      <w:ins w:id="2788" w:author="Author">
        <w:del w:id="2789" w:author="Author">
          <w:r w:rsidRPr="00133CF7" w:rsidDel="00116CAD">
            <w:rPr>
              <w:rFonts w:eastAsia="Times New Roman" w:cstheme="minorHAnsi"/>
              <w:szCs w:val="24"/>
            </w:rPr>
            <w:delText>i</w:delText>
          </w:r>
        </w:del>
      </w:ins>
      <w:del w:id="2790" w:author="Author">
        <w:r w:rsidRPr="00133CF7" w:rsidDel="00116CAD">
          <w:rPr>
            <w:rFonts w:eastAsia="Times New Roman" w:cstheme="minorHAnsi"/>
            <w:szCs w:val="24"/>
          </w:rPr>
          <w:delText xml:space="preserve">Illness </w:delText>
        </w:r>
      </w:del>
      <w:ins w:id="2791" w:author="Author">
        <w:del w:id="2792" w:author="Author">
          <w:r w:rsidRPr="00133CF7" w:rsidDel="00116CAD">
            <w:rPr>
              <w:rFonts w:eastAsia="Times New Roman" w:cstheme="minorHAnsi"/>
              <w:szCs w:val="24"/>
            </w:rPr>
            <w:delText>r</w:delText>
          </w:r>
        </w:del>
      </w:ins>
      <w:del w:id="2793" w:author="Author">
        <w:r w:rsidRPr="00133CF7" w:rsidDel="00116CAD">
          <w:rPr>
            <w:rFonts w:eastAsia="Times New Roman" w:cstheme="minorHAnsi"/>
            <w:szCs w:val="24"/>
          </w:rPr>
          <w:delText xml:space="preserve">Rating </w:delText>
        </w:r>
      </w:del>
      <w:ins w:id="2794" w:author="Author">
        <w:del w:id="2795" w:author="Author">
          <w:r w:rsidRPr="00133CF7" w:rsidDel="00116CAD">
            <w:rPr>
              <w:rFonts w:eastAsia="Times New Roman" w:cstheme="minorHAnsi"/>
              <w:szCs w:val="24"/>
            </w:rPr>
            <w:delText>s</w:delText>
          </w:r>
        </w:del>
      </w:ins>
      <w:del w:id="2796" w:author="Author">
        <w:r w:rsidRPr="00133CF7" w:rsidDel="00116CAD">
          <w:rPr>
            <w:rFonts w:eastAsia="Times New Roman" w:cstheme="minorHAnsi"/>
            <w:szCs w:val="24"/>
          </w:rPr>
          <w:delText xml:space="preserve">Scale for </w:delText>
        </w:r>
      </w:del>
      <w:ins w:id="2797" w:author="Author">
        <w:del w:id="2798" w:author="Author">
          <w:r w:rsidRPr="00133CF7" w:rsidDel="00116CAD">
            <w:rPr>
              <w:rFonts w:eastAsia="Times New Roman" w:cstheme="minorHAnsi"/>
              <w:szCs w:val="24"/>
            </w:rPr>
            <w:delText>g</w:delText>
          </w:r>
        </w:del>
      </w:ins>
      <w:del w:id="2799" w:author="Author">
        <w:r w:rsidRPr="00133CF7" w:rsidDel="00116CAD">
          <w:rPr>
            <w:rFonts w:eastAsia="Times New Roman" w:cstheme="minorHAnsi"/>
            <w:szCs w:val="24"/>
          </w:rPr>
          <w:delText>Geriatric</w:delText>
        </w:r>
      </w:del>
      <w:ins w:id="2800" w:author="Author">
        <w:del w:id="2801" w:author="Author">
          <w:r w:rsidRPr="00133CF7" w:rsidDel="00116CAD">
            <w:rPr>
              <w:rFonts w:eastAsia="Times New Roman" w:cstheme="minorHAnsi"/>
              <w:szCs w:val="24"/>
            </w:rPr>
            <w:delText xml:space="preserve"> patient</w:delText>
          </w:r>
        </w:del>
      </w:ins>
      <w:del w:id="2802" w:author="Author">
        <w:r w:rsidRPr="00133CF7" w:rsidDel="00116CAD">
          <w:rPr>
            <w:rFonts w:eastAsia="Times New Roman" w:cstheme="minorHAnsi"/>
            <w:szCs w:val="24"/>
          </w:rPr>
          <w:delText>s</w:delText>
        </w:r>
        <w:r w:rsidRPr="00133CF7" w:rsidDel="00B9067D">
          <w:rPr>
            <w:rFonts w:eastAsia="Times New Roman" w:cstheme="minorHAnsi"/>
            <w:szCs w:val="24"/>
          </w:rPr>
          <w:delText>.</w:delText>
        </w:r>
        <w:r w:rsidRPr="00133CF7" w:rsidDel="00116CAD">
          <w:rPr>
            <w:rFonts w:eastAsia="Times New Roman" w:cstheme="minorHAnsi"/>
            <w:szCs w:val="24"/>
          </w:rPr>
          <w:delText xml:space="preserve"> DNR = </w:delText>
        </w:r>
        <w:r w:rsidRPr="00133CF7" w:rsidDel="00B9067D">
          <w:rPr>
            <w:rFonts w:eastAsia="Times New Roman" w:cstheme="minorHAnsi"/>
            <w:szCs w:val="24"/>
          </w:rPr>
          <w:delText>D</w:delText>
        </w:r>
        <w:r w:rsidRPr="00133CF7" w:rsidDel="00116CAD">
          <w:rPr>
            <w:rFonts w:eastAsia="Times New Roman" w:cstheme="minorHAnsi"/>
            <w:szCs w:val="24"/>
          </w:rPr>
          <w:delText xml:space="preserve">o </w:delText>
        </w:r>
        <w:r w:rsidRPr="00133CF7" w:rsidDel="00B9067D">
          <w:rPr>
            <w:rFonts w:eastAsia="Times New Roman" w:cstheme="minorHAnsi"/>
            <w:szCs w:val="24"/>
          </w:rPr>
          <w:delText>N</w:delText>
        </w:r>
        <w:r w:rsidRPr="00133CF7" w:rsidDel="00116CAD">
          <w:rPr>
            <w:rFonts w:eastAsia="Times New Roman" w:cstheme="minorHAnsi"/>
            <w:szCs w:val="24"/>
          </w:rPr>
          <w:delText xml:space="preserve">ot </w:delText>
        </w:r>
        <w:r w:rsidRPr="00133CF7" w:rsidDel="00B9067D">
          <w:rPr>
            <w:rFonts w:eastAsia="Times New Roman" w:cstheme="minorHAnsi"/>
            <w:szCs w:val="24"/>
          </w:rPr>
          <w:delText>R</w:delText>
        </w:r>
        <w:r w:rsidRPr="00133CF7" w:rsidDel="00116CAD">
          <w:rPr>
            <w:rFonts w:eastAsia="Times New Roman" w:cstheme="minorHAnsi"/>
            <w:szCs w:val="24"/>
          </w:rPr>
          <w:delText>esuscitate</w:delText>
        </w:r>
        <w:r w:rsidRPr="00133CF7" w:rsidDel="00B9067D">
          <w:rPr>
            <w:rFonts w:eastAsia="Times New Roman" w:cstheme="minorHAnsi"/>
            <w:szCs w:val="24"/>
          </w:rPr>
          <w:delText>.</w:delText>
        </w:r>
        <w:r w:rsidRPr="00133CF7" w:rsidDel="004D57EC">
          <w:rPr>
            <w:rFonts w:eastAsia="Times New Roman" w:cstheme="minorHAnsi"/>
            <w:szCs w:val="24"/>
          </w:rPr>
          <w:delText xml:space="preserve"> ADL = </w:delText>
        </w:r>
        <w:r w:rsidRPr="00133CF7" w:rsidDel="00B9067D">
          <w:rPr>
            <w:rFonts w:eastAsia="Times New Roman" w:cstheme="minorHAnsi"/>
            <w:szCs w:val="24"/>
          </w:rPr>
          <w:delText>A</w:delText>
        </w:r>
        <w:r w:rsidRPr="00133CF7" w:rsidDel="004D57EC">
          <w:rPr>
            <w:rFonts w:eastAsia="Times New Roman" w:cstheme="minorHAnsi"/>
            <w:szCs w:val="24"/>
          </w:rPr>
          <w:delText xml:space="preserve">ctivities of </w:delText>
        </w:r>
        <w:r w:rsidRPr="00133CF7" w:rsidDel="00B9067D">
          <w:rPr>
            <w:rFonts w:eastAsia="Times New Roman" w:cstheme="minorHAnsi"/>
            <w:szCs w:val="24"/>
          </w:rPr>
          <w:delText>D</w:delText>
        </w:r>
        <w:r w:rsidRPr="00133CF7" w:rsidDel="004D57EC">
          <w:rPr>
            <w:rFonts w:eastAsia="Times New Roman" w:cstheme="minorHAnsi"/>
            <w:szCs w:val="24"/>
          </w:rPr>
          <w:delText xml:space="preserve">aily </w:delText>
        </w:r>
        <w:r w:rsidRPr="00133CF7" w:rsidDel="00B9067D">
          <w:rPr>
            <w:rFonts w:eastAsia="Times New Roman" w:cstheme="minorHAnsi"/>
            <w:szCs w:val="24"/>
          </w:rPr>
          <w:delText>L</w:delText>
        </w:r>
        <w:r w:rsidRPr="00133CF7" w:rsidDel="004D57EC">
          <w:rPr>
            <w:rFonts w:eastAsia="Times New Roman" w:cstheme="minorHAnsi"/>
            <w:szCs w:val="24"/>
          </w:rPr>
          <w:delText>iving.</w:delText>
        </w:r>
        <w:r w:rsidRPr="00133CF7" w:rsidDel="00116CAD">
          <w:rPr>
            <w:rFonts w:eastAsia="Times New Roman" w:cstheme="minorHAnsi"/>
            <w:szCs w:val="24"/>
          </w:rPr>
          <w:delText xml:space="preserve"> GCS = Glasgow Coma Scale</w:delText>
        </w:r>
        <w:r w:rsidRPr="00133CF7" w:rsidDel="004D57EC">
          <w:rPr>
            <w:rFonts w:eastAsia="Times New Roman" w:cstheme="minorHAnsi"/>
            <w:szCs w:val="24"/>
          </w:rPr>
          <w:delText>.</w:delText>
        </w:r>
        <w:r w:rsidRPr="00133CF7" w:rsidDel="00B9067D">
          <w:rPr>
            <w:rFonts w:eastAsia="Times New Roman" w:cstheme="minorHAnsi"/>
            <w:szCs w:val="24"/>
          </w:rPr>
          <w:delText xml:space="preserve"> BW = Body Weight</w:delText>
        </w:r>
        <w:r w:rsidRPr="00133CF7" w:rsidDel="004D57EC">
          <w:rPr>
            <w:rFonts w:eastAsia="Times New Roman" w:cstheme="minorHAnsi"/>
            <w:szCs w:val="24"/>
          </w:rPr>
          <w:delText>.</w:delText>
        </w:r>
        <w:r w:rsidRPr="00133CF7" w:rsidDel="00116CAD">
          <w:rPr>
            <w:rFonts w:eastAsia="Times New Roman" w:cstheme="minorHAnsi"/>
            <w:szCs w:val="24"/>
          </w:rPr>
          <w:delText xml:space="preserve"> SD = </w:delText>
        </w:r>
        <w:r w:rsidRPr="00133CF7" w:rsidDel="004D57EC">
          <w:rPr>
            <w:rFonts w:eastAsia="Times New Roman" w:cstheme="minorHAnsi"/>
            <w:szCs w:val="24"/>
          </w:rPr>
          <w:delText>S</w:delText>
        </w:r>
        <w:r w:rsidRPr="00133CF7" w:rsidDel="00116CAD">
          <w:rPr>
            <w:rFonts w:eastAsia="Times New Roman" w:cstheme="minorHAnsi"/>
            <w:szCs w:val="24"/>
          </w:rPr>
          <w:delText xml:space="preserve">tandard </w:delText>
        </w:r>
        <w:r w:rsidRPr="00133CF7" w:rsidDel="004D57EC">
          <w:rPr>
            <w:rFonts w:eastAsia="Times New Roman" w:cstheme="minorHAnsi"/>
            <w:szCs w:val="24"/>
          </w:rPr>
          <w:delText>D</w:delText>
        </w:r>
        <w:r w:rsidRPr="00133CF7" w:rsidDel="00116CAD">
          <w:rPr>
            <w:rFonts w:eastAsia="Times New Roman" w:cstheme="minorHAnsi"/>
            <w:szCs w:val="24"/>
          </w:rPr>
          <w:delText xml:space="preserve">eviation. </w:delText>
        </w:r>
      </w:del>
    </w:p>
    <w:p w14:paraId="76FF97F1" w14:textId="3B2B4027" w:rsidR="00967D76" w:rsidRPr="00133CF7" w:rsidRDefault="001042F6" w:rsidP="00967D76">
      <w:pPr>
        <w:spacing w:before="120"/>
        <w:rPr>
          <w:rFonts w:cstheme="minorHAnsi"/>
          <w:szCs w:val="24"/>
        </w:rPr>
      </w:pPr>
      <w:del w:id="2803" w:author="Author">
        <w:r w:rsidRPr="00201557" w:rsidDel="004D57EC">
          <w:rPr>
            <w:rFonts w:eastAsia="Times New Roman" w:cstheme="minorHAnsi"/>
            <w:szCs w:val="24"/>
            <w:vertAlign w:val="superscript"/>
            <w:rPrChange w:id="2804" w:author="Author">
              <w:rPr>
                <w:rFonts w:ascii="Times New Roman" w:eastAsia="Times New Roman" w:hAnsi="Times New Roman" w:cs="Times New Roman"/>
                <w:sz w:val="22"/>
              </w:rPr>
            </w:rPrChange>
          </w:rPr>
          <w:delText>*</w:delText>
        </w:r>
        <w:r w:rsidRPr="00133CF7" w:rsidDel="004D57EC">
          <w:rPr>
            <w:rFonts w:eastAsia="Times New Roman" w:cstheme="minorHAnsi"/>
            <w:szCs w:val="24"/>
          </w:rPr>
          <w:delText xml:space="preserve"> </w:delText>
        </w:r>
        <w:r w:rsidRPr="00133CF7" w:rsidDel="00116CAD">
          <w:rPr>
            <w:rFonts w:eastAsia="Times New Roman" w:cstheme="minorHAnsi"/>
            <w:szCs w:val="24"/>
          </w:rPr>
          <w:delText>GCS score</w:delText>
        </w:r>
      </w:del>
      <w:ins w:id="2805" w:author="Author">
        <w:del w:id="2806" w:author="Author">
          <w:r w:rsidRPr="00133CF7" w:rsidDel="00116CAD">
            <w:rPr>
              <w:rFonts w:eastAsia="Times New Roman" w:cstheme="minorHAnsi"/>
              <w:szCs w:val="24"/>
            </w:rPr>
            <w:delText>s</w:delText>
          </w:r>
        </w:del>
      </w:ins>
      <w:del w:id="2807" w:author="Author">
        <w:r w:rsidRPr="00133CF7" w:rsidDel="00116CAD">
          <w:rPr>
            <w:rFonts w:eastAsia="Times New Roman" w:cstheme="minorHAnsi"/>
            <w:szCs w:val="24"/>
          </w:rPr>
          <w:delText>d between 3 and 15. It is comp</w:delText>
        </w:r>
      </w:del>
      <w:ins w:id="2808" w:author="Author">
        <w:del w:id="2809" w:author="Author">
          <w:r w:rsidRPr="00133CF7" w:rsidDel="00116CAD">
            <w:rPr>
              <w:rFonts w:eastAsia="Times New Roman" w:cstheme="minorHAnsi"/>
              <w:szCs w:val="24"/>
            </w:rPr>
            <w:delText>ri</w:delText>
          </w:r>
        </w:del>
      </w:ins>
      <w:del w:id="2810" w:author="Author">
        <w:r w:rsidRPr="00133CF7" w:rsidDel="00116CAD">
          <w:rPr>
            <w:rFonts w:eastAsia="Times New Roman" w:cstheme="minorHAnsi"/>
            <w:szCs w:val="24"/>
          </w:rPr>
          <w:delText>ose</w:delText>
        </w:r>
      </w:del>
      <w:ins w:id="2811" w:author="Author">
        <w:del w:id="2812" w:author="Author">
          <w:r w:rsidRPr="00133CF7" w:rsidDel="00116CAD">
            <w:rPr>
              <w:rFonts w:eastAsia="Times New Roman" w:cstheme="minorHAnsi"/>
              <w:szCs w:val="24"/>
            </w:rPr>
            <w:delText>s</w:delText>
          </w:r>
        </w:del>
      </w:ins>
      <w:del w:id="2813" w:author="Author">
        <w:r w:rsidRPr="00133CF7" w:rsidDel="00116CAD">
          <w:rPr>
            <w:rFonts w:eastAsia="Times New Roman" w:cstheme="minorHAnsi"/>
            <w:szCs w:val="24"/>
          </w:rPr>
          <w:delText>d of three parameters: best eye response (E), best verbal response (V), and best motor response (M).</w:delText>
        </w:r>
      </w:del>
    </w:p>
    <w:sectPr w:rsidR="00967D76" w:rsidRPr="00133CF7" w:rsidSect="00C8161F">
      <w:type w:val="continuous"/>
      <w:pgSz w:w="11906" w:h="16838"/>
      <w:pgMar w:top="1440" w:right="1440" w:bottom="1440" w:left="144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26A81D23" w14:textId="77777777" w:rsidR="00EF09E9" w:rsidRDefault="002D25FA" w:rsidP="00EF09E9">
      <w:pPr>
        <w:pStyle w:val="CommentText"/>
      </w:pPr>
      <w:r>
        <w:rPr>
          <w:rStyle w:val="CommentReference"/>
        </w:rPr>
        <w:annotationRef/>
      </w:r>
      <w:r w:rsidR="00EF09E9">
        <w:t>Dear Yu Tai-Lo et al.,</w:t>
      </w:r>
    </w:p>
    <w:p w14:paraId="1A728203" w14:textId="77777777" w:rsidR="00EF09E9" w:rsidRDefault="00EF09E9" w:rsidP="00EF09E9">
      <w:pPr>
        <w:pStyle w:val="CommentText"/>
      </w:pPr>
    </w:p>
    <w:p w14:paraId="35F26CB4" w14:textId="77777777" w:rsidR="00EF09E9" w:rsidRDefault="00EF09E9" w:rsidP="00EF09E9">
      <w:pPr>
        <w:pStyle w:val="CommentText"/>
      </w:pPr>
      <w:r>
        <w:t xml:space="preserve">My editing name is Alexandre_2, and I am your editor for this round. I would like to assure you that I have edited your file for language, grammar, native tone, content, logic, structure, clarity, and flow, as well as followed all your instructions for this round. </w:t>
      </w:r>
    </w:p>
    <w:p w14:paraId="30411766" w14:textId="77777777" w:rsidR="00EF09E9" w:rsidRDefault="00EF09E9" w:rsidP="00EF09E9">
      <w:pPr>
        <w:pStyle w:val="CommentText"/>
      </w:pPr>
    </w:p>
    <w:p w14:paraId="4C2B6E02" w14:textId="77777777" w:rsidR="00EF09E9" w:rsidRDefault="00EF09E9" w:rsidP="00EF09E9">
      <w:pPr>
        <w:pStyle w:val="CommentText"/>
      </w:pPr>
      <w:r>
        <w:t>I hope you find the current round of editing of your liking, and if you so enjoy, I humbly ask that you provide a positive feedback on the online platform, as well as invite you to request me, Alexandre_2, for subsequent editing rounds. It will be an honor to continue serving you as best as I can, and I look forward to a continued collaboration with you in the near future.</w:t>
      </w:r>
    </w:p>
    <w:p w14:paraId="39282748" w14:textId="77777777" w:rsidR="00EF09E9" w:rsidRDefault="00EF09E9" w:rsidP="00EF09E9">
      <w:pPr>
        <w:pStyle w:val="CommentText"/>
      </w:pPr>
    </w:p>
    <w:p w14:paraId="5477C5DA" w14:textId="77777777" w:rsidR="00EF09E9" w:rsidRDefault="00EF09E9" w:rsidP="00EF09E9">
      <w:pPr>
        <w:pStyle w:val="CommentText"/>
      </w:pPr>
      <w:r>
        <w:t>I wish you the happiest writing process for this document,</w:t>
      </w:r>
    </w:p>
    <w:p w14:paraId="0490C7F5" w14:textId="77777777" w:rsidR="00EF09E9" w:rsidRDefault="00EF09E9" w:rsidP="00EF09E9">
      <w:pPr>
        <w:pStyle w:val="CommentText"/>
      </w:pPr>
      <w:r>
        <w:t>Alexandre_2</w:t>
      </w:r>
    </w:p>
  </w:comment>
  <w:comment w:id="1" w:author="Author" w:initials="A">
    <w:p w14:paraId="76E822DD" w14:textId="796ADF6D" w:rsidR="003F44E7" w:rsidRDefault="003F44E7" w:rsidP="003F44E7">
      <w:pPr>
        <w:pStyle w:val="CommentText"/>
      </w:pPr>
      <w:r>
        <w:rPr>
          <w:rStyle w:val="CommentReference"/>
        </w:rPr>
        <w:annotationRef/>
      </w:r>
      <w:r>
        <w:t>As per your request, this editing round was conducted following the American English style, and the dictionary used for word check was the Merriam-Webster dictionary.</w:t>
      </w:r>
    </w:p>
    <w:p w14:paraId="428E6348" w14:textId="77777777" w:rsidR="003F44E7" w:rsidRDefault="003F44E7" w:rsidP="003F44E7">
      <w:pPr>
        <w:pStyle w:val="CommentText"/>
      </w:pPr>
    </w:p>
    <w:p w14:paraId="643E1655" w14:textId="77777777" w:rsidR="003F44E7" w:rsidRDefault="003F44E7" w:rsidP="003F44E7">
      <w:pPr>
        <w:pStyle w:val="CommentText"/>
      </w:pPr>
      <w:hyperlink r:id="rId1" w:history="1">
        <w:r w:rsidRPr="000874F0">
          <w:rPr>
            <w:rStyle w:val="Hyperlink"/>
          </w:rPr>
          <w:t>https://www.merriam-webster.com/</w:t>
        </w:r>
      </w:hyperlink>
    </w:p>
  </w:comment>
  <w:comment w:id="2" w:author="Author" w:initials="A">
    <w:p w14:paraId="2FE590E5" w14:textId="77777777" w:rsidR="00FC220D" w:rsidRDefault="00FC220D" w:rsidP="00FC220D">
      <w:pPr>
        <w:pStyle w:val="CommentText"/>
      </w:pPr>
      <w:r>
        <w:rPr>
          <w:rStyle w:val="CommentReference"/>
        </w:rPr>
        <w:annotationRef/>
      </w:r>
      <w:r>
        <w:t>I have added the description here because the target journal suggests so. Check the guidance:</w:t>
      </w:r>
    </w:p>
    <w:p w14:paraId="14F4763D" w14:textId="77777777" w:rsidR="00FC220D" w:rsidRDefault="00FC220D" w:rsidP="00FC220D">
      <w:pPr>
        <w:pStyle w:val="CommentText"/>
      </w:pPr>
    </w:p>
    <w:p w14:paraId="41F70C0C" w14:textId="77777777" w:rsidR="00FC220D" w:rsidRDefault="00FC220D" w:rsidP="00FC220D">
      <w:pPr>
        <w:pStyle w:val="CommentText"/>
      </w:pPr>
      <w:r>
        <w:t>“</w:t>
      </w:r>
      <w:r>
        <w:rPr>
          <w:b/>
          <w:bCs/>
        </w:rPr>
        <w:t>Preferred format:</w:t>
      </w:r>
      <w:r>
        <w:t xml:space="preserve"> "Issue/Intervention: Method/Study Design”</w:t>
      </w:r>
    </w:p>
  </w:comment>
  <w:comment w:id="5" w:author="Author" w:initials="A">
    <w:p w14:paraId="44B8F99F" w14:textId="77777777" w:rsidR="00CD7C28" w:rsidRDefault="00CD7C28" w:rsidP="00CD7C28">
      <w:pPr>
        <w:pStyle w:val="CommentText"/>
      </w:pPr>
      <w:r>
        <w:rPr>
          <w:rStyle w:val="CommentReference"/>
        </w:rPr>
        <w:annotationRef/>
      </w:r>
      <w:r>
        <w:t xml:space="preserve">The target journal of choice allows authors of original papers to provide Abstracts with up 450 words and structured, following the heading structure of Background - Objective - Methods - Results - Conclusions. </w:t>
      </w:r>
    </w:p>
    <w:p w14:paraId="074D2EAB" w14:textId="77777777" w:rsidR="00CD7C28" w:rsidRDefault="00CD7C28" w:rsidP="00CD7C28">
      <w:pPr>
        <w:pStyle w:val="CommentText"/>
      </w:pPr>
    </w:p>
    <w:p w14:paraId="003FE640" w14:textId="77777777" w:rsidR="00CD7C28" w:rsidRDefault="00CD7C28" w:rsidP="00CD7C28">
      <w:pPr>
        <w:pStyle w:val="CommentText"/>
      </w:pPr>
      <w:r>
        <w:t>At the beginning of the editing round, the section adheres to both requirements, being within 450 words in length and providing the correct subheadings. Thus, no major changes for structure, format, or word count were necessary in the current editing round for the section.</w:t>
      </w:r>
    </w:p>
  </w:comment>
  <w:comment w:id="91" w:author="Author" w:initials="A">
    <w:p w14:paraId="7042E7C5" w14:textId="77777777" w:rsidR="003B02B6" w:rsidRDefault="003B02B6" w:rsidP="003B02B6">
      <w:pPr>
        <w:pStyle w:val="CommentText"/>
      </w:pPr>
      <w:r>
        <w:rPr>
          <w:rStyle w:val="CommentReference"/>
        </w:rPr>
        <w:annotationRef/>
      </w:r>
      <w:r>
        <w:t>The target journal of choice allows authors of original research articles to provide papers with up to 10,000 words in length without any additional fees, and there is no actual hard word count limitation for the journal.</w:t>
      </w:r>
    </w:p>
    <w:p w14:paraId="51C260BC" w14:textId="77777777" w:rsidR="003B02B6" w:rsidRDefault="003B02B6" w:rsidP="003B02B6">
      <w:pPr>
        <w:pStyle w:val="CommentText"/>
      </w:pPr>
    </w:p>
    <w:p w14:paraId="642C17DE" w14:textId="77777777" w:rsidR="003B02B6" w:rsidRDefault="003B02B6" w:rsidP="003B02B6">
      <w:pPr>
        <w:pStyle w:val="CommentText"/>
      </w:pPr>
      <w:r>
        <w:t>Thus, the current editing round was conducted without much consideration of word count constraints, especially as the main text features below 6,000 words.</w:t>
      </w:r>
    </w:p>
  </w:comment>
  <w:comment w:id="159" w:author="Author" w:initials="A">
    <w:p w14:paraId="1580DDEB" w14:textId="77777777" w:rsidR="00C96859" w:rsidRDefault="00CD7C28">
      <w:r>
        <w:rPr>
          <w:rStyle w:val="CommentReference"/>
        </w:rPr>
        <w:annotationRef/>
      </w:r>
      <w:r>
        <w:rPr>
          <w:b/>
        </w:rPr>
        <w:t xml:space="preserve">Tip: </w:t>
      </w:r>
      <w:r>
        <w:t>To ensure conciseness, the expression “et alia,” can be used in its abbreviated form “et al.” as an alternative for “and co-workers” or “and colleagues”.</w:t>
      </w:r>
      <w:r>
        <w:br/>
      </w:r>
      <w:r>
        <w:br/>
        <w:t>For example,</w:t>
      </w:r>
      <w:r>
        <w:br/>
        <w:t>Original: Zhang and colleagues also investigated the efficacy of this treatment.</w:t>
      </w:r>
      <w:r>
        <w:br/>
        <w:t>Revised: Zhang et al. also investigated the efficacy of this treatment.</w:t>
      </w:r>
    </w:p>
  </w:comment>
  <w:comment w:id="210" w:author="Author" w:initials="A">
    <w:p w14:paraId="0A52D735" w14:textId="77777777" w:rsidR="00611F62" w:rsidRDefault="00611F62" w:rsidP="00611F62">
      <w:pPr>
        <w:pStyle w:val="CommentText"/>
      </w:pPr>
      <w:r>
        <w:rPr>
          <w:rStyle w:val="CommentReference"/>
        </w:rPr>
        <w:annotationRef/>
      </w:r>
      <w:r>
        <w:t>I have deleted this hyperlink here because the journal discourages its use owing to typesetting problems that they bring. If you feel the extreme need to provide the link along with the paper, provide it in one of the Multimedia Appendices, or even add it as a reference. If you would like for me to add this hyperlink as a reference within the text and modify the citations, be sure to request so, and it will be my honor to make the necessary adjustments in a subsequent editing round. Check the journal’s guidance on hyperlinks:</w:t>
      </w:r>
    </w:p>
    <w:p w14:paraId="2716C128" w14:textId="77777777" w:rsidR="00611F62" w:rsidRDefault="00611F62" w:rsidP="00611F62">
      <w:pPr>
        <w:pStyle w:val="CommentText"/>
      </w:pPr>
    </w:p>
    <w:p w14:paraId="2EFCD826" w14:textId="77777777" w:rsidR="00611F62" w:rsidRDefault="00611F62" w:rsidP="00611F62">
      <w:pPr>
        <w:pStyle w:val="CommentText"/>
        <w:numPr>
          <w:ilvl w:val="0"/>
          <w:numId w:val="12"/>
        </w:numPr>
      </w:pPr>
      <w:r>
        <w:t>“Remove hyperlinks used within the text or abstract, as they cause typesetting issues.</w:t>
      </w:r>
    </w:p>
    <w:p w14:paraId="34FD019F" w14:textId="77777777" w:rsidR="00611F62" w:rsidRDefault="00611F62" w:rsidP="00611F62">
      <w:pPr>
        <w:pStyle w:val="CommentText"/>
        <w:numPr>
          <w:ilvl w:val="0"/>
          <w:numId w:val="12"/>
        </w:numPr>
      </w:pPr>
      <w:r>
        <w:t>If URLs are cited in the manuscript, add them as a reference (or ask the author to do so) before loading the manuscript into RefCheck.</w:t>
      </w:r>
    </w:p>
    <w:p w14:paraId="39B6B967" w14:textId="77777777" w:rsidR="00611F62" w:rsidRDefault="00611F62" w:rsidP="00611F62">
      <w:pPr>
        <w:pStyle w:val="CommentText"/>
        <w:numPr>
          <w:ilvl w:val="0"/>
          <w:numId w:val="12"/>
        </w:numPr>
        <w:ind w:left="360"/>
      </w:pPr>
      <w:r>
        <w:rPr>
          <w:i/>
          <w:iCs/>
        </w:rPr>
        <w:t>Exception</w:t>
      </w:r>
      <w:r>
        <w:t>: If a direct quote contains a URL, it can be left in the text if it does not affect the kerning. If it does affect the kerning, replace the URL with [link].”</w:t>
      </w:r>
    </w:p>
  </w:comment>
  <w:comment w:id="240" w:author="Author" w:initials="A">
    <w:p w14:paraId="3BE83CDC" w14:textId="77777777" w:rsidR="00E11CC1" w:rsidRDefault="00E11CC1" w:rsidP="00E11CC1">
      <w:pPr>
        <w:pStyle w:val="CommentText"/>
      </w:pPr>
      <w:r>
        <w:rPr>
          <w:rStyle w:val="CommentReference"/>
        </w:rPr>
        <w:annotationRef/>
      </w:r>
      <w:r>
        <w:t>The journal does not require authors to provide regular thousands with commas. Check the guidance:</w:t>
      </w:r>
    </w:p>
    <w:p w14:paraId="57739691" w14:textId="77777777" w:rsidR="00E11CC1" w:rsidRDefault="00E11CC1" w:rsidP="00E11CC1">
      <w:pPr>
        <w:pStyle w:val="CommentText"/>
      </w:pPr>
    </w:p>
    <w:p w14:paraId="08641FEE" w14:textId="77777777" w:rsidR="00E11CC1" w:rsidRDefault="00E11CC1" w:rsidP="00E11CC1">
      <w:pPr>
        <w:pStyle w:val="CommentText"/>
      </w:pPr>
      <w:r>
        <w:t>“</w:t>
      </w:r>
      <w:r>
        <w:rPr>
          <w:b/>
          <w:bCs/>
        </w:rPr>
        <w:t>Number Spacing</w:t>
      </w:r>
    </w:p>
    <w:p w14:paraId="0429AC7B" w14:textId="77777777" w:rsidR="00E11CC1" w:rsidRDefault="00E11CC1" w:rsidP="00E11CC1">
      <w:pPr>
        <w:pStyle w:val="CommentText"/>
        <w:numPr>
          <w:ilvl w:val="0"/>
          <w:numId w:val="11"/>
        </w:numPr>
      </w:pPr>
      <w:r>
        <w:t>Numbers greater than 9999 have a comma to separate thousands, millions, etc.</w:t>
      </w:r>
    </w:p>
    <w:p w14:paraId="4DCA94F1" w14:textId="77777777" w:rsidR="00E11CC1" w:rsidRDefault="00E11CC1" w:rsidP="00E11CC1">
      <w:pPr>
        <w:pStyle w:val="CommentText"/>
      </w:pPr>
      <w:r>
        <w:rPr>
          <w:i/>
          <w:iCs/>
        </w:rPr>
        <w:t>Examples</w:t>
      </w:r>
      <w:r>
        <w:t>:</w:t>
      </w:r>
    </w:p>
    <w:p w14:paraId="6FC0CC79" w14:textId="77777777" w:rsidR="00E11CC1" w:rsidRDefault="00E11CC1" w:rsidP="00E11CC1">
      <w:pPr>
        <w:pStyle w:val="CommentText"/>
      </w:pPr>
      <w:r>
        <w:t>36,127</w:t>
      </w:r>
    </w:p>
    <w:p w14:paraId="52711F83" w14:textId="77777777" w:rsidR="00E11CC1" w:rsidRDefault="00E11CC1" w:rsidP="00E11CC1">
      <w:pPr>
        <w:pStyle w:val="CommentText"/>
      </w:pPr>
      <w:r>
        <w:t>250,000</w:t>
      </w:r>
    </w:p>
    <w:p w14:paraId="58D2D19C" w14:textId="77777777" w:rsidR="00E11CC1" w:rsidRDefault="00E11CC1" w:rsidP="00E11CC1">
      <w:pPr>
        <w:pStyle w:val="CommentText"/>
      </w:pPr>
      <w:r>
        <w:t>1,030,023</w:t>
      </w:r>
    </w:p>
    <w:p w14:paraId="2AC03287" w14:textId="77777777" w:rsidR="00E11CC1" w:rsidRDefault="00E11CC1" w:rsidP="00E11CC1">
      <w:pPr>
        <w:pStyle w:val="CommentText"/>
      </w:pPr>
      <w:r>
        <w:t>323,200,333</w:t>
      </w:r>
    </w:p>
    <w:p w14:paraId="2A5F2B41" w14:textId="77777777" w:rsidR="00E11CC1" w:rsidRDefault="00E11CC1" w:rsidP="00E11CC1">
      <w:pPr>
        <w:pStyle w:val="CommentText"/>
      </w:pPr>
      <w:r>
        <w:t>BUT:</w:t>
      </w:r>
    </w:p>
    <w:p w14:paraId="4686D7AC" w14:textId="77777777" w:rsidR="00E11CC1" w:rsidRDefault="00E11CC1" w:rsidP="00E11CC1">
      <w:pPr>
        <w:pStyle w:val="CommentText"/>
      </w:pPr>
      <w:r>
        <w:t>6500”</w:t>
      </w:r>
    </w:p>
  </w:comment>
  <w:comment w:id="344" w:author="Author" w:initials="A">
    <w:p w14:paraId="22CDC74F" w14:textId="77777777" w:rsidR="00243481" w:rsidRDefault="00243481" w:rsidP="00243481">
      <w:pPr>
        <w:pStyle w:val="CommentText"/>
      </w:pPr>
      <w:r>
        <w:rPr>
          <w:rStyle w:val="CommentReference"/>
        </w:rPr>
        <w:annotationRef/>
      </w:r>
      <w:r>
        <w:t xml:space="preserve">You will notice that I have modified various instances of numbering statements across the file. This is because the target journal has a very specific take on numbering descriptions. Their guidance on the matter is somewhat extensive, so I invite you to check the guidance on the following link: </w:t>
      </w:r>
      <w:hyperlink r:id="rId2" w:history="1">
        <w:r w:rsidRPr="009E30EF">
          <w:rPr>
            <w:rStyle w:val="Hyperlink"/>
          </w:rPr>
          <w:t>https://support.jmir.org/hc/en-us/articles/360019504191-JMIR-House-Style-and-Editorial-Guidelines</w:t>
        </w:r>
      </w:hyperlink>
    </w:p>
    <w:p w14:paraId="53C15BD7" w14:textId="77777777" w:rsidR="00243481" w:rsidRDefault="00243481" w:rsidP="00243481">
      <w:pPr>
        <w:pStyle w:val="CommentText"/>
      </w:pPr>
    </w:p>
  </w:comment>
  <w:comment w:id="503" w:author="Author" w:initials="A">
    <w:p w14:paraId="7E6007D1" w14:textId="77777777" w:rsidR="00FB27E3" w:rsidRDefault="00FB27E3" w:rsidP="00FB27E3">
      <w:pPr>
        <w:pStyle w:val="CommentText"/>
      </w:pPr>
      <w:r>
        <w:rPr>
          <w:rStyle w:val="CommentReference"/>
        </w:rPr>
        <w:annotationRef/>
      </w:r>
      <w:r>
        <w:t>Check the target journal’s guidelines on the placement of Tables:</w:t>
      </w:r>
    </w:p>
    <w:p w14:paraId="4518E179" w14:textId="77777777" w:rsidR="00FB27E3" w:rsidRDefault="00FB27E3" w:rsidP="00FB27E3">
      <w:pPr>
        <w:pStyle w:val="CommentText"/>
      </w:pPr>
    </w:p>
    <w:p w14:paraId="668EC53B" w14:textId="77777777" w:rsidR="00FB27E3" w:rsidRDefault="00FB27E3" w:rsidP="00FB27E3">
      <w:pPr>
        <w:pStyle w:val="CommentText"/>
      </w:pPr>
      <w:r>
        <w:t>“Number them sequentially and place each one directly following the paragraph that first mentions it.”</w:t>
      </w:r>
    </w:p>
    <w:p w14:paraId="0E316651" w14:textId="77777777" w:rsidR="00FB27E3" w:rsidRDefault="00FB27E3" w:rsidP="00FB27E3">
      <w:pPr>
        <w:pStyle w:val="CommentText"/>
      </w:pPr>
    </w:p>
    <w:p w14:paraId="38E25E6C" w14:textId="77777777" w:rsidR="00FB27E3" w:rsidRDefault="00FB27E3" w:rsidP="00FB27E3">
      <w:pPr>
        <w:pStyle w:val="CommentText"/>
      </w:pPr>
      <w:r>
        <w:t>I have thus gone ahead and reallocated the Tables from the latter portion of the file to present them here, after the first mention of each Table in the text.</w:t>
      </w:r>
    </w:p>
  </w:comment>
  <w:comment w:id="511" w:author="Author" w:initials="A">
    <w:p w14:paraId="22B8761D" w14:textId="77777777" w:rsidR="000C0BC3" w:rsidRDefault="000C0BC3" w:rsidP="000C0BC3">
      <w:pPr>
        <w:pStyle w:val="CommentText"/>
      </w:pPr>
      <w:r>
        <w:rPr>
          <w:rStyle w:val="CommentReference"/>
        </w:rPr>
        <w:annotationRef/>
      </w:r>
      <w:r>
        <w:t>Regarding the number of Tables allowed by the target journal of choice, it suggests that authors retain their Tables to a maximum of five elements. The current version of the paper features exactly five tables, thus being within the suggestions of the target journal. No major changes are thus necessary for the number of Tables in the file.</w:t>
      </w:r>
    </w:p>
  </w:comment>
  <w:comment w:id="921" w:author="Author" w:initials="A">
    <w:p w14:paraId="7A60D9E5" w14:textId="77777777" w:rsidR="00413333" w:rsidRDefault="00413333" w:rsidP="00413333">
      <w:pPr>
        <w:pStyle w:val="CommentText"/>
      </w:pPr>
      <w:r>
        <w:rPr>
          <w:rStyle w:val="CommentReference"/>
        </w:rPr>
        <w:annotationRef/>
      </w:r>
      <w:r>
        <w:t>Both the Discussion and Conclusions sections, simply splendid. You have the guidebook of English scientific writing right below your arm, carrying it with you every step and paragraph of these two sections. They are beautifully written and adhere to all major structural requirements for these two sections in English scientific writing.</w:t>
      </w:r>
    </w:p>
  </w:comment>
  <w:comment w:id="1300" w:author="Author" w:initials="A">
    <w:p w14:paraId="2BCC8904" w14:textId="77777777" w:rsidR="00694B4E" w:rsidRDefault="00694B4E" w:rsidP="00694B4E">
      <w:pPr>
        <w:pStyle w:val="CommentText"/>
      </w:pPr>
      <w:r>
        <w:rPr>
          <w:rStyle w:val="CommentReference"/>
        </w:rPr>
        <w:annotationRef/>
      </w:r>
      <w:r>
        <w:t>I have checked the target journal’s guidelines for the structure of the Back Matter section. Check the guidance:</w:t>
      </w:r>
    </w:p>
    <w:p w14:paraId="60B11FF0" w14:textId="77777777" w:rsidR="00694B4E" w:rsidRDefault="00694B4E" w:rsidP="00694B4E">
      <w:pPr>
        <w:pStyle w:val="CommentText"/>
      </w:pPr>
    </w:p>
    <w:p w14:paraId="062330F4" w14:textId="77777777" w:rsidR="00694B4E" w:rsidRDefault="00694B4E" w:rsidP="00694B4E">
      <w:pPr>
        <w:pStyle w:val="CommentText"/>
      </w:pPr>
      <w:r>
        <w:t>“Acknowledgements (</w:t>
      </w:r>
      <w:hyperlink r:id="rId3" w:history="1">
        <w:r w:rsidRPr="006E37E5">
          <w:rPr>
            <w:rStyle w:val="Hyperlink"/>
          </w:rPr>
          <w:t>How should the "Acknowledgments" section be formatted?</w:t>
        </w:r>
      </w:hyperlink>
      <w:r>
        <w:t>)</w:t>
      </w:r>
    </w:p>
    <w:p w14:paraId="0F19B04C" w14:textId="77777777" w:rsidR="00694B4E" w:rsidRDefault="00694B4E" w:rsidP="00694B4E">
      <w:pPr>
        <w:pStyle w:val="CommentText"/>
      </w:pPr>
      <w:r>
        <w:t>Funding Statement (Note that funding sources must be declared, preferably in a separate section that Acknowledgement)</w:t>
      </w:r>
    </w:p>
    <w:p w14:paraId="678D1B2A" w14:textId="77777777" w:rsidR="00694B4E" w:rsidRDefault="00694B4E" w:rsidP="00694B4E">
      <w:pPr>
        <w:pStyle w:val="CommentText"/>
      </w:pPr>
      <w:r>
        <w:t>Conflicts of Interest (</w:t>
      </w:r>
      <w:hyperlink r:id="rId4" w:history="1">
        <w:r w:rsidRPr="006E37E5">
          <w:rPr>
            <w:rStyle w:val="Hyperlink"/>
          </w:rPr>
          <w:t>How does JMIR Publications define a Conflict of Interest (COI)?</w:t>
        </w:r>
      </w:hyperlink>
      <w:r>
        <w:t>)</w:t>
      </w:r>
    </w:p>
    <w:p w14:paraId="2B580602" w14:textId="77777777" w:rsidR="00694B4E" w:rsidRDefault="00694B4E" w:rsidP="00694B4E">
      <w:pPr>
        <w:pStyle w:val="CommentText"/>
      </w:pPr>
      <w:r>
        <w:t>Data Availability (</w:t>
      </w:r>
      <w:hyperlink r:id="rId5" w:history="1">
        <w:r w:rsidRPr="006E37E5">
          <w:rPr>
            <w:rStyle w:val="Hyperlink"/>
          </w:rPr>
          <w:t>What is the JMIR Publications data sharing policy?</w:t>
        </w:r>
      </w:hyperlink>
      <w:r>
        <w:t>)</w:t>
      </w:r>
    </w:p>
    <w:p w14:paraId="6AEB35D8" w14:textId="77777777" w:rsidR="00694B4E" w:rsidRDefault="00694B4E" w:rsidP="00694B4E">
      <w:pPr>
        <w:pStyle w:val="CommentText"/>
      </w:pPr>
      <w:r>
        <w:t>Author Contributions (</w:t>
      </w:r>
      <w:hyperlink r:id="rId6" w:history="1">
        <w:r w:rsidRPr="006E37E5">
          <w:rPr>
            <w:rStyle w:val="Hyperlink"/>
          </w:rPr>
          <w:t>What is the "Authors' Contributions" section? How should I write mine?</w:t>
        </w:r>
      </w:hyperlink>
      <w:r>
        <w:t>)</w:t>
      </w:r>
    </w:p>
    <w:p w14:paraId="5C7D855F" w14:textId="77777777" w:rsidR="00694B4E" w:rsidRDefault="00694B4E" w:rsidP="00694B4E">
      <w:pPr>
        <w:pStyle w:val="CommentText"/>
      </w:pPr>
      <w:r>
        <w:t>Abbreviations</w:t>
      </w:r>
    </w:p>
    <w:p w14:paraId="5672688C" w14:textId="77777777" w:rsidR="00694B4E" w:rsidRDefault="00694B4E" w:rsidP="00694B4E">
      <w:pPr>
        <w:pStyle w:val="CommentText"/>
      </w:pPr>
      <w:r>
        <w:t>[optional] Multimedia Appendix of supplementary files (e.g. a PowerPoint presentation of a conference talk about the study, additional screenshots of a website, mpeg/ Quicktime video or audio files, or Excel, Access, SAS, or SPSS files containing original data)”</w:t>
      </w:r>
    </w:p>
    <w:p w14:paraId="7E21B74B" w14:textId="77777777" w:rsidR="00694B4E" w:rsidRDefault="00694B4E" w:rsidP="00694B4E">
      <w:pPr>
        <w:pStyle w:val="CommentText"/>
      </w:pPr>
    </w:p>
    <w:p w14:paraId="02D7A883" w14:textId="77777777" w:rsidR="00694B4E" w:rsidRDefault="00694B4E" w:rsidP="00694B4E">
      <w:pPr>
        <w:pStyle w:val="CommentText"/>
      </w:pPr>
      <w:r>
        <w:t>Based on the guidance above, your headings herein are all aligned with the journal’s requirements in terms of their format. No major changes were necessary for formatting issues then.</w:t>
      </w:r>
    </w:p>
  </w:comment>
  <w:comment w:id="2692" w:author="Author" w:initials="A">
    <w:p w14:paraId="445FE107" w14:textId="77777777" w:rsidR="00BA4C34" w:rsidRDefault="00BA4C34" w:rsidP="00BA4C34">
      <w:pPr>
        <w:pStyle w:val="CommentText"/>
      </w:pPr>
      <w:r>
        <w:rPr>
          <w:rStyle w:val="CommentReference"/>
        </w:rPr>
        <w:annotationRef/>
      </w:r>
      <w:r>
        <w:t>Regarding the number of Figures, the target journal suggests authors to provide up to 8 figures per article. In the current editing round, the authors have provided 7 figures with the paper, thus being compliant with this requirement. No major changes are thus necessary for the number of Figures.</w:t>
      </w:r>
    </w:p>
  </w:comment>
  <w:comment w:id="2693" w:author="Author" w:initials="A">
    <w:p w14:paraId="51E9F451" w14:textId="77777777" w:rsidR="002667BE" w:rsidRDefault="002667BE" w:rsidP="002667BE">
      <w:pPr>
        <w:pStyle w:val="CommentText"/>
      </w:pPr>
      <w:r>
        <w:rPr>
          <w:rStyle w:val="CommentReference"/>
        </w:rPr>
        <w:annotationRef/>
      </w:r>
      <w:r>
        <w:t>You will notice that I have retained the Figures here. This is because the target journal of choice implies this structure in its guidelines. Check the guidance:</w:t>
      </w:r>
    </w:p>
    <w:p w14:paraId="174E96B4" w14:textId="77777777" w:rsidR="002667BE" w:rsidRDefault="002667BE" w:rsidP="002667BE">
      <w:pPr>
        <w:pStyle w:val="CommentText"/>
      </w:pPr>
    </w:p>
    <w:p w14:paraId="3CF8319C" w14:textId="77777777" w:rsidR="002667BE" w:rsidRDefault="002667BE" w:rsidP="002667BE">
      <w:pPr>
        <w:pStyle w:val="CommentText"/>
      </w:pPr>
      <w:r>
        <w:t>“Captions for figures should be descriptive, self-explanatory, and should define any abbreviations, colors, or symbols used. Colored figures are encouraged.  </w:t>
      </w:r>
    </w:p>
    <w:p w14:paraId="18940CAF" w14:textId="77777777" w:rsidR="002667BE" w:rsidRDefault="002667BE" w:rsidP="002667BE">
      <w:pPr>
        <w:pStyle w:val="CommentText"/>
        <w:numPr>
          <w:ilvl w:val="0"/>
          <w:numId w:val="7"/>
        </w:numPr>
      </w:pPr>
      <w:r>
        <w:rPr>
          <w:b/>
          <w:bCs/>
        </w:rPr>
        <w:t xml:space="preserve">File Format: </w:t>
      </w:r>
      <w:r>
        <w:t>Submit your figures as high-resolution PNG files with minimal compression. This ensures they display clearly online.”</w:t>
      </w:r>
    </w:p>
    <w:p w14:paraId="02B75558" w14:textId="77777777" w:rsidR="002667BE" w:rsidRDefault="002667BE" w:rsidP="002667BE">
      <w:pPr>
        <w:pStyle w:val="CommentText"/>
      </w:pPr>
    </w:p>
    <w:p w14:paraId="4E51B42F" w14:textId="77777777" w:rsidR="002667BE" w:rsidRDefault="002667BE" w:rsidP="002667BE">
      <w:pPr>
        <w:pStyle w:val="CommentText"/>
      </w:pPr>
      <w:r>
        <w:t>"File requirements</w:t>
      </w:r>
    </w:p>
    <w:p w14:paraId="2F7A5727" w14:textId="77777777" w:rsidR="002667BE" w:rsidRDefault="002667BE" w:rsidP="002667BE">
      <w:pPr>
        <w:pStyle w:val="CommentText"/>
        <w:numPr>
          <w:ilvl w:val="0"/>
          <w:numId w:val="8"/>
        </w:numPr>
      </w:pPr>
      <w:r>
        <w:t>You should leave figures in the manuscript file during the initial round(s) of peer-review, but also upload high-quality figures in PNG format as supplementary files."</w:t>
      </w:r>
    </w:p>
    <w:p w14:paraId="036E491D" w14:textId="77777777" w:rsidR="002667BE" w:rsidRDefault="002667BE" w:rsidP="002667BE">
      <w:pPr>
        <w:pStyle w:val="CommentText"/>
      </w:pPr>
    </w:p>
    <w:p w14:paraId="648942C4" w14:textId="77777777" w:rsidR="002667BE" w:rsidRDefault="002667BE" w:rsidP="002667BE">
      <w:pPr>
        <w:pStyle w:val="CommentText"/>
      </w:pPr>
      <w:r>
        <w:t>I have thus retained the Figures in the main manuscript file, while also placing each Figure in one separate file dedicated to it, which should then be converted to PNG files, one for each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90C7F5" w15:done="0"/>
  <w15:commentEx w15:paraId="643E1655" w15:done="0"/>
  <w15:commentEx w15:paraId="41F70C0C" w15:done="0"/>
  <w15:commentEx w15:paraId="003FE640" w15:done="0"/>
  <w15:commentEx w15:paraId="642C17DE" w15:done="0"/>
  <w15:commentEx w15:paraId="1580DDEB" w15:done="0"/>
  <w15:commentEx w15:paraId="39B6B967" w15:done="0"/>
  <w15:commentEx w15:paraId="4686D7AC" w15:done="0"/>
  <w15:commentEx w15:paraId="53C15BD7" w15:done="0"/>
  <w15:commentEx w15:paraId="38E25E6C" w15:done="0"/>
  <w15:commentEx w15:paraId="22B8761D" w15:done="0"/>
  <w15:commentEx w15:paraId="7A60D9E5" w15:done="0"/>
  <w15:commentEx w15:paraId="02D7A883" w15:done="0"/>
  <w15:commentEx w15:paraId="445FE107" w15:done="0"/>
  <w15:commentEx w15:paraId="648942C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90C7F5" w16cid:durableId="411AC0E9"/>
  <w16cid:commentId w16cid:paraId="643E1655" w16cid:durableId="5CD36E87"/>
  <w16cid:commentId w16cid:paraId="41F70C0C" w16cid:durableId="2CA9E741"/>
  <w16cid:commentId w16cid:paraId="003FE640" w16cid:durableId="37454E1D"/>
  <w16cid:commentId w16cid:paraId="642C17DE" w16cid:durableId="46C1D6C6"/>
  <w16cid:commentId w16cid:paraId="1580DDEB" w16cid:durableId="1580DDEB"/>
  <w16cid:commentId w16cid:paraId="39B6B967" w16cid:durableId="65040166"/>
  <w16cid:commentId w16cid:paraId="4686D7AC" w16cid:durableId="6CE8F21A"/>
  <w16cid:commentId w16cid:paraId="53C15BD7" w16cid:durableId="13FF5CFD"/>
  <w16cid:commentId w16cid:paraId="38E25E6C" w16cid:durableId="194DD0D5"/>
  <w16cid:commentId w16cid:paraId="22B8761D" w16cid:durableId="03E21291"/>
  <w16cid:commentId w16cid:paraId="7A60D9E5" w16cid:durableId="55BCE0D2"/>
  <w16cid:commentId w16cid:paraId="02D7A883" w16cid:durableId="3F8ED989"/>
  <w16cid:commentId w16cid:paraId="445FE107" w16cid:durableId="71ECA6AB"/>
  <w16cid:commentId w16cid:paraId="648942C4" w16cid:durableId="1606AA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0BD57" w14:textId="77777777" w:rsidR="009C1E3F" w:rsidRDefault="009C1E3F">
      <w:r>
        <w:separator/>
      </w:r>
    </w:p>
  </w:endnote>
  <w:endnote w:type="continuationSeparator" w:id="0">
    <w:p w14:paraId="0D4D7341" w14:textId="77777777" w:rsidR="009C1E3F" w:rsidRDefault="009C1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FKai-SB">
    <w:altName w:val="Microsoft YaHei"/>
    <w:charset w:val="88"/>
    <w:family w:val="script"/>
    <w:pitch w:val="fixed"/>
    <w:sig w:usb0="00000003" w:usb1="080E0000" w:usb2="00000016" w:usb3="00000000" w:csb0="00100001"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68609" w14:textId="77777777" w:rsidR="00D031E8" w:rsidRDefault="00D031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B49B2" w14:textId="77777777" w:rsidR="00D031E8" w:rsidRDefault="00D031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940D" w14:textId="77777777" w:rsidR="00D031E8" w:rsidRDefault="00D031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376629"/>
      <w:docPartObj>
        <w:docPartGallery w:val="Page Numbers (Bottom of Page)"/>
        <w:docPartUnique/>
      </w:docPartObj>
    </w:sdtPr>
    <w:sdtEndPr/>
    <w:sdtContent>
      <w:p w14:paraId="115A41AB" w14:textId="77777777" w:rsidR="00C96859" w:rsidRDefault="001042F6">
        <w:pPr>
          <w:pStyle w:val="Footer"/>
          <w:jc w:val="center"/>
        </w:pPr>
        <w:r>
          <w:fldChar w:fldCharType="begin"/>
        </w:r>
        <w:r>
          <w:instrText>PAGE   \* MERGEFORMAT</w:instrText>
        </w:r>
        <w:r>
          <w:fldChar w:fldCharType="separate"/>
        </w:r>
        <w:r w:rsidR="00383985" w:rsidRPr="00383985">
          <w:rPr>
            <w:noProof/>
            <w:lang w:val="zh-TW"/>
          </w:rPr>
          <w:t>35</w:t>
        </w:r>
        <w:r>
          <w:fldChar w:fldCharType="end"/>
        </w:r>
      </w:p>
    </w:sdtContent>
  </w:sdt>
  <w:p w14:paraId="4E9607D3" w14:textId="77777777" w:rsidR="00C96859" w:rsidRDefault="00C96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383F8" w14:textId="77777777" w:rsidR="009C1E3F" w:rsidRDefault="009C1E3F">
      <w:r>
        <w:separator/>
      </w:r>
    </w:p>
  </w:footnote>
  <w:footnote w:type="continuationSeparator" w:id="0">
    <w:p w14:paraId="5AB1301A" w14:textId="77777777" w:rsidR="009C1E3F" w:rsidRDefault="009C1E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084D" w14:textId="77777777" w:rsidR="00D031E8" w:rsidRDefault="00D031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38618"/>
      <w:docPartObj>
        <w:docPartGallery w:val="Page Numbers (Top of Page)"/>
        <w:docPartUnique/>
      </w:docPartObj>
    </w:sdtPr>
    <w:sdtEndPr>
      <w:rPr>
        <w:noProof/>
        <w:sz w:val="24"/>
        <w:szCs w:val="24"/>
      </w:rPr>
    </w:sdtEndPr>
    <w:sdtContent>
      <w:p w14:paraId="6F072810" w14:textId="2754C5A4" w:rsidR="00D031E8" w:rsidRPr="00D031E8" w:rsidRDefault="00D031E8">
        <w:pPr>
          <w:pStyle w:val="Header"/>
          <w:jc w:val="right"/>
          <w:rPr>
            <w:sz w:val="24"/>
            <w:szCs w:val="24"/>
          </w:rPr>
        </w:pPr>
        <w:r w:rsidRPr="00D031E8">
          <w:rPr>
            <w:sz w:val="24"/>
            <w:szCs w:val="24"/>
          </w:rPr>
          <w:fldChar w:fldCharType="begin"/>
        </w:r>
        <w:r w:rsidRPr="00D031E8">
          <w:rPr>
            <w:sz w:val="24"/>
            <w:szCs w:val="24"/>
          </w:rPr>
          <w:instrText xml:space="preserve"> PAGE   \* MERGEFORMAT </w:instrText>
        </w:r>
        <w:r w:rsidRPr="00D031E8">
          <w:rPr>
            <w:sz w:val="24"/>
            <w:szCs w:val="24"/>
          </w:rPr>
          <w:fldChar w:fldCharType="separate"/>
        </w:r>
        <w:r w:rsidRPr="00D031E8">
          <w:rPr>
            <w:noProof/>
            <w:sz w:val="24"/>
            <w:szCs w:val="24"/>
          </w:rPr>
          <w:t>2</w:t>
        </w:r>
        <w:r w:rsidRPr="00D031E8">
          <w:rPr>
            <w:noProof/>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F9571" w14:textId="77777777" w:rsidR="00D031E8" w:rsidRDefault="00D031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0413A"/>
    <w:multiLevelType w:val="hybridMultilevel"/>
    <w:tmpl w:val="0E901418"/>
    <w:lvl w:ilvl="0" w:tplc="291A2906">
      <w:start w:val="1"/>
      <w:numFmt w:val="bullet"/>
      <w:lvlText w:val=""/>
      <w:lvlJc w:val="left"/>
      <w:pPr>
        <w:ind w:left="1080" w:hanging="360"/>
      </w:pPr>
      <w:rPr>
        <w:rFonts w:ascii="Symbol" w:hAnsi="Symbol"/>
      </w:rPr>
    </w:lvl>
    <w:lvl w:ilvl="1" w:tplc="0DD62CDA">
      <w:start w:val="1"/>
      <w:numFmt w:val="bullet"/>
      <w:lvlText w:val=""/>
      <w:lvlJc w:val="left"/>
      <w:pPr>
        <w:ind w:left="1080" w:hanging="360"/>
      </w:pPr>
      <w:rPr>
        <w:rFonts w:ascii="Symbol" w:hAnsi="Symbol"/>
      </w:rPr>
    </w:lvl>
    <w:lvl w:ilvl="2" w:tplc="12E064BA">
      <w:start w:val="1"/>
      <w:numFmt w:val="bullet"/>
      <w:lvlText w:val=""/>
      <w:lvlJc w:val="left"/>
      <w:pPr>
        <w:ind w:left="1080" w:hanging="360"/>
      </w:pPr>
      <w:rPr>
        <w:rFonts w:ascii="Symbol" w:hAnsi="Symbol"/>
      </w:rPr>
    </w:lvl>
    <w:lvl w:ilvl="3" w:tplc="A7563746">
      <w:start w:val="1"/>
      <w:numFmt w:val="bullet"/>
      <w:lvlText w:val=""/>
      <w:lvlJc w:val="left"/>
      <w:pPr>
        <w:ind w:left="1080" w:hanging="360"/>
      </w:pPr>
      <w:rPr>
        <w:rFonts w:ascii="Symbol" w:hAnsi="Symbol"/>
      </w:rPr>
    </w:lvl>
    <w:lvl w:ilvl="4" w:tplc="FAF66426">
      <w:start w:val="1"/>
      <w:numFmt w:val="bullet"/>
      <w:lvlText w:val=""/>
      <w:lvlJc w:val="left"/>
      <w:pPr>
        <w:ind w:left="1080" w:hanging="360"/>
      </w:pPr>
      <w:rPr>
        <w:rFonts w:ascii="Symbol" w:hAnsi="Symbol"/>
      </w:rPr>
    </w:lvl>
    <w:lvl w:ilvl="5" w:tplc="A38A5FBE">
      <w:start w:val="1"/>
      <w:numFmt w:val="bullet"/>
      <w:lvlText w:val=""/>
      <w:lvlJc w:val="left"/>
      <w:pPr>
        <w:ind w:left="1080" w:hanging="360"/>
      </w:pPr>
      <w:rPr>
        <w:rFonts w:ascii="Symbol" w:hAnsi="Symbol"/>
      </w:rPr>
    </w:lvl>
    <w:lvl w:ilvl="6" w:tplc="918AF7EA">
      <w:start w:val="1"/>
      <w:numFmt w:val="bullet"/>
      <w:lvlText w:val=""/>
      <w:lvlJc w:val="left"/>
      <w:pPr>
        <w:ind w:left="1080" w:hanging="360"/>
      </w:pPr>
      <w:rPr>
        <w:rFonts w:ascii="Symbol" w:hAnsi="Symbol"/>
      </w:rPr>
    </w:lvl>
    <w:lvl w:ilvl="7" w:tplc="4CB082DE">
      <w:start w:val="1"/>
      <w:numFmt w:val="bullet"/>
      <w:lvlText w:val=""/>
      <w:lvlJc w:val="left"/>
      <w:pPr>
        <w:ind w:left="1080" w:hanging="360"/>
      </w:pPr>
      <w:rPr>
        <w:rFonts w:ascii="Symbol" w:hAnsi="Symbol"/>
      </w:rPr>
    </w:lvl>
    <w:lvl w:ilvl="8" w:tplc="237EF33C">
      <w:start w:val="1"/>
      <w:numFmt w:val="bullet"/>
      <w:lvlText w:val=""/>
      <w:lvlJc w:val="left"/>
      <w:pPr>
        <w:ind w:left="1080" w:hanging="360"/>
      </w:pPr>
      <w:rPr>
        <w:rFonts w:ascii="Symbol" w:hAnsi="Symbol"/>
      </w:rPr>
    </w:lvl>
  </w:abstractNum>
  <w:abstractNum w:abstractNumId="1" w15:restartNumberingAfterBreak="0">
    <w:nsid w:val="1C0771DD"/>
    <w:multiLevelType w:val="hybridMultilevel"/>
    <w:tmpl w:val="B0288A5A"/>
    <w:lvl w:ilvl="0" w:tplc="817ABCEE">
      <w:start w:val="1"/>
      <w:numFmt w:val="decimal"/>
      <w:lvlText w:val="%1."/>
      <w:lvlJc w:val="left"/>
      <w:pPr>
        <w:ind w:left="360" w:hanging="360"/>
      </w:pPr>
      <w:rPr>
        <w:rFonts w:hint="default"/>
      </w:rPr>
    </w:lvl>
    <w:lvl w:ilvl="1" w:tplc="8B409604" w:tentative="1">
      <w:start w:val="1"/>
      <w:numFmt w:val="ideographTraditional"/>
      <w:lvlText w:val="%2、"/>
      <w:lvlJc w:val="left"/>
      <w:pPr>
        <w:ind w:left="960" w:hanging="480"/>
      </w:pPr>
    </w:lvl>
    <w:lvl w:ilvl="2" w:tplc="7ED67E90" w:tentative="1">
      <w:start w:val="1"/>
      <w:numFmt w:val="lowerRoman"/>
      <w:lvlText w:val="%3."/>
      <w:lvlJc w:val="right"/>
      <w:pPr>
        <w:ind w:left="1440" w:hanging="480"/>
      </w:pPr>
    </w:lvl>
    <w:lvl w:ilvl="3" w:tplc="DD06CD26" w:tentative="1">
      <w:start w:val="1"/>
      <w:numFmt w:val="decimal"/>
      <w:lvlText w:val="%4."/>
      <w:lvlJc w:val="left"/>
      <w:pPr>
        <w:ind w:left="1920" w:hanging="480"/>
      </w:pPr>
    </w:lvl>
    <w:lvl w:ilvl="4" w:tplc="CD8CF1C6" w:tentative="1">
      <w:start w:val="1"/>
      <w:numFmt w:val="ideographTraditional"/>
      <w:lvlText w:val="%5、"/>
      <w:lvlJc w:val="left"/>
      <w:pPr>
        <w:ind w:left="2400" w:hanging="480"/>
      </w:pPr>
    </w:lvl>
    <w:lvl w:ilvl="5" w:tplc="D340F1BA" w:tentative="1">
      <w:start w:val="1"/>
      <w:numFmt w:val="lowerRoman"/>
      <w:lvlText w:val="%6."/>
      <w:lvlJc w:val="right"/>
      <w:pPr>
        <w:ind w:left="2880" w:hanging="480"/>
      </w:pPr>
    </w:lvl>
    <w:lvl w:ilvl="6" w:tplc="13D07276" w:tentative="1">
      <w:start w:val="1"/>
      <w:numFmt w:val="decimal"/>
      <w:lvlText w:val="%7."/>
      <w:lvlJc w:val="left"/>
      <w:pPr>
        <w:ind w:left="3360" w:hanging="480"/>
      </w:pPr>
    </w:lvl>
    <w:lvl w:ilvl="7" w:tplc="836431A8" w:tentative="1">
      <w:start w:val="1"/>
      <w:numFmt w:val="ideographTraditional"/>
      <w:lvlText w:val="%8、"/>
      <w:lvlJc w:val="left"/>
      <w:pPr>
        <w:ind w:left="3840" w:hanging="480"/>
      </w:pPr>
    </w:lvl>
    <w:lvl w:ilvl="8" w:tplc="53C65A28" w:tentative="1">
      <w:start w:val="1"/>
      <w:numFmt w:val="lowerRoman"/>
      <w:lvlText w:val="%9."/>
      <w:lvlJc w:val="right"/>
      <w:pPr>
        <w:ind w:left="4320" w:hanging="480"/>
      </w:pPr>
    </w:lvl>
  </w:abstractNum>
  <w:abstractNum w:abstractNumId="2" w15:restartNumberingAfterBreak="0">
    <w:nsid w:val="205B7E9E"/>
    <w:multiLevelType w:val="hybridMultilevel"/>
    <w:tmpl w:val="7EA2B0BE"/>
    <w:lvl w:ilvl="0" w:tplc="0422E350">
      <w:start w:val="1"/>
      <w:numFmt w:val="bullet"/>
      <w:lvlText w:val=""/>
      <w:lvlJc w:val="left"/>
      <w:pPr>
        <w:ind w:left="1080" w:hanging="360"/>
      </w:pPr>
      <w:rPr>
        <w:rFonts w:ascii="Symbol" w:hAnsi="Symbol"/>
      </w:rPr>
    </w:lvl>
    <w:lvl w:ilvl="1" w:tplc="254E821E">
      <w:start w:val="1"/>
      <w:numFmt w:val="bullet"/>
      <w:lvlText w:val=""/>
      <w:lvlJc w:val="left"/>
      <w:pPr>
        <w:ind w:left="1080" w:hanging="360"/>
      </w:pPr>
      <w:rPr>
        <w:rFonts w:ascii="Symbol" w:hAnsi="Symbol"/>
      </w:rPr>
    </w:lvl>
    <w:lvl w:ilvl="2" w:tplc="60840056">
      <w:start w:val="1"/>
      <w:numFmt w:val="bullet"/>
      <w:lvlText w:val=""/>
      <w:lvlJc w:val="left"/>
      <w:pPr>
        <w:ind w:left="1080" w:hanging="360"/>
      </w:pPr>
      <w:rPr>
        <w:rFonts w:ascii="Symbol" w:hAnsi="Symbol"/>
      </w:rPr>
    </w:lvl>
    <w:lvl w:ilvl="3" w:tplc="2CE24A30">
      <w:start w:val="1"/>
      <w:numFmt w:val="bullet"/>
      <w:lvlText w:val=""/>
      <w:lvlJc w:val="left"/>
      <w:pPr>
        <w:ind w:left="1080" w:hanging="360"/>
      </w:pPr>
      <w:rPr>
        <w:rFonts w:ascii="Symbol" w:hAnsi="Symbol"/>
      </w:rPr>
    </w:lvl>
    <w:lvl w:ilvl="4" w:tplc="6D88588E">
      <w:start w:val="1"/>
      <w:numFmt w:val="bullet"/>
      <w:lvlText w:val=""/>
      <w:lvlJc w:val="left"/>
      <w:pPr>
        <w:ind w:left="1080" w:hanging="360"/>
      </w:pPr>
      <w:rPr>
        <w:rFonts w:ascii="Symbol" w:hAnsi="Symbol"/>
      </w:rPr>
    </w:lvl>
    <w:lvl w:ilvl="5" w:tplc="BF2A3B46">
      <w:start w:val="1"/>
      <w:numFmt w:val="bullet"/>
      <w:lvlText w:val=""/>
      <w:lvlJc w:val="left"/>
      <w:pPr>
        <w:ind w:left="1080" w:hanging="360"/>
      </w:pPr>
      <w:rPr>
        <w:rFonts w:ascii="Symbol" w:hAnsi="Symbol"/>
      </w:rPr>
    </w:lvl>
    <w:lvl w:ilvl="6" w:tplc="42E23954">
      <w:start w:val="1"/>
      <w:numFmt w:val="bullet"/>
      <w:lvlText w:val=""/>
      <w:lvlJc w:val="left"/>
      <w:pPr>
        <w:ind w:left="1080" w:hanging="360"/>
      </w:pPr>
      <w:rPr>
        <w:rFonts w:ascii="Symbol" w:hAnsi="Symbol"/>
      </w:rPr>
    </w:lvl>
    <w:lvl w:ilvl="7" w:tplc="BEB0DEC4">
      <w:start w:val="1"/>
      <w:numFmt w:val="bullet"/>
      <w:lvlText w:val=""/>
      <w:lvlJc w:val="left"/>
      <w:pPr>
        <w:ind w:left="1080" w:hanging="360"/>
      </w:pPr>
      <w:rPr>
        <w:rFonts w:ascii="Symbol" w:hAnsi="Symbol"/>
      </w:rPr>
    </w:lvl>
    <w:lvl w:ilvl="8" w:tplc="9BAE1294">
      <w:start w:val="1"/>
      <w:numFmt w:val="bullet"/>
      <w:lvlText w:val=""/>
      <w:lvlJc w:val="left"/>
      <w:pPr>
        <w:ind w:left="1080" w:hanging="360"/>
      </w:pPr>
      <w:rPr>
        <w:rFonts w:ascii="Symbol" w:hAnsi="Symbol"/>
      </w:rPr>
    </w:lvl>
  </w:abstractNum>
  <w:abstractNum w:abstractNumId="3" w15:restartNumberingAfterBreak="0">
    <w:nsid w:val="2DDA33A6"/>
    <w:multiLevelType w:val="hybridMultilevel"/>
    <w:tmpl w:val="29C27CA8"/>
    <w:lvl w:ilvl="0" w:tplc="DB9C9A9A">
      <w:start w:val="1"/>
      <w:numFmt w:val="bullet"/>
      <w:lvlText w:val=""/>
      <w:lvlJc w:val="left"/>
      <w:pPr>
        <w:ind w:left="1080" w:hanging="360"/>
      </w:pPr>
      <w:rPr>
        <w:rFonts w:ascii="Symbol" w:hAnsi="Symbol"/>
      </w:rPr>
    </w:lvl>
    <w:lvl w:ilvl="1" w:tplc="B22A7BB4">
      <w:start w:val="1"/>
      <w:numFmt w:val="bullet"/>
      <w:lvlText w:val=""/>
      <w:lvlJc w:val="left"/>
      <w:pPr>
        <w:ind w:left="1080" w:hanging="360"/>
      </w:pPr>
      <w:rPr>
        <w:rFonts w:ascii="Symbol" w:hAnsi="Symbol"/>
      </w:rPr>
    </w:lvl>
    <w:lvl w:ilvl="2" w:tplc="29D8BF24">
      <w:start w:val="1"/>
      <w:numFmt w:val="bullet"/>
      <w:lvlText w:val=""/>
      <w:lvlJc w:val="left"/>
      <w:pPr>
        <w:ind w:left="1080" w:hanging="360"/>
      </w:pPr>
      <w:rPr>
        <w:rFonts w:ascii="Symbol" w:hAnsi="Symbol"/>
      </w:rPr>
    </w:lvl>
    <w:lvl w:ilvl="3" w:tplc="507E5994">
      <w:start w:val="1"/>
      <w:numFmt w:val="bullet"/>
      <w:lvlText w:val=""/>
      <w:lvlJc w:val="left"/>
      <w:pPr>
        <w:ind w:left="1080" w:hanging="360"/>
      </w:pPr>
      <w:rPr>
        <w:rFonts w:ascii="Symbol" w:hAnsi="Symbol"/>
      </w:rPr>
    </w:lvl>
    <w:lvl w:ilvl="4" w:tplc="D82A7FBA">
      <w:start w:val="1"/>
      <w:numFmt w:val="bullet"/>
      <w:lvlText w:val=""/>
      <w:lvlJc w:val="left"/>
      <w:pPr>
        <w:ind w:left="1080" w:hanging="360"/>
      </w:pPr>
      <w:rPr>
        <w:rFonts w:ascii="Symbol" w:hAnsi="Symbol"/>
      </w:rPr>
    </w:lvl>
    <w:lvl w:ilvl="5" w:tplc="859C2A06">
      <w:start w:val="1"/>
      <w:numFmt w:val="bullet"/>
      <w:lvlText w:val=""/>
      <w:lvlJc w:val="left"/>
      <w:pPr>
        <w:ind w:left="1080" w:hanging="360"/>
      </w:pPr>
      <w:rPr>
        <w:rFonts w:ascii="Symbol" w:hAnsi="Symbol"/>
      </w:rPr>
    </w:lvl>
    <w:lvl w:ilvl="6" w:tplc="AC920900">
      <w:start w:val="1"/>
      <w:numFmt w:val="bullet"/>
      <w:lvlText w:val=""/>
      <w:lvlJc w:val="left"/>
      <w:pPr>
        <w:ind w:left="1080" w:hanging="360"/>
      </w:pPr>
      <w:rPr>
        <w:rFonts w:ascii="Symbol" w:hAnsi="Symbol"/>
      </w:rPr>
    </w:lvl>
    <w:lvl w:ilvl="7" w:tplc="C8C4A6D0">
      <w:start w:val="1"/>
      <w:numFmt w:val="bullet"/>
      <w:lvlText w:val=""/>
      <w:lvlJc w:val="left"/>
      <w:pPr>
        <w:ind w:left="1080" w:hanging="360"/>
      </w:pPr>
      <w:rPr>
        <w:rFonts w:ascii="Symbol" w:hAnsi="Symbol"/>
      </w:rPr>
    </w:lvl>
    <w:lvl w:ilvl="8" w:tplc="05946D82">
      <w:start w:val="1"/>
      <w:numFmt w:val="bullet"/>
      <w:lvlText w:val=""/>
      <w:lvlJc w:val="left"/>
      <w:pPr>
        <w:ind w:left="1080" w:hanging="360"/>
      </w:pPr>
      <w:rPr>
        <w:rFonts w:ascii="Symbol" w:hAnsi="Symbol"/>
      </w:rPr>
    </w:lvl>
  </w:abstractNum>
  <w:abstractNum w:abstractNumId="4" w15:restartNumberingAfterBreak="0">
    <w:nsid w:val="33F7559B"/>
    <w:multiLevelType w:val="hybridMultilevel"/>
    <w:tmpl w:val="C65EBF62"/>
    <w:lvl w:ilvl="0" w:tplc="9152A344">
      <w:start w:val="1"/>
      <w:numFmt w:val="bullet"/>
      <w:lvlText w:val=""/>
      <w:lvlJc w:val="left"/>
      <w:pPr>
        <w:ind w:left="720" w:hanging="360"/>
      </w:pPr>
      <w:rPr>
        <w:rFonts w:ascii="Symbol" w:hAnsi="Symbol"/>
      </w:rPr>
    </w:lvl>
    <w:lvl w:ilvl="1" w:tplc="D362E31E">
      <w:start w:val="1"/>
      <w:numFmt w:val="bullet"/>
      <w:lvlText w:val=""/>
      <w:lvlJc w:val="left"/>
      <w:pPr>
        <w:ind w:left="720" w:hanging="360"/>
      </w:pPr>
      <w:rPr>
        <w:rFonts w:ascii="Symbol" w:hAnsi="Symbol"/>
      </w:rPr>
    </w:lvl>
    <w:lvl w:ilvl="2" w:tplc="98C89B0A">
      <w:start w:val="1"/>
      <w:numFmt w:val="bullet"/>
      <w:lvlText w:val=""/>
      <w:lvlJc w:val="left"/>
      <w:pPr>
        <w:ind w:left="720" w:hanging="360"/>
      </w:pPr>
      <w:rPr>
        <w:rFonts w:ascii="Symbol" w:hAnsi="Symbol"/>
      </w:rPr>
    </w:lvl>
    <w:lvl w:ilvl="3" w:tplc="5582DA10">
      <w:start w:val="1"/>
      <w:numFmt w:val="bullet"/>
      <w:lvlText w:val=""/>
      <w:lvlJc w:val="left"/>
      <w:pPr>
        <w:ind w:left="720" w:hanging="360"/>
      </w:pPr>
      <w:rPr>
        <w:rFonts w:ascii="Symbol" w:hAnsi="Symbol"/>
      </w:rPr>
    </w:lvl>
    <w:lvl w:ilvl="4" w:tplc="1F1E40A8">
      <w:start w:val="1"/>
      <w:numFmt w:val="bullet"/>
      <w:lvlText w:val=""/>
      <w:lvlJc w:val="left"/>
      <w:pPr>
        <w:ind w:left="720" w:hanging="360"/>
      </w:pPr>
      <w:rPr>
        <w:rFonts w:ascii="Symbol" w:hAnsi="Symbol"/>
      </w:rPr>
    </w:lvl>
    <w:lvl w:ilvl="5" w:tplc="E4F40448">
      <w:start w:val="1"/>
      <w:numFmt w:val="bullet"/>
      <w:lvlText w:val=""/>
      <w:lvlJc w:val="left"/>
      <w:pPr>
        <w:ind w:left="720" w:hanging="360"/>
      </w:pPr>
      <w:rPr>
        <w:rFonts w:ascii="Symbol" w:hAnsi="Symbol"/>
      </w:rPr>
    </w:lvl>
    <w:lvl w:ilvl="6" w:tplc="8F58BB7E">
      <w:start w:val="1"/>
      <w:numFmt w:val="bullet"/>
      <w:lvlText w:val=""/>
      <w:lvlJc w:val="left"/>
      <w:pPr>
        <w:ind w:left="720" w:hanging="360"/>
      </w:pPr>
      <w:rPr>
        <w:rFonts w:ascii="Symbol" w:hAnsi="Symbol"/>
      </w:rPr>
    </w:lvl>
    <w:lvl w:ilvl="7" w:tplc="8362B178">
      <w:start w:val="1"/>
      <w:numFmt w:val="bullet"/>
      <w:lvlText w:val=""/>
      <w:lvlJc w:val="left"/>
      <w:pPr>
        <w:ind w:left="720" w:hanging="360"/>
      </w:pPr>
      <w:rPr>
        <w:rFonts w:ascii="Symbol" w:hAnsi="Symbol"/>
      </w:rPr>
    </w:lvl>
    <w:lvl w:ilvl="8" w:tplc="C0EE13AC">
      <w:start w:val="1"/>
      <w:numFmt w:val="bullet"/>
      <w:lvlText w:val=""/>
      <w:lvlJc w:val="left"/>
      <w:pPr>
        <w:ind w:left="720" w:hanging="360"/>
      </w:pPr>
      <w:rPr>
        <w:rFonts w:ascii="Symbol" w:hAnsi="Symbol"/>
      </w:rPr>
    </w:lvl>
  </w:abstractNum>
  <w:abstractNum w:abstractNumId="5" w15:restartNumberingAfterBreak="0">
    <w:nsid w:val="3A190301"/>
    <w:multiLevelType w:val="hybridMultilevel"/>
    <w:tmpl w:val="FDAEB112"/>
    <w:lvl w:ilvl="0" w:tplc="74D238A4">
      <w:start w:val="1"/>
      <w:numFmt w:val="decimal"/>
      <w:lvlText w:val="%1."/>
      <w:lvlJc w:val="left"/>
      <w:pPr>
        <w:ind w:left="360" w:hanging="360"/>
      </w:pPr>
      <w:rPr>
        <w:rFonts w:hint="default"/>
      </w:rPr>
    </w:lvl>
    <w:lvl w:ilvl="1" w:tplc="377C165C" w:tentative="1">
      <w:start w:val="1"/>
      <w:numFmt w:val="ideographTraditional"/>
      <w:lvlText w:val="%2、"/>
      <w:lvlJc w:val="left"/>
      <w:pPr>
        <w:ind w:left="960" w:hanging="480"/>
      </w:pPr>
    </w:lvl>
    <w:lvl w:ilvl="2" w:tplc="44E8E516" w:tentative="1">
      <w:start w:val="1"/>
      <w:numFmt w:val="lowerRoman"/>
      <w:lvlText w:val="%3."/>
      <w:lvlJc w:val="right"/>
      <w:pPr>
        <w:ind w:left="1440" w:hanging="480"/>
      </w:pPr>
    </w:lvl>
    <w:lvl w:ilvl="3" w:tplc="069023D4" w:tentative="1">
      <w:start w:val="1"/>
      <w:numFmt w:val="decimal"/>
      <w:lvlText w:val="%4."/>
      <w:lvlJc w:val="left"/>
      <w:pPr>
        <w:ind w:left="1920" w:hanging="480"/>
      </w:pPr>
    </w:lvl>
    <w:lvl w:ilvl="4" w:tplc="FD1496DA" w:tentative="1">
      <w:start w:val="1"/>
      <w:numFmt w:val="ideographTraditional"/>
      <w:lvlText w:val="%5、"/>
      <w:lvlJc w:val="left"/>
      <w:pPr>
        <w:ind w:left="2400" w:hanging="480"/>
      </w:pPr>
    </w:lvl>
    <w:lvl w:ilvl="5" w:tplc="9466B5BA" w:tentative="1">
      <w:start w:val="1"/>
      <w:numFmt w:val="lowerRoman"/>
      <w:lvlText w:val="%6."/>
      <w:lvlJc w:val="right"/>
      <w:pPr>
        <w:ind w:left="2880" w:hanging="480"/>
      </w:pPr>
    </w:lvl>
    <w:lvl w:ilvl="6" w:tplc="1F3214CE" w:tentative="1">
      <w:start w:val="1"/>
      <w:numFmt w:val="decimal"/>
      <w:lvlText w:val="%7."/>
      <w:lvlJc w:val="left"/>
      <w:pPr>
        <w:ind w:left="3360" w:hanging="480"/>
      </w:pPr>
    </w:lvl>
    <w:lvl w:ilvl="7" w:tplc="951014E8" w:tentative="1">
      <w:start w:val="1"/>
      <w:numFmt w:val="ideographTraditional"/>
      <w:lvlText w:val="%8、"/>
      <w:lvlJc w:val="left"/>
      <w:pPr>
        <w:ind w:left="3840" w:hanging="480"/>
      </w:pPr>
    </w:lvl>
    <w:lvl w:ilvl="8" w:tplc="5B08AE54" w:tentative="1">
      <w:start w:val="1"/>
      <w:numFmt w:val="lowerRoman"/>
      <w:lvlText w:val="%9."/>
      <w:lvlJc w:val="right"/>
      <w:pPr>
        <w:ind w:left="4320" w:hanging="480"/>
      </w:pPr>
    </w:lvl>
  </w:abstractNum>
  <w:abstractNum w:abstractNumId="6" w15:restartNumberingAfterBreak="0">
    <w:nsid w:val="3C5D0C07"/>
    <w:multiLevelType w:val="hybridMultilevel"/>
    <w:tmpl w:val="61CEB958"/>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181D8E"/>
    <w:multiLevelType w:val="multilevel"/>
    <w:tmpl w:val="08D2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D96BF8"/>
    <w:multiLevelType w:val="hybridMultilevel"/>
    <w:tmpl w:val="7FBCC0EE"/>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1B05CA3"/>
    <w:multiLevelType w:val="multilevel"/>
    <w:tmpl w:val="692A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F54F6B"/>
    <w:multiLevelType w:val="hybridMultilevel"/>
    <w:tmpl w:val="83524E9C"/>
    <w:lvl w:ilvl="0" w:tplc="AD9236D6">
      <w:start w:val="1"/>
      <w:numFmt w:val="decimal"/>
      <w:lvlText w:val="%1."/>
      <w:lvlJc w:val="left"/>
      <w:pPr>
        <w:ind w:left="360" w:hanging="360"/>
      </w:pPr>
      <w:rPr>
        <w:rFonts w:hint="default"/>
      </w:rPr>
    </w:lvl>
    <w:lvl w:ilvl="1" w:tplc="2696A4EE" w:tentative="1">
      <w:start w:val="1"/>
      <w:numFmt w:val="ideographTraditional"/>
      <w:lvlText w:val="%2、"/>
      <w:lvlJc w:val="left"/>
      <w:pPr>
        <w:ind w:left="960" w:hanging="480"/>
      </w:pPr>
    </w:lvl>
    <w:lvl w:ilvl="2" w:tplc="E20C8168" w:tentative="1">
      <w:start w:val="1"/>
      <w:numFmt w:val="lowerRoman"/>
      <w:lvlText w:val="%3."/>
      <w:lvlJc w:val="right"/>
      <w:pPr>
        <w:ind w:left="1440" w:hanging="480"/>
      </w:pPr>
    </w:lvl>
    <w:lvl w:ilvl="3" w:tplc="F51A9E04" w:tentative="1">
      <w:start w:val="1"/>
      <w:numFmt w:val="decimal"/>
      <w:lvlText w:val="%4."/>
      <w:lvlJc w:val="left"/>
      <w:pPr>
        <w:ind w:left="1920" w:hanging="480"/>
      </w:pPr>
    </w:lvl>
    <w:lvl w:ilvl="4" w:tplc="A030DF64" w:tentative="1">
      <w:start w:val="1"/>
      <w:numFmt w:val="ideographTraditional"/>
      <w:lvlText w:val="%5、"/>
      <w:lvlJc w:val="left"/>
      <w:pPr>
        <w:ind w:left="2400" w:hanging="480"/>
      </w:pPr>
    </w:lvl>
    <w:lvl w:ilvl="5" w:tplc="AA8895D2" w:tentative="1">
      <w:start w:val="1"/>
      <w:numFmt w:val="lowerRoman"/>
      <w:lvlText w:val="%6."/>
      <w:lvlJc w:val="right"/>
      <w:pPr>
        <w:ind w:left="2880" w:hanging="480"/>
      </w:pPr>
    </w:lvl>
    <w:lvl w:ilvl="6" w:tplc="20E8B4DE" w:tentative="1">
      <w:start w:val="1"/>
      <w:numFmt w:val="decimal"/>
      <w:lvlText w:val="%7."/>
      <w:lvlJc w:val="left"/>
      <w:pPr>
        <w:ind w:left="3360" w:hanging="480"/>
      </w:pPr>
    </w:lvl>
    <w:lvl w:ilvl="7" w:tplc="207CB8A0" w:tentative="1">
      <w:start w:val="1"/>
      <w:numFmt w:val="ideographTraditional"/>
      <w:lvlText w:val="%8、"/>
      <w:lvlJc w:val="left"/>
      <w:pPr>
        <w:ind w:left="3840" w:hanging="480"/>
      </w:pPr>
    </w:lvl>
    <w:lvl w:ilvl="8" w:tplc="52AAC604" w:tentative="1">
      <w:start w:val="1"/>
      <w:numFmt w:val="lowerRoman"/>
      <w:lvlText w:val="%9."/>
      <w:lvlJc w:val="right"/>
      <w:pPr>
        <w:ind w:left="4320" w:hanging="480"/>
      </w:pPr>
    </w:lvl>
  </w:abstractNum>
  <w:abstractNum w:abstractNumId="11" w15:restartNumberingAfterBreak="0">
    <w:nsid w:val="713D041F"/>
    <w:multiLevelType w:val="hybridMultilevel"/>
    <w:tmpl w:val="6F102278"/>
    <w:lvl w:ilvl="0" w:tplc="C3EA9B28">
      <w:start w:val="1"/>
      <w:numFmt w:val="bullet"/>
      <w:lvlText w:val=""/>
      <w:lvlJc w:val="left"/>
      <w:pPr>
        <w:ind w:left="1080" w:hanging="360"/>
      </w:pPr>
      <w:rPr>
        <w:rFonts w:ascii="Symbol" w:hAnsi="Symbol"/>
      </w:rPr>
    </w:lvl>
    <w:lvl w:ilvl="1" w:tplc="C00C0380">
      <w:start w:val="1"/>
      <w:numFmt w:val="bullet"/>
      <w:lvlText w:val=""/>
      <w:lvlJc w:val="left"/>
      <w:pPr>
        <w:ind w:left="1080" w:hanging="360"/>
      </w:pPr>
      <w:rPr>
        <w:rFonts w:ascii="Symbol" w:hAnsi="Symbol"/>
      </w:rPr>
    </w:lvl>
    <w:lvl w:ilvl="2" w:tplc="7DBE7A36">
      <w:start w:val="1"/>
      <w:numFmt w:val="bullet"/>
      <w:lvlText w:val=""/>
      <w:lvlJc w:val="left"/>
      <w:pPr>
        <w:ind w:left="1080" w:hanging="360"/>
      </w:pPr>
      <w:rPr>
        <w:rFonts w:ascii="Symbol" w:hAnsi="Symbol"/>
      </w:rPr>
    </w:lvl>
    <w:lvl w:ilvl="3" w:tplc="FE5A4B78">
      <w:start w:val="1"/>
      <w:numFmt w:val="bullet"/>
      <w:lvlText w:val=""/>
      <w:lvlJc w:val="left"/>
      <w:pPr>
        <w:ind w:left="1080" w:hanging="360"/>
      </w:pPr>
      <w:rPr>
        <w:rFonts w:ascii="Symbol" w:hAnsi="Symbol"/>
      </w:rPr>
    </w:lvl>
    <w:lvl w:ilvl="4" w:tplc="B57E18C8">
      <w:start w:val="1"/>
      <w:numFmt w:val="bullet"/>
      <w:lvlText w:val=""/>
      <w:lvlJc w:val="left"/>
      <w:pPr>
        <w:ind w:left="1080" w:hanging="360"/>
      </w:pPr>
      <w:rPr>
        <w:rFonts w:ascii="Symbol" w:hAnsi="Symbol"/>
      </w:rPr>
    </w:lvl>
    <w:lvl w:ilvl="5" w:tplc="24EE3D40">
      <w:start w:val="1"/>
      <w:numFmt w:val="bullet"/>
      <w:lvlText w:val=""/>
      <w:lvlJc w:val="left"/>
      <w:pPr>
        <w:ind w:left="1080" w:hanging="360"/>
      </w:pPr>
      <w:rPr>
        <w:rFonts w:ascii="Symbol" w:hAnsi="Symbol"/>
      </w:rPr>
    </w:lvl>
    <w:lvl w:ilvl="6" w:tplc="439ABB18">
      <w:start w:val="1"/>
      <w:numFmt w:val="bullet"/>
      <w:lvlText w:val=""/>
      <w:lvlJc w:val="left"/>
      <w:pPr>
        <w:ind w:left="1080" w:hanging="360"/>
      </w:pPr>
      <w:rPr>
        <w:rFonts w:ascii="Symbol" w:hAnsi="Symbol"/>
      </w:rPr>
    </w:lvl>
    <w:lvl w:ilvl="7" w:tplc="3B42E4F4">
      <w:start w:val="1"/>
      <w:numFmt w:val="bullet"/>
      <w:lvlText w:val=""/>
      <w:lvlJc w:val="left"/>
      <w:pPr>
        <w:ind w:left="1080" w:hanging="360"/>
      </w:pPr>
      <w:rPr>
        <w:rFonts w:ascii="Symbol" w:hAnsi="Symbol"/>
      </w:rPr>
    </w:lvl>
    <w:lvl w:ilvl="8" w:tplc="E4C89202">
      <w:start w:val="1"/>
      <w:numFmt w:val="bullet"/>
      <w:lvlText w:val=""/>
      <w:lvlJc w:val="left"/>
      <w:pPr>
        <w:ind w:left="1080" w:hanging="360"/>
      </w:pPr>
      <w:rPr>
        <w:rFonts w:ascii="Symbol" w:hAnsi="Symbol"/>
      </w:rPr>
    </w:lvl>
  </w:abstractNum>
  <w:num w:numId="1" w16cid:durableId="1493255712">
    <w:abstractNumId w:val="10"/>
  </w:num>
  <w:num w:numId="2" w16cid:durableId="893855609">
    <w:abstractNumId w:val="5"/>
  </w:num>
  <w:num w:numId="3" w16cid:durableId="70663588">
    <w:abstractNumId w:val="9"/>
  </w:num>
  <w:num w:numId="4" w16cid:durableId="1424764074">
    <w:abstractNumId w:val="1"/>
  </w:num>
  <w:num w:numId="5" w16cid:durableId="835414902">
    <w:abstractNumId w:val="7"/>
  </w:num>
  <w:num w:numId="6" w16cid:durableId="1749575252">
    <w:abstractNumId w:val="11"/>
  </w:num>
  <w:num w:numId="7" w16cid:durableId="25568093">
    <w:abstractNumId w:val="4"/>
  </w:num>
  <w:num w:numId="8" w16cid:durableId="129520959">
    <w:abstractNumId w:val="0"/>
  </w:num>
  <w:num w:numId="9" w16cid:durableId="1758554265">
    <w:abstractNumId w:val="6"/>
  </w:num>
  <w:num w:numId="10" w16cid:durableId="165675051">
    <w:abstractNumId w:val="8"/>
  </w:num>
  <w:num w:numId="11" w16cid:durableId="1471749912">
    <w:abstractNumId w:val="3"/>
  </w:num>
  <w:num w:numId="12" w16cid:durableId="48143007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bordersDoNotSurroundHeader/>
  <w:bordersDoNotSurroundFooter/>
  <w:trackRevision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B139C2"/>
    <w:rsid w:val="000110A6"/>
    <w:rsid w:val="0001533B"/>
    <w:rsid w:val="00025D62"/>
    <w:rsid w:val="00031216"/>
    <w:rsid w:val="00037568"/>
    <w:rsid w:val="00044414"/>
    <w:rsid w:val="0004585D"/>
    <w:rsid w:val="00045AAD"/>
    <w:rsid w:val="00046E5D"/>
    <w:rsid w:val="00060BD4"/>
    <w:rsid w:val="00094A2D"/>
    <w:rsid w:val="000C0BC3"/>
    <w:rsid w:val="000D3773"/>
    <w:rsid w:val="000F1935"/>
    <w:rsid w:val="000F5388"/>
    <w:rsid w:val="000F6050"/>
    <w:rsid w:val="001011EF"/>
    <w:rsid w:val="001023CE"/>
    <w:rsid w:val="00103A4E"/>
    <w:rsid w:val="001042F6"/>
    <w:rsid w:val="00116CAD"/>
    <w:rsid w:val="00117118"/>
    <w:rsid w:val="0012587D"/>
    <w:rsid w:val="00126EFA"/>
    <w:rsid w:val="00133CF7"/>
    <w:rsid w:val="00133DF2"/>
    <w:rsid w:val="001351C0"/>
    <w:rsid w:val="0014152B"/>
    <w:rsid w:val="001529E9"/>
    <w:rsid w:val="0015316D"/>
    <w:rsid w:val="00153BA2"/>
    <w:rsid w:val="001601DA"/>
    <w:rsid w:val="00160B82"/>
    <w:rsid w:val="00166E96"/>
    <w:rsid w:val="00183A45"/>
    <w:rsid w:val="001A1058"/>
    <w:rsid w:val="001A20F7"/>
    <w:rsid w:val="001A6F05"/>
    <w:rsid w:val="001B6933"/>
    <w:rsid w:val="001C68ED"/>
    <w:rsid w:val="001D23BF"/>
    <w:rsid w:val="001E2FEF"/>
    <w:rsid w:val="001E5FE0"/>
    <w:rsid w:val="001F1180"/>
    <w:rsid w:val="0020104B"/>
    <w:rsid w:val="00201557"/>
    <w:rsid w:val="002213DE"/>
    <w:rsid w:val="00243481"/>
    <w:rsid w:val="002467C8"/>
    <w:rsid w:val="0025401F"/>
    <w:rsid w:val="00254654"/>
    <w:rsid w:val="002667BE"/>
    <w:rsid w:val="00271D2B"/>
    <w:rsid w:val="002A0250"/>
    <w:rsid w:val="002A0766"/>
    <w:rsid w:val="002A3B87"/>
    <w:rsid w:val="002C4A7E"/>
    <w:rsid w:val="002C67A4"/>
    <w:rsid w:val="002D25FA"/>
    <w:rsid w:val="002E3B47"/>
    <w:rsid w:val="002E4D40"/>
    <w:rsid w:val="002E5F38"/>
    <w:rsid w:val="003328E9"/>
    <w:rsid w:val="00342CC3"/>
    <w:rsid w:val="00342E2D"/>
    <w:rsid w:val="00344AB4"/>
    <w:rsid w:val="00347309"/>
    <w:rsid w:val="003528C1"/>
    <w:rsid w:val="00353A41"/>
    <w:rsid w:val="00383985"/>
    <w:rsid w:val="00386015"/>
    <w:rsid w:val="0039670B"/>
    <w:rsid w:val="003B02B6"/>
    <w:rsid w:val="003D6EC1"/>
    <w:rsid w:val="003E31BD"/>
    <w:rsid w:val="003F0949"/>
    <w:rsid w:val="003F44E7"/>
    <w:rsid w:val="003F5A80"/>
    <w:rsid w:val="0040036A"/>
    <w:rsid w:val="00410A25"/>
    <w:rsid w:val="00413333"/>
    <w:rsid w:val="00416A77"/>
    <w:rsid w:val="00422573"/>
    <w:rsid w:val="0043128F"/>
    <w:rsid w:val="0044416F"/>
    <w:rsid w:val="00446939"/>
    <w:rsid w:val="00453E6F"/>
    <w:rsid w:val="00467567"/>
    <w:rsid w:val="00471F08"/>
    <w:rsid w:val="004962B6"/>
    <w:rsid w:val="004A7271"/>
    <w:rsid w:val="004B22E3"/>
    <w:rsid w:val="004C4293"/>
    <w:rsid w:val="004C47C0"/>
    <w:rsid w:val="004D57EC"/>
    <w:rsid w:val="004E36AC"/>
    <w:rsid w:val="004F3218"/>
    <w:rsid w:val="00501FCB"/>
    <w:rsid w:val="00523265"/>
    <w:rsid w:val="00562CF5"/>
    <w:rsid w:val="005637AD"/>
    <w:rsid w:val="005779E2"/>
    <w:rsid w:val="0059665D"/>
    <w:rsid w:val="005A06CF"/>
    <w:rsid w:val="005A21FE"/>
    <w:rsid w:val="005A2F00"/>
    <w:rsid w:val="005C1759"/>
    <w:rsid w:val="005C7A99"/>
    <w:rsid w:val="005D2AED"/>
    <w:rsid w:val="005D6341"/>
    <w:rsid w:val="005E5BF4"/>
    <w:rsid w:val="006000AD"/>
    <w:rsid w:val="00611F62"/>
    <w:rsid w:val="00631C5E"/>
    <w:rsid w:val="006565CF"/>
    <w:rsid w:val="00670641"/>
    <w:rsid w:val="00673AC9"/>
    <w:rsid w:val="00673D1D"/>
    <w:rsid w:val="00676CAB"/>
    <w:rsid w:val="00686B7E"/>
    <w:rsid w:val="00687BC3"/>
    <w:rsid w:val="0069422E"/>
    <w:rsid w:val="00694B4E"/>
    <w:rsid w:val="006A06AF"/>
    <w:rsid w:val="006A46BA"/>
    <w:rsid w:val="006A7A03"/>
    <w:rsid w:val="006B098C"/>
    <w:rsid w:val="006D1882"/>
    <w:rsid w:val="007027A6"/>
    <w:rsid w:val="007154C8"/>
    <w:rsid w:val="00720D8C"/>
    <w:rsid w:val="00765EB8"/>
    <w:rsid w:val="007A326C"/>
    <w:rsid w:val="007A6D22"/>
    <w:rsid w:val="007B11E3"/>
    <w:rsid w:val="007D67A6"/>
    <w:rsid w:val="007E099D"/>
    <w:rsid w:val="007E0A54"/>
    <w:rsid w:val="007F3690"/>
    <w:rsid w:val="007F489E"/>
    <w:rsid w:val="008111FB"/>
    <w:rsid w:val="0081159A"/>
    <w:rsid w:val="008139F5"/>
    <w:rsid w:val="00813A82"/>
    <w:rsid w:val="008153F3"/>
    <w:rsid w:val="00821FFE"/>
    <w:rsid w:val="00851184"/>
    <w:rsid w:val="00873950"/>
    <w:rsid w:val="00876665"/>
    <w:rsid w:val="00890729"/>
    <w:rsid w:val="008A5F28"/>
    <w:rsid w:val="008B3E35"/>
    <w:rsid w:val="008B54EE"/>
    <w:rsid w:val="008B6269"/>
    <w:rsid w:val="008C1D7D"/>
    <w:rsid w:val="008C70E3"/>
    <w:rsid w:val="008C7F5A"/>
    <w:rsid w:val="008E1778"/>
    <w:rsid w:val="008E590D"/>
    <w:rsid w:val="00901DDC"/>
    <w:rsid w:val="00903359"/>
    <w:rsid w:val="009068C9"/>
    <w:rsid w:val="009179BF"/>
    <w:rsid w:val="00930D1C"/>
    <w:rsid w:val="00935A1E"/>
    <w:rsid w:val="00953FF5"/>
    <w:rsid w:val="00957E32"/>
    <w:rsid w:val="00964B39"/>
    <w:rsid w:val="00967D76"/>
    <w:rsid w:val="00971660"/>
    <w:rsid w:val="009732E9"/>
    <w:rsid w:val="0098475E"/>
    <w:rsid w:val="00985D38"/>
    <w:rsid w:val="009B4748"/>
    <w:rsid w:val="009C1E3F"/>
    <w:rsid w:val="009C651A"/>
    <w:rsid w:val="009D1EB3"/>
    <w:rsid w:val="009D5823"/>
    <w:rsid w:val="009D720F"/>
    <w:rsid w:val="00A04054"/>
    <w:rsid w:val="00A11EBC"/>
    <w:rsid w:val="00A2366A"/>
    <w:rsid w:val="00A37F8E"/>
    <w:rsid w:val="00A414B2"/>
    <w:rsid w:val="00A43735"/>
    <w:rsid w:val="00A5032A"/>
    <w:rsid w:val="00A613C9"/>
    <w:rsid w:val="00A643F4"/>
    <w:rsid w:val="00A7382E"/>
    <w:rsid w:val="00A741DA"/>
    <w:rsid w:val="00A93484"/>
    <w:rsid w:val="00A94392"/>
    <w:rsid w:val="00A97AEB"/>
    <w:rsid w:val="00AB68CE"/>
    <w:rsid w:val="00AC2703"/>
    <w:rsid w:val="00AC4626"/>
    <w:rsid w:val="00AC5C41"/>
    <w:rsid w:val="00AD030D"/>
    <w:rsid w:val="00AD102E"/>
    <w:rsid w:val="00AD1EAC"/>
    <w:rsid w:val="00AD35A8"/>
    <w:rsid w:val="00AE2FB4"/>
    <w:rsid w:val="00AF50D8"/>
    <w:rsid w:val="00AF767A"/>
    <w:rsid w:val="00B01415"/>
    <w:rsid w:val="00B1040A"/>
    <w:rsid w:val="00B10EEE"/>
    <w:rsid w:val="00B139C2"/>
    <w:rsid w:val="00B319C9"/>
    <w:rsid w:val="00B50DF8"/>
    <w:rsid w:val="00B60B6B"/>
    <w:rsid w:val="00B6222D"/>
    <w:rsid w:val="00B63843"/>
    <w:rsid w:val="00B667A0"/>
    <w:rsid w:val="00B76173"/>
    <w:rsid w:val="00B9067D"/>
    <w:rsid w:val="00BA4BAD"/>
    <w:rsid w:val="00BA4C34"/>
    <w:rsid w:val="00BD666E"/>
    <w:rsid w:val="00BF023A"/>
    <w:rsid w:val="00C00873"/>
    <w:rsid w:val="00C07475"/>
    <w:rsid w:val="00C20946"/>
    <w:rsid w:val="00C306C2"/>
    <w:rsid w:val="00C31433"/>
    <w:rsid w:val="00C54DA5"/>
    <w:rsid w:val="00C555BE"/>
    <w:rsid w:val="00C665D9"/>
    <w:rsid w:val="00C745E3"/>
    <w:rsid w:val="00C8161F"/>
    <w:rsid w:val="00C90F56"/>
    <w:rsid w:val="00C94A1D"/>
    <w:rsid w:val="00C94A43"/>
    <w:rsid w:val="00C96859"/>
    <w:rsid w:val="00CA313C"/>
    <w:rsid w:val="00CC72B6"/>
    <w:rsid w:val="00CD08AC"/>
    <w:rsid w:val="00CD1C60"/>
    <w:rsid w:val="00CD7C28"/>
    <w:rsid w:val="00CE1708"/>
    <w:rsid w:val="00CE4003"/>
    <w:rsid w:val="00CE5589"/>
    <w:rsid w:val="00CF1BA0"/>
    <w:rsid w:val="00CF1FF6"/>
    <w:rsid w:val="00D017DE"/>
    <w:rsid w:val="00D031E8"/>
    <w:rsid w:val="00D21518"/>
    <w:rsid w:val="00D2216B"/>
    <w:rsid w:val="00D221EB"/>
    <w:rsid w:val="00D23C76"/>
    <w:rsid w:val="00D3588B"/>
    <w:rsid w:val="00D44DDA"/>
    <w:rsid w:val="00D603D0"/>
    <w:rsid w:val="00D644CC"/>
    <w:rsid w:val="00D74CCE"/>
    <w:rsid w:val="00D80022"/>
    <w:rsid w:val="00D80A9D"/>
    <w:rsid w:val="00D81676"/>
    <w:rsid w:val="00D8191F"/>
    <w:rsid w:val="00D843A2"/>
    <w:rsid w:val="00D9160F"/>
    <w:rsid w:val="00D92406"/>
    <w:rsid w:val="00DA0A14"/>
    <w:rsid w:val="00DA611F"/>
    <w:rsid w:val="00DB38E1"/>
    <w:rsid w:val="00DB4B19"/>
    <w:rsid w:val="00DC644A"/>
    <w:rsid w:val="00DC74DA"/>
    <w:rsid w:val="00DE62EE"/>
    <w:rsid w:val="00E11CC1"/>
    <w:rsid w:val="00E12801"/>
    <w:rsid w:val="00E220E1"/>
    <w:rsid w:val="00E33634"/>
    <w:rsid w:val="00E34A3E"/>
    <w:rsid w:val="00E37207"/>
    <w:rsid w:val="00E478B3"/>
    <w:rsid w:val="00E72C37"/>
    <w:rsid w:val="00E8685E"/>
    <w:rsid w:val="00EB6816"/>
    <w:rsid w:val="00ED1E66"/>
    <w:rsid w:val="00EE3353"/>
    <w:rsid w:val="00EE78EB"/>
    <w:rsid w:val="00EF09E9"/>
    <w:rsid w:val="00EF4A25"/>
    <w:rsid w:val="00F2209F"/>
    <w:rsid w:val="00F224BF"/>
    <w:rsid w:val="00F26A87"/>
    <w:rsid w:val="00F35855"/>
    <w:rsid w:val="00F522FB"/>
    <w:rsid w:val="00F6208E"/>
    <w:rsid w:val="00F64F6C"/>
    <w:rsid w:val="00FA599C"/>
    <w:rsid w:val="00FB27E3"/>
    <w:rsid w:val="00FC04FD"/>
    <w:rsid w:val="00FC220D"/>
    <w:rsid w:val="00FD65A3"/>
    <w:rsid w:val="00FD70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2F6DE"/>
  <w15:docId w15:val="{0923AE22-AE45-482E-8FAD-3F3E63FBE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9C2"/>
    <w:pPr>
      <w:widowControl w:val="0"/>
    </w:pPr>
  </w:style>
  <w:style w:type="paragraph" w:styleId="Heading1">
    <w:name w:val="heading 1"/>
    <w:basedOn w:val="Normal"/>
    <w:next w:val="Normal"/>
    <w:link w:val="Heading1Char"/>
    <w:uiPriority w:val="9"/>
    <w:qFormat/>
    <w:rsid w:val="00D3588B"/>
    <w:pPr>
      <w:keepNext/>
      <w:keepLines/>
      <w:widowControl/>
      <w:spacing w:before="240" w:line="480" w:lineRule="auto"/>
      <w:outlineLvl w:val="0"/>
    </w:pPr>
    <w:rPr>
      <w:rFonts w:ascii="Times New Roman" w:eastAsiaTheme="majorEastAsia" w:hAnsi="Times New Roman" w:cstheme="majorBidi"/>
      <w:b/>
      <w:szCs w:val="32"/>
      <w:lang w:eastAsia="en-US"/>
      <w14:ligatures w14:val="standardContextual"/>
    </w:rPr>
  </w:style>
  <w:style w:type="paragraph" w:styleId="Heading2">
    <w:name w:val="heading 2"/>
    <w:basedOn w:val="Normal"/>
    <w:next w:val="Normal"/>
    <w:link w:val="Heading2Char"/>
    <w:uiPriority w:val="9"/>
    <w:unhideWhenUsed/>
    <w:qFormat/>
    <w:rsid w:val="00D3588B"/>
    <w:pPr>
      <w:keepNext/>
      <w:keepLines/>
      <w:widowControl/>
      <w:spacing w:before="40" w:line="480" w:lineRule="auto"/>
      <w:outlineLvl w:val="1"/>
    </w:pPr>
    <w:rPr>
      <w:rFonts w:ascii="Times New Roman" w:eastAsiaTheme="majorEastAsia" w:hAnsi="Times New Roman" w:cstheme="majorBidi"/>
      <w:b/>
      <w:i/>
      <w:szCs w:val="26"/>
      <w:lang w:eastAsia="en-US"/>
      <w14:ligatures w14:val="standardContextual"/>
    </w:rPr>
  </w:style>
  <w:style w:type="paragraph" w:styleId="Heading3">
    <w:name w:val="heading 3"/>
    <w:basedOn w:val="Normal"/>
    <w:next w:val="Paragraph"/>
    <w:link w:val="Heading3Char"/>
    <w:qFormat/>
    <w:rsid w:val="00D3588B"/>
    <w:pPr>
      <w:keepNext/>
      <w:widowControl/>
      <w:spacing w:before="360" w:after="60" w:line="480" w:lineRule="auto"/>
      <w:ind w:right="562"/>
      <w:contextualSpacing/>
      <w:outlineLvl w:val="2"/>
    </w:pPr>
    <w:rPr>
      <w:rFonts w:ascii="Times New Roman" w:eastAsiaTheme="minorHAnsi" w:hAnsi="Times New Roman" w:cs="Arial"/>
      <w:bCs/>
      <w:i/>
      <w:szCs w:val="26"/>
      <w:lang w:eastAsia="en-US"/>
      <w14:ligatures w14:val="standardContextual"/>
    </w:rPr>
  </w:style>
  <w:style w:type="paragraph" w:styleId="Heading4">
    <w:name w:val="heading 4"/>
    <w:basedOn w:val="Paragraph"/>
    <w:next w:val="Newparagraph"/>
    <w:link w:val="Heading4Char"/>
    <w:rsid w:val="00D3588B"/>
    <w:pPr>
      <w:spacing w:before="360"/>
      <w:outlineLvl w:val="3"/>
    </w:pPr>
    <w:rPr>
      <w:bCs/>
      <w:szCs w:val="28"/>
    </w:rPr>
  </w:style>
  <w:style w:type="paragraph" w:styleId="Heading5">
    <w:name w:val="heading 5"/>
    <w:basedOn w:val="Normal"/>
    <w:next w:val="Normal"/>
    <w:link w:val="Heading5Char"/>
    <w:uiPriority w:val="9"/>
    <w:semiHidden/>
    <w:unhideWhenUsed/>
    <w:qFormat/>
    <w:rsid w:val="00D3588B"/>
    <w:pPr>
      <w:keepNext/>
      <w:keepLines/>
      <w:widowControl/>
      <w:spacing w:before="220" w:after="40" w:line="480" w:lineRule="auto"/>
      <w:outlineLvl w:val="4"/>
    </w:pPr>
    <w:rPr>
      <w:rFonts w:ascii="Times New Roman" w:eastAsiaTheme="minorHAnsi" w:hAnsi="Times New Roman" w:cs="Times New Roman"/>
      <w:b/>
      <w:szCs w:val="24"/>
      <w:lang w:eastAsia="en-US"/>
      <w14:ligatures w14:val="standardContextual"/>
    </w:rPr>
  </w:style>
  <w:style w:type="paragraph" w:styleId="Heading6">
    <w:name w:val="heading 6"/>
    <w:basedOn w:val="Normal"/>
    <w:next w:val="Normal"/>
    <w:link w:val="Heading6Char"/>
    <w:uiPriority w:val="9"/>
    <w:semiHidden/>
    <w:unhideWhenUsed/>
    <w:qFormat/>
    <w:rsid w:val="00D3588B"/>
    <w:pPr>
      <w:keepNext/>
      <w:keepLines/>
      <w:widowControl/>
      <w:spacing w:before="200" w:after="40" w:line="480" w:lineRule="auto"/>
      <w:outlineLvl w:val="5"/>
    </w:pPr>
    <w:rPr>
      <w:rFonts w:ascii="Times New Roman" w:eastAsiaTheme="minorHAnsi" w:hAnsi="Times New Roman" w:cs="Times New Roman"/>
      <w:b/>
      <w:sz w:val="20"/>
      <w:szCs w:val="20"/>
      <w:lang w:eastAsia="en-US"/>
      <w14:ligatures w14:val="standardContextual"/>
    </w:rPr>
  </w:style>
  <w:style w:type="paragraph" w:styleId="Heading7">
    <w:name w:val="heading 7"/>
    <w:basedOn w:val="Normal"/>
    <w:next w:val="Normal"/>
    <w:link w:val="Heading7Char"/>
    <w:uiPriority w:val="9"/>
    <w:semiHidden/>
    <w:unhideWhenUsed/>
    <w:qFormat/>
    <w:rsid w:val="00D3588B"/>
    <w:pPr>
      <w:keepNext/>
      <w:keepLines/>
      <w:widowControl/>
      <w:spacing w:before="40" w:line="480" w:lineRule="auto"/>
      <w:outlineLvl w:val="6"/>
    </w:pPr>
    <w:rPr>
      <w:rFonts w:eastAsiaTheme="majorEastAsia" w:cstheme="majorBidi"/>
      <w:color w:val="595959" w:themeColor="text1" w:themeTint="A6"/>
      <w:szCs w:val="24"/>
      <w:lang w:eastAsia="en-US"/>
      <w14:ligatures w14:val="standardContextual"/>
    </w:rPr>
  </w:style>
  <w:style w:type="paragraph" w:styleId="Heading8">
    <w:name w:val="heading 8"/>
    <w:basedOn w:val="Normal"/>
    <w:next w:val="Normal"/>
    <w:link w:val="Heading8Char"/>
    <w:uiPriority w:val="9"/>
    <w:semiHidden/>
    <w:unhideWhenUsed/>
    <w:qFormat/>
    <w:rsid w:val="00D3588B"/>
    <w:pPr>
      <w:keepNext/>
      <w:keepLines/>
      <w:widowControl/>
      <w:spacing w:line="480" w:lineRule="auto"/>
      <w:outlineLvl w:val="7"/>
    </w:pPr>
    <w:rPr>
      <w:rFonts w:eastAsiaTheme="majorEastAsia" w:cstheme="majorBidi"/>
      <w:i/>
      <w:iCs/>
      <w:color w:val="272727" w:themeColor="text1" w:themeTint="D8"/>
      <w:szCs w:val="24"/>
      <w:lang w:eastAsia="en-US"/>
      <w14:ligatures w14:val="standardContextual"/>
    </w:rPr>
  </w:style>
  <w:style w:type="paragraph" w:styleId="Heading9">
    <w:name w:val="heading 9"/>
    <w:basedOn w:val="Normal"/>
    <w:next w:val="Normal"/>
    <w:link w:val="Heading9Char"/>
    <w:uiPriority w:val="9"/>
    <w:semiHidden/>
    <w:unhideWhenUsed/>
    <w:qFormat/>
    <w:rsid w:val="00D3588B"/>
    <w:pPr>
      <w:keepNext/>
      <w:keepLines/>
      <w:widowControl/>
      <w:spacing w:line="480" w:lineRule="auto"/>
      <w:outlineLvl w:val="8"/>
    </w:pPr>
    <w:rPr>
      <w:rFonts w:eastAsiaTheme="majorEastAsia" w:cstheme="majorBidi"/>
      <w:color w:val="272727" w:themeColor="text1" w:themeTint="D8"/>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0"/>
    <w:rsid w:val="00B139C2"/>
    <w:pPr>
      <w:jc w:val="center"/>
    </w:pPr>
    <w:rPr>
      <w:rFonts w:ascii="Calibri" w:hAnsi="Calibri" w:cs="Calibri"/>
      <w:noProof/>
    </w:rPr>
  </w:style>
  <w:style w:type="character" w:customStyle="1" w:styleId="EndNoteBibliographyTitle0">
    <w:name w:val="EndNote Bibliography Title 字元"/>
    <w:basedOn w:val="DefaultParagraphFont"/>
    <w:link w:val="EndNoteBibliographyTitle"/>
    <w:rsid w:val="00B139C2"/>
    <w:rPr>
      <w:rFonts w:ascii="Calibri" w:hAnsi="Calibri" w:cs="Calibri"/>
      <w:noProof/>
    </w:rPr>
  </w:style>
  <w:style w:type="paragraph" w:customStyle="1" w:styleId="EndNoteBibliography">
    <w:name w:val="EndNote Bibliography"/>
    <w:basedOn w:val="Normal"/>
    <w:link w:val="EndNoteBibliography0"/>
    <w:rsid w:val="00B139C2"/>
    <w:rPr>
      <w:rFonts w:ascii="Calibri" w:hAnsi="Calibri" w:cs="Calibri"/>
      <w:noProof/>
    </w:rPr>
  </w:style>
  <w:style w:type="character" w:customStyle="1" w:styleId="EndNoteBibliography0">
    <w:name w:val="EndNote Bibliography 字元"/>
    <w:basedOn w:val="DefaultParagraphFont"/>
    <w:link w:val="EndNoteBibliography"/>
    <w:rsid w:val="00B139C2"/>
    <w:rPr>
      <w:rFonts w:ascii="Calibri" w:hAnsi="Calibri" w:cs="Calibri"/>
      <w:noProof/>
    </w:rPr>
  </w:style>
  <w:style w:type="character" w:styleId="Hyperlink">
    <w:name w:val="Hyperlink"/>
    <w:basedOn w:val="DefaultParagraphFont"/>
    <w:uiPriority w:val="99"/>
    <w:unhideWhenUsed/>
    <w:rsid w:val="00B139C2"/>
    <w:rPr>
      <w:color w:val="0000FF" w:themeColor="hyperlink"/>
      <w:u w:val="single"/>
    </w:rPr>
  </w:style>
  <w:style w:type="paragraph" w:styleId="ListParagraph">
    <w:name w:val="List Paragraph"/>
    <w:basedOn w:val="Normal"/>
    <w:uiPriority w:val="34"/>
    <w:qFormat/>
    <w:rsid w:val="00B139C2"/>
    <w:pPr>
      <w:ind w:leftChars="200" w:left="480"/>
    </w:pPr>
  </w:style>
  <w:style w:type="paragraph" w:styleId="BalloonText">
    <w:name w:val="Balloon Text"/>
    <w:basedOn w:val="Normal"/>
    <w:link w:val="BalloonTextChar"/>
    <w:uiPriority w:val="99"/>
    <w:semiHidden/>
    <w:unhideWhenUsed/>
    <w:rsid w:val="00B139C2"/>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B139C2"/>
    <w:rPr>
      <w:rFonts w:asciiTheme="majorHAnsi" w:eastAsiaTheme="majorEastAsia" w:hAnsiTheme="majorHAnsi" w:cstheme="majorBidi"/>
      <w:sz w:val="18"/>
      <w:szCs w:val="18"/>
    </w:rPr>
  </w:style>
  <w:style w:type="paragraph" w:styleId="NormalWeb">
    <w:name w:val="Normal (Web)"/>
    <w:basedOn w:val="Normal"/>
    <w:uiPriority w:val="99"/>
    <w:unhideWhenUsed/>
    <w:rsid w:val="00B139C2"/>
    <w:rPr>
      <w:rFonts w:ascii="Times New Roman" w:hAnsi="Times New Roman" w:cs="Times New Roman"/>
      <w:szCs w:val="24"/>
    </w:rPr>
  </w:style>
  <w:style w:type="character" w:styleId="PlaceholderText">
    <w:name w:val="Placeholder Text"/>
    <w:basedOn w:val="DefaultParagraphFont"/>
    <w:uiPriority w:val="99"/>
    <w:semiHidden/>
    <w:rsid w:val="00B139C2"/>
    <w:rPr>
      <w:color w:val="666666"/>
    </w:rPr>
  </w:style>
  <w:style w:type="paragraph" w:styleId="Header">
    <w:name w:val="header"/>
    <w:basedOn w:val="Normal"/>
    <w:link w:val="HeaderChar"/>
    <w:uiPriority w:val="99"/>
    <w:unhideWhenUsed/>
    <w:rsid w:val="00B139C2"/>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B139C2"/>
    <w:rPr>
      <w:sz w:val="20"/>
      <w:szCs w:val="20"/>
    </w:rPr>
  </w:style>
  <w:style w:type="paragraph" w:styleId="Footer">
    <w:name w:val="footer"/>
    <w:basedOn w:val="Normal"/>
    <w:link w:val="FooterChar"/>
    <w:unhideWhenUsed/>
    <w:rsid w:val="00B139C2"/>
    <w:pPr>
      <w:tabs>
        <w:tab w:val="center" w:pos="4153"/>
        <w:tab w:val="right" w:pos="8306"/>
      </w:tabs>
      <w:snapToGrid w:val="0"/>
    </w:pPr>
    <w:rPr>
      <w:sz w:val="20"/>
      <w:szCs w:val="20"/>
    </w:rPr>
  </w:style>
  <w:style w:type="character" w:customStyle="1" w:styleId="FooterChar">
    <w:name w:val="Footer Char"/>
    <w:basedOn w:val="DefaultParagraphFont"/>
    <w:link w:val="Footer"/>
    <w:rsid w:val="00B139C2"/>
    <w:rPr>
      <w:sz w:val="20"/>
      <w:szCs w:val="20"/>
    </w:rPr>
  </w:style>
  <w:style w:type="table" w:styleId="TableGrid">
    <w:name w:val="Table Grid"/>
    <w:basedOn w:val="TableNormal"/>
    <w:uiPriority w:val="39"/>
    <w:rsid w:val="00B139C2"/>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rsid w:val="00805BCE"/>
    <w:rPr>
      <w:sz w:val="16"/>
      <w:szCs w:val="16"/>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paragraph" w:styleId="CommentSubject">
    <w:name w:val="annotation subject"/>
    <w:basedOn w:val="CommentText"/>
    <w:next w:val="CommentText"/>
    <w:link w:val="CommentSubjectChar"/>
    <w:uiPriority w:val="99"/>
    <w:semiHidden/>
    <w:unhideWhenUsed/>
    <w:rsid w:val="00CD7C28"/>
    <w:rPr>
      <w:b/>
      <w:bCs/>
    </w:rPr>
  </w:style>
  <w:style w:type="character" w:customStyle="1" w:styleId="CommentSubjectChar">
    <w:name w:val="Comment Subject Char"/>
    <w:basedOn w:val="CommentTextChar"/>
    <w:link w:val="CommentSubject"/>
    <w:uiPriority w:val="99"/>
    <w:semiHidden/>
    <w:rsid w:val="00CD7C28"/>
    <w:rPr>
      <w:b/>
      <w:bCs/>
      <w:sz w:val="20"/>
      <w:szCs w:val="20"/>
    </w:rPr>
  </w:style>
  <w:style w:type="paragraph" w:styleId="Revision">
    <w:name w:val="Revision"/>
    <w:hidden/>
    <w:uiPriority w:val="99"/>
    <w:semiHidden/>
    <w:rsid w:val="00CD7C28"/>
  </w:style>
  <w:style w:type="character" w:styleId="UnresolvedMention">
    <w:name w:val="Unresolved Mention"/>
    <w:basedOn w:val="DefaultParagraphFont"/>
    <w:uiPriority w:val="99"/>
    <w:semiHidden/>
    <w:unhideWhenUsed/>
    <w:rsid w:val="003F44E7"/>
    <w:rPr>
      <w:color w:val="605E5C"/>
      <w:shd w:val="clear" w:color="auto" w:fill="E1DFDD"/>
    </w:rPr>
  </w:style>
  <w:style w:type="character" w:customStyle="1" w:styleId="Heading1Char">
    <w:name w:val="Heading 1 Char"/>
    <w:basedOn w:val="DefaultParagraphFont"/>
    <w:link w:val="Heading1"/>
    <w:uiPriority w:val="9"/>
    <w:rsid w:val="00D3588B"/>
    <w:rPr>
      <w:rFonts w:ascii="Times New Roman" w:eastAsiaTheme="majorEastAsia" w:hAnsi="Times New Roman" w:cstheme="majorBidi"/>
      <w:b/>
      <w:szCs w:val="32"/>
      <w:lang w:eastAsia="en-US"/>
      <w14:ligatures w14:val="standardContextual"/>
    </w:rPr>
  </w:style>
  <w:style w:type="character" w:customStyle="1" w:styleId="Heading2Char">
    <w:name w:val="Heading 2 Char"/>
    <w:basedOn w:val="DefaultParagraphFont"/>
    <w:link w:val="Heading2"/>
    <w:uiPriority w:val="9"/>
    <w:rsid w:val="00D3588B"/>
    <w:rPr>
      <w:rFonts w:ascii="Times New Roman" w:eastAsiaTheme="majorEastAsia" w:hAnsi="Times New Roman" w:cstheme="majorBidi"/>
      <w:b/>
      <w:i/>
      <w:szCs w:val="26"/>
      <w:lang w:eastAsia="en-US"/>
      <w14:ligatures w14:val="standardContextual"/>
    </w:rPr>
  </w:style>
  <w:style w:type="character" w:customStyle="1" w:styleId="Heading3Char">
    <w:name w:val="Heading 3 Char"/>
    <w:basedOn w:val="DefaultParagraphFont"/>
    <w:link w:val="Heading3"/>
    <w:rsid w:val="00D3588B"/>
    <w:rPr>
      <w:rFonts w:ascii="Times New Roman" w:eastAsiaTheme="minorHAnsi" w:hAnsi="Times New Roman" w:cs="Arial"/>
      <w:bCs/>
      <w:i/>
      <w:szCs w:val="26"/>
      <w:lang w:eastAsia="en-US"/>
      <w14:ligatures w14:val="standardContextual"/>
    </w:rPr>
  </w:style>
  <w:style w:type="character" w:customStyle="1" w:styleId="Heading4Char">
    <w:name w:val="Heading 4 Char"/>
    <w:basedOn w:val="DefaultParagraphFont"/>
    <w:link w:val="Heading4"/>
    <w:rsid w:val="00D3588B"/>
    <w:rPr>
      <w:rFonts w:ascii="Times New Roman" w:eastAsiaTheme="minorHAnsi" w:hAnsi="Times New Roman" w:cs="Times New Roman"/>
      <w:bCs/>
      <w:szCs w:val="28"/>
      <w:lang w:eastAsia="en-US"/>
      <w14:ligatures w14:val="standardContextual"/>
    </w:rPr>
  </w:style>
  <w:style w:type="character" w:customStyle="1" w:styleId="Heading5Char">
    <w:name w:val="Heading 5 Char"/>
    <w:basedOn w:val="DefaultParagraphFont"/>
    <w:link w:val="Heading5"/>
    <w:uiPriority w:val="9"/>
    <w:semiHidden/>
    <w:rsid w:val="00D3588B"/>
    <w:rPr>
      <w:rFonts w:ascii="Times New Roman" w:eastAsiaTheme="minorHAnsi" w:hAnsi="Times New Roman" w:cs="Times New Roman"/>
      <w:b/>
      <w:szCs w:val="24"/>
      <w:lang w:eastAsia="en-US"/>
      <w14:ligatures w14:val="standardContextual"/>
    </w:rPr>
  </w:style>
  <w:style w:type="character" w:customStyle="1" w:styleId="Heading6Char">
    <w:name w:val="Heading 6 Char"/>
    <w:basedOn w:val="DefaultParagraphFont"/>
    <w:link w:val="Heading6"/>
    <w:uiPriority w:val="9"/>
    <w:semiHidden/>
    <w:rsid w:val="00D3588B"/>
    <w:rPr>
      <w:rFonts w:ascii="Times New Roman" w:eastAsiaTheme="minorHAnsi" w:hAnsi="Times New Roman" w:cs="Times New Roman"/>
      <w:b/>
      <w:sz w:val="20"/>
      <w:szCs w:val="20"/>
      <w:lang w:eastAsia="en-US"/>
      <w14:ligatures w14:val="standardContextual"/>
    </w:rPr>
  </w:style>
  <w:style w:type="character" w:customStyle="1" w:styleId="Heading7Char">
    <w:name w:val="Heading 7 Char"/>
    <w:basedOn w:val="DefaultParagraphFont"/>
    <w:link w:val="Heading7"/>
    <w:uiPriority w:val="9"/>
    <w:semiHidden/>
    <w:rsid w:val="00D3588B"/>
    <w:rPr>
      <w:rFonts w:eastAsiaTheme="majorEastAsia" w:cstheme="majorBidi"/>
      <w:color w:val="595959" w:themeColor="text1" w:themeTint="A6"/>
      <w:szCs w:val="24"/>
      <w:lang w:eastAsia="en-US"/>
      <w14:ligatures w14:val="standardContextual"/>
    </w:rPr>
  </w:style>
  <w:style w:type="character" w:customStyle="1" w:styleId="Heading8Char">
    <w:name w:val="Heading 8 Char"/>
    <w:basedOn w:val="DefaultParagraphFont"/>
    <w:link w:val="Heading8"/>
    <w:uiPriority w:val="9"/>
    <w:semiHidden/>
    <w:rsid w:val="00D3588B"/>
    <w:rPr>
      <w:rFonts w:eastAsiaTheme="majorEastAsia" w:cstheme="majorBidi"/>
      <w:i/>
      <w:iCs/>
      <w:color w:val="272727" w:themeColor="text1" w:themeTint="D8"/>
      <w:szCs w:val="24"/>
      <w:lang w:eastAsia="en-US"/>
      <w14:ligatures w14:val="standardContextual"/>
    </w:rPr>
  </w:style>
  <w:style w:type="character" w:customStyle="1" w:styleId="Heading9Char">
    <w:name w:val="Heading 9 Char"/>
    <w:basedOn w:val="DefaultParagraphFont"/>
    <w:link w:val="Heading9"/>
    <w:uiPriority w:val="9"/>
    <w:semiHidden/>
    <w:rsid w:val="00D3588B"/>
    <w:rPr>
      <w:rFonts w:eastAsiaTheme="majorEastAsia" w:cstheme="majorBidi"/>
      <w:color w:val="272727" w:themeColor="text1" w:themeTint="D8"/>
      <w:szCs w:val="24"/>
      <w:lang w:eastAsia="en-US"/>
      <w14:ligatures w14:val="standardContextual"/>
    </w:rPr>
  </w:style>
  <w:style w:type="paragraph" w:customStyle="1" w:styleId="Normalmine">
    <w:name w:val="Normal mine"/>
    <w:basedOn w:val="BodyText"/>
    <w:link w:val="NormalmineChar"/>
    <w:qFormat/>
    <w:rsid w:val="00D3588B"/>
    <w:pPr>
      <w:ind w:firstLine="720"/>
    </w:pPr>
  </w:style>
  <w:style w:type="character" w:customStyle="1" w:styleId="NormalmineChar">
    <w:name w:val="Normal mine Char"/>
    <w:basedOn w:val="BodyTextChar"/>
    <w:link w:val="Normalmine"/>
    <w:rsid w:val="00D3588B"/>
    <w:rPr>
      <w:rFonts w:ascii="Times New Roman" w:eastAsiaTheme="minorHAnsi" w:hAnsi="Times New Roman" w:cs="Times New Roman"/>
      <w:szCs w:val="24"/>
      <w:lang w:eastAsia="en-US"/>
      <w14:ligatures w14:val="standardContextual"/>
    </w:rPr>
  </w:style>
  <w:style w:type="paragraph" w:styleId="BodyText">
    <w:name w:val="Body Text"/>
    <w:basedOn w:val="Normal"/>
    <w:link w:val="BodyTextChar"/>
    <w:uiPriority w:val="99"/>
    <w:semiHidden/>
    <w:unhideWhenUsed/>
    <w:rsid w:val="00D3588B"/>
    <w:pPr>
      <w:widowControl/>
      <w:spacing w:after="120" w:line="480" w:lineRule="auto"/>
    </w:pPr>
    <w:rPr>
      <w:rFonts w:ascii="Times New Roman" w:eastAsiaTheme="minorHAnsi" w:hAnsi="Times New Roman" w:cs="Times New Roman"/>
      <w:szCs w:val="24"/>
      <w:lang w:eastAsia="en-US"/>
      <w14:ligatures w14:val="standardContextual"/>
    </w:rPr>
  </w:style>
  <w:style w:type="character" w:customStyle="1" w:styleId="BodyTextChar">
    <w:name w:val="Body Text Char"/>
    <w:basedOn w:val="DefaultParagraphFont"/>
    <w:link w:val="BodyText"/>
    <w:uiPriority w:val="99"/>
    <w:semiHidden/>
    <w:rsid w:val="00D3588B"/>
    <w:rPr>
      <w:rFonts w:ascii="Times New Roman" w:eastAsiaTheme="minorHAnsi" w:hAnsi="Times New Roman" w:cs="Times New Roman"/>
      <w:szCs w:val="24"/>
      <w:lang w:eastAsia="en-US"/>
      <w14:ligatures w14:val="standardContextual"/>
    </w:rPr>
  </w:style>
  <w:style w:type="paragraph" w:customStyle="1" w:styleId="Articletitle">
    <w:name w:val="Article title"/>
    <w:basedOn w:val="Normal"/>
    <w:next w:val="Normalmine"/>
    <w:qFormat/>
    <w:rsid w:val="00D3588B"/>
    <w:pPr>
      <w:widowControl/>
      <w:spacing w:after="120" w:line="480" w:lineRule="auto"/>
    </w:pPr>
    <w:rPr>
      <w:rFonts w:ascii="Times New Roman" w:eastAsiaTheme="minorHAnsi" w:hAnsi="Times New Roman" w:cs="Times New Roman"/>
      <w:b/>
      <w:sz w:val="28"/>
      <w:szCs w:val="24"/>
      <w:lang w:eastAsia="en-US"/>
      <w14:ligatures w14:val="standardContextual"/>
    </w:rPr>
  </w:style>
  <w:style w:type="paragraph" w:customStyle="1" w:styleId="Authornames">
    <w:name w:val="Author names"/>
    <w:basedOn w:val="Normal"/>
    <w:next w:val="Normal"/>
    <w:qFormat/>
    <w:rsid w:val="00D3588B"/>
    <w:pPr>
      <w:widowControl/>
      <w:spacing w:before="240" w:line="480" w:lineRule="auto"/>
    </w:pPr>
    <w:rPr>
      <w:rFonts w:ascii="Times New Roman" w:eastAsiaTheme="minorHAnsi" w:hAnsi="Times New Roman" w:cs="Times New Roman"/>
      <w:sz w:val="28"/>
      <w:szCs w:val="24"/>
      <w:lang w:eastAsia="en-US"/>
      <w14:ligatures w14:val="standardContextual"/>
    </w:rPr>
  </w:style>
  <w:style w:type="paragraph" w:customStyle="1" w:styleId="Affiliation">
    <w:name w:val="Affiliation"/>
    <w:basedOn w:val="Normalmine"/>
    <w:qFormat/>
    <w:rsid w:val="00D3588B"/>
    <w:pPr>
      <w:spacing w:before="240"/>
    </w:pPr>
    <w:rPr>
      <w:i/>
    </w:rPr>
  </w:style>
  <w:style w:type="paragraph" w:customStyle="1" w:styleId="Receiveddates">
    <w:name w:val="Received dates"/>
    <w:basedOn w:val="Affiliation"/>
    <w:next w:val="Normal"/>
    <w:qFormat/>
    <w:rsid w:val="00D3588B"/>
  </w:style>
  <w:style w:type="paragraph" w:customStyle="1" w:styleId="Abstract">
    <w:name w:val="Abstract"/>
    <w:basedOn w:val="Normal"/>
    <w:next w:val="Keywords"/>
    <w:qFormat/>
    <w:rsid w:val="00D3588B"/>
    <w:pPr>
      <w:widowControl/>
      <w:spacing w:before="360" w:after="300" w:line="480" w:lineRule="auto"/>
      <w:ind w:left="720" w:right="562"/>
    </w:pPr>
    <w:rPr>
      <w:rFonts w:ascii="Times New Roman" w:eastAsiaTheme="minorHAnsi" w:hAnsi="Times New Roman" w:cs="Times New Roman"/>
      <w:szCs w:val="24"/>
      <w:lang w:eastAsia="en-US"/>
      <w14:ligatures w14:val="standardContextual"/>
    </w:rPr>
  </w:style>
  <w:style w:type="paragraph" w:customStyle="1" w:styleId="Keywords">
    <w:name w:val="Keywords"/>
    <w:basedOn w:val="Normal"/>
    <w:next w:val="Paragraph"/>
    <w:qFormat/>
    <w:rsid w:val="00D3588B"/>
    <w:pPr>
      <w:widowControl/>
      <w:spacing w:before="240" w:after="240" w:line="480" w:lineRule="auto"/>
      <w:ind w:left="720" w:right="562"/>
    </w:pPr>
    <w:rPr>
      <w:rFonts w:ascii="Times New Roman" w:eastAsiaTheme="minorHAnsi" w:hAnsi="Times New Roman" w:cs="Times New Roman"/>
      <w:szCs w:val="24"/>
      <w:lang w:eastAsia="en-US"/>
      <w14:ligatures w14:val="standardContextual"/>
    </w:rPr>
  </w:style>
  <w:style w:type="paragraph" w:customStyle="1" w:styleId="Correspondencedetails">
    <w:name w:val="Correspondence details"/>
    <w:basedOn w:val="Normal"/>
    <w:qFormat/>
    <w:rsid w:val="00D3588B"/>
    <w:pPr>
      <w:widowControl/>
      <w:spacing w:before="240" w:line="480" w:lineRule="auto"/>
    </w:pPr>
    <w:rPr>
      <w:rFonts w:ascii="Times New Roman" w:eastAsiaTheme="minorHAnsi" w:hAnsi="Times New Roman" w:cs="Times New Roman"/>
      <w:szCs w:val="24"/>
      <w:lang w:eastAsia="en-US"/>
      <w14:ligatures w14:val="standardContextual"/>
    </w:rPr>
  </w:style>
  <w:style w:type="paragraph" w:customStyle="1" w:styleId="Displayedquotation">
    <w:name w:val="Displayed quotation"/>
    <w:basedOn w:val="Normal"/>
    <w:qFormat/>
    <w:rsid w:val="00D3588B"/>
    <w:pPr>
      <w:widowControl/>
      <w:tabs>
        <w:tab w:val="left" w:pos="1077"/>
        <w:tab w:val="left" w:pos="1440"/>
        <w:tab w:val="left" w:pos="1797"/>
        <w:tab w:val="left" w:pos="2155"/>
        <w:tab w:val="left" w:pos="2512"/>
      </w:tabs>
      <w:spacing w:before="240" w:after="360" w:line="480" w:lineRule="auto"/>
      <w:ind w:left="706" w:right="432"/>
      <w:contextualSpacing/>
    </w:pPr>
    <w:rPr>
      <w:rFonts w:ascii="Times New Roman" w:eastAsiaTheme="minorHAnsi" w:hAnsi="Times New Roman" w:cs="Times New Roman"/>
      <w:szCs w:val="24"/>
      <w:lang w:eastAsia="en-US"/>
      <w14:ligatures w14:val="standardContextual"/>
    </w:rPr>
  </w:style>
  <w:style w:type="paragraph" w:customStyle="1" w:styleId="Numberedlist">
    <w:name w:val="Numbered list"/>
    <w:basedOn w:val="Paragraph"/>
    <w:next w:val="Paragraph"/>
    <w:qFormat/>
    <w:rsid w:val="00D3588B"/>
    <w:pPr>
      <w:widowControl/>
      <w:numPr>
        <w:numId w:val="9"/>
      </w:numPr>
      <w:spacing w:after="240"/>
      <w:contextualSpacing/>
    </w:pPr>
  </w:style>
  <w:style w:type="paragraph" w:customStyle="1" w:styleId="Displayedequation">
    <w:name w:val="Displayed equation"/>
    <w:basedOn w:val="Normal"/>
    <w:next w:val="Paragraph"/>
    <w:qFormat/>
    <w:rsid w:val="00D3588B"/>
    <w:pPr>
      <w:widowControl/>
      <w:tabs>
        <w:tab w:val="center" w:pos="4253"/>
        <w:tab w:val="right" w:pos="8222"/>
      </w:tabs>
      <w:spacing w:before="240" w:after="240" w:line="480" w:lineRule="auto"/>
      <w:jc w:val="center"/>
    </w:pPr>
    <w:rPr>
      <w:rFonts w:ascii="Times New Roman" w:eastAsiaTheme="minorHAnsi" w:hAnsi="Times New Roman" w:cs="Times New Roman"/>
      <w:szCs w:val="24"/>
      <w:lang w:eastAsia="en-US"/>
      <w14:ligatures w14:val="standardContextual"/>
    </w:rPr>
  </w:style>
  <w:style w:type="paragraph" w:customStyle="1" w:styleId="Acknowledgements">
    <w:name w:val="Acknowledgements"/>
    <w:basedOn w:val="Normalmine"/>
    <w:next w:val="Normal"/>
    <w:qFormat/>
    <w:rsid w:val="00D3588B"/>
    <w:pPr>
      <w:spacing w:before="120"/>
    </w:pPr>
  </w:style>
  <w:style w:type="paragraph" w:customStyle="1" w:styleId="Tabletitle">
    <w:name w:val="Table title"/>
    <w:basedOn w:val="Normal"/>
    <w:next w:val="Normal"/>
    <w:qFormat/>
    <w:rsid w:val="00D3588B"/>
    <w:pPr>
      <w:widowControl/>
      <w:spacing w:before="240" w:line="480" w:lineRule="auto"/>
    </w:pPr>
    <w:rPr>
      <w:rFonts w:ascii="Times New Roman" w:eastAsiaTheme="minorHAnsi" w:hAnsi="Times New Roman" w:cs="Times New Roman"/>
      <w:szCs w:val="24"/>
      <w:lang w:eastAsia="en-US"/>
      <w14:ligatures w14:val="standardContextual"/>
    </w:rPr>
  </w:style>
  <w:style w:type="paragraph" w:customStyle="1" w:styleId="Figurecaption">
    <w:name w:val="Figure caption"/>
    <w:basedOn w:val="Normal"/>
    <w:next w:val="Normal"/>
    <w:qFormat/>
    <w:rsid w:val="00D3588B"/>
    <w:pPr>
      <w:widowControl/>
      <w:spacing w:before="240" w:line="480" w:lineRule="auto"/>
    </w:pPr>
    <w:rPr>
      <w:rFonts w:ascii="Times New Roman" w:eastAsiaTheme="minorHAnsi" w:hAnsi="Times New Roman" w:cs="Times New Roman"/>
      <w:szCs w:val="24"/>
      <w:lang w:eastAsia="en-US"/>
      <w14:ligatures w14:val="standardContextual"/>
    </w:rPr>
  </w:style>
  <w:style w:type="paragraph" w:customStyle="1" w:styleId="Footnotes">
    <w:name w:val="Footnotes"/>
    <w:basedOn w:val="Normal"/>
    <w:qFormat/>
    <w:rsid w:val="00D3588B"/>
    <w:pPr>
      <w:widowControl/>
      <w:spacing w:before="120" w:line="480" w:lineRule="auto"/>
      <w:ind w:left="475" w:hanging="475"/>
      <w:contextualSpacing/>
    </w:pPr>
    <w:rPr>
      <w:rFonts w:ascii="Times New Roman" w:eastAsiaTheme="minorHAnsi" w:hAnsi="Times New Roman" w:cs="Times New Roman"/>
      <w:szCs w:val="24"/>
      <w:lang w:eastAsia="en-US"/>
      <w14:ligatures w14:val="standardContextual"/>
    </w:rPr>
  </w:style>
  <w:style w:type="paragraph" w:customStyle="1" w:styleId="Notesoncontributors">
    <w:name w:val="Notes on contributors"/>
    <w:basedOn w:val="Normal"/>
    <w:qFormat/>
    <w:rsid w:val="00D3588B"/>
    <w:pPr>
      <w:widowControl/>
      <w:spacing w:before="240" w:line="480" w:lineRule="auto"/>
    </w:pPr>
    <w:rPr>
      <w:rFonts w:ascii="Times New Roman" w:eastAsiaTheme="minorHAnsi" w:hAnsi="Times New Roman" w:cs="Times New Roman"/>
      <w:szCs w:val="24"/>
      <w:lang w:eastAsia="en-US"/>
      <w14:ligatures w14:val="standardContextual"/>
    </w:rPr>
  </w:style>
  <w:style w:type="paragraph" w:customStyle="1" w:styleId="Normalparagraphstyle">
    <w:name w:val="Normal paragraph style"/>
    <w:basedOn w:val="Normal"/>
    <w:next w:val="Normal"/>
    <w:rsid w:val="00D3588B"/>
    <w:pPr>
      <w:widowControl/>
      <w:spacing w:line="480" w:lineRule="auto"/>
    </w:pPr>
    <w:rPr>
      <w:rFonts w:ascii="Times New Roman" w:eastAsiaTheme="minorHAnsi" w:hAnsi="Times New Roman" w:cs="Times New Roman"/>
      <w:szCs w:val="24"/>
      <w:lang w:eastAsia="en-US"/>
      <w14:ligatures w14:val="standardContextual"/>
    </w:rPr>
  </w:style>
  <w:style w:type="paragraph" w:customStyle="1" w:styleId="Paragraph">
    <w:name w:val="Paragraph"/>
    <w:basedOn w:val="Normal"/>
    <w:next w:val="Newparagraph"/>
    <w:qFormat/>
    <w:rsid w:val="00D3588B"/>
    <w:pPr>
      <w:spacing w:before="240" w:line="480" w:lineRule="auto"/>
    </w:pPr>
    <w:rPr>
      <w:rFonts w:ascii="Times New Roman" w:eastAsiaTheme="minorHAnsi" w:hAnsi="Times New Roman" w:cs="Times New Roman"/>
      <w:szCs w:val="24"/>
      <w:lang w:eastAsia="en-US"/>
      <w14:ligatures w14:val="standardContextual"/>
    </w:rPr>
  </w:style>
  <w:style w:type="paragraph" w:customStyle="1" w:styleId="Newparagraph">
    <w:name w:val="New paragraph"/>
    <w:basedOn w:val="Normal"/>
    <w:qFormat/>
    <w:rsid w:val="00D3588B"/>
    <w:pPr>
      <w:widowControl/>
      <w:spacing w:line="480" w:lineRule="auto"/>
      <w:ind w:firstLine="720"/>
    </w:pPr>
    <w:rPr>
      <w:rFonts w:ascii="Times New Roman" w:eastAsiaTheme="minorHAnsi" w:hAnsi="Times New Roman" w:cs="Times New Roman"/>
      <w:szCs w:val="24"/>
      <w:lang w:eastAsia="en-US"/>
      <w14:ligatures w14:val="standardContextual"/>
    </w:rPr>
  </w:style>
  <w:style w:type="paragraph" w:customStyle="1" w:styleId="References">
    <w:name w:val="References"/>
    <w:basedOn w:val="Normal"/>
    <w:qFormat/>
    <w:rsid w:val="00D3588B"/>
    <w:pPr>
      <w:widowControl/>
      <w:spacing w:before="120" w:line="480" w:lineRule="auto"/>
      <w:ind w:left="720" w:hanging="720"/>
      <w:contextualSpacing/>
    </w:pPr>
    <w:rPr>
      <w:rFonts w:ascii="Times New Roman" w:eastAsiaTheme="minorHAnsi" w:hAnsi="Times New Roman" w:cs="Times New Roman"/>
      <w:szCs w:val="24"/>
      <w:lang w:eastAsia="en-US"/>
      <w14:ligatures w14:val="standardContextual"/>
    </w:rPr>
  </w:style>
  <w:style w:type="paragraph" w:customStyle="1" w:styleId="Subjectcodes">
    <w:name w:val="Subject codes"/>
    <w:basedOn w:val="Keywords"/>
    <w:next w:val="Paragraph"/>
    <w:qFormat/>
    <w:rsid w:val="00D3588B"/>
  </w:style>
  <w:style w:type="paragraph" w:customStyle="1" w:styleId="Bulletedlist">
    <w:name w:val="Bulleted list"/>
    <w:basedOn w:val="Paragraph"/>
    <w:next w:val="Paragraph"/>
    <w:qFormat/>
    <w:rsid w:val="00D3588B"/>
    <w:pPr>
      <w:widowControl/>
      <w:numPr>
        <w:numId w:val="10"/>
      </w:numPr>
      <w:spacing w:after="240"/>
      <w:contextualSpacing/>
    </w:pPr>
  </w:style>
  <w:style w:type="paragraph" w:customStyle="1" w:styleId="Heading4Paragraph">
    <w:name w:val="Heading 4 + Paragraph"/>
    <w:basedOn w:val="Paragraph"/>
    <w:next w:val="Newparagraph"/>
    <w:qFormat/>
    <w:rsid w:val="00D3588B"/>
    <w:pPr>
      <w:widowControl/>
      <w:spacing w:before="360"/>
    </w:pPr>
  </w:style>
  <w:style w:type="paragraph" w:customStyle="1" w:styleId="xmsonormal">
    <w:name w:val="x_msonormal"/>
    <w:basedOn w:val="Normal"/>
    <w:rsid w:val="00D3588B"/>
    <w:pPr>
      <w:widowControl/>
      <w:spacing w:before="100" w:beforeAutospacing="1" w:after="100" w:afterAutospacing="1"/>
    </w:pPr>
    <w:rPr>
      <w:rFonts w:ascii="Times New Roman" w:eastAsiaTheme="minorHAnsi" w:hAnsi="Times New Roman" w:cs="Times New Roman"/>
      <w:szCs w:val="24"/>
      <w:lang w:eastAsia="en-US"/>
      <w14:ligatures w14:val="standardContextual"/>
    </w:rPr>
  </w:style>
  <w:style w:type="character" w:customStyle="1" w:styleId="markdodevr6pb">
    <w:name w:val="markdodevr6pb"/>
    <w:basedOn w:val="DefaultParagraphFont"/>
    <w:rsid w:val="00D3588B"/>
  </w:style>
  <w:style w:type="character" w:customStyle="1" w:styleId="marky38kmyxnj">
    <w:name w:val="marky38kmyxnj"/>
    <w:basedOn w:val="DefaultParagraphFont"/>
    <w:rsid w:val="00D3588B"/>
  </w:style>
  <w:style w:type="character" w:customStyle="1" w:styleId="cf01">
    <w:name w:val="cf01"/>
    <w:basedOn w:val="DefaultParagraphFont"/>
    <w:rsid w:val="00D3588B"/>
    <w:rPr>
      <w:rFonts w:ascii="Segoe UI" w:hAnsi="Segoe UI" w:cs="Segoe UI" w:hint="default"/>
      <w:sz w:val="18"/>
      <w:szCs w:val="18"/>
    </w:rPr>
  </w:style>
  <w:style w:type="paragraph" w:customStyle="1" w:styleId="pf0">
    <w:name w:val="pf0"/>
    <w:basedOn w:val="Normal"/>
    <w:rsid w:val="00D3588B"/>
    <w:pPr>
      <w:widowControl/>
      <w:spacing w:before="100" w:beforeAutospacing="1" w:after="100" w:afterAutospacing="1"/>
    </w:pPr>
    <w:rPr>
      <w:rFonts w:ascii="Times New Roman" w:eastAsiaTheme="minorHAnsi" w:hAnsi="Times New Roman" w:cs="Times New Roman"/>
      <w:szCs w:val="24"/>
      <w:lang w:eastAsia="en-US"/>
      <w14:ligatures w14:val="standardContextual"/>
    </w:rPr>
  </w:style>
  <w:style w:type="paragraph" w:customStyle="1" w:styleId="xmsolistparagraph">
    <w:name w:val="x_msolistparagraph"/>
    <w:basedOn w:val="Normal"/>
    <w:rsid w:val="00D3588B"/>
    <w:pPr>
      <w:widowControl/>
      <w:spacing w:before="100" w:beforeAutospacing="1" w:after="100" w:afterAutospacing="1"/>
    </w:pPr>
    <w:rPr>
      <w:rFonts w:ascii="Times New Roman" w:eastAsiaTheme="minorHAnsi" w:hAnsi="Times New Roman" w:cs="Times New Roman"/>
      <w:szCs w:val="24"/>
      <w:lang w:eastAsia="en-US"/>
      <w14:ligatures w14:val="standardContextual"/>
    </w:rPr>
  </w:style>
  <w:style w:type="paragraph" w:customStyle="1" w:styleId="xxmsolistparagraph">
    <w:name w:val="x_xmsolistparagraph"/>
    <w:basedOn w:val="Normal"/>
    <w:rsid w:val="00D3588B"/>
    <w:pPr>
      <w:widowControl/>
      <w:spacing w:before="100" w:beforeAutospacing="1" w:after="100" w:afterAutospacing="1"/>
    </w:pPr>
    <w:rPr>
      <w:rFonts w:ascii="Times New Roman" w:eastAsiaTheme="minorHAnsi" w:hAnsi="Times New Roman" w:cs="Times New Roman"/>
      <w:szCs w:val="24"/>
      <w:lang w:eastAsia="en-US"/>
      <w14:ligatures w14:val="standardContextual"/>
    </w:rPr>
  </w:style>
  <w:style w:type="paragraph" w:customStyle="1" w:styleId="Default">
    <w:name w:val="Default"/>
    <w:rsid w:val="00D3588B"/>
    <w:pPr>
      <w:autoSpaceDE w:val="0"/>
      <w:autoSpaceDN w:val="0"/>
      <w:adjustRightInd w:val="0"/>
    </w:pPr>
    <w:rPr>
      <w:rFonts w:ascii="Times New Roman" w:eastAsia="Calibri" w:hAnsi="Times New Roman" w:cs="Times New Roman"/>
      <w:color w:val="000000"/>
      <w:szCs w:val="24"/>
      <w:lang w:eastAsia="en-US"/>
      <w14:ligatures w14:val="standardContextual"/>
    </w:rPr>
  </w:style>
  <w:style w:type="character" w:customStyle="1" w:styleId="UnresolvedMention1">
    <w:name w:val="Unresolved Mention1"/>
    <w:basedOn w:val="DefaultParagraphFont"/>
    <w:uiPriority w:val="99"/>
    <w:semiHidden/>
    <w:unhideWhenUsed/>
    <w:rsid w:val="00D3588B"/>
    <w:rPr>
      <w:color w:val="605E5C"/>
      <w:shd w:val="clear" w:color="auto" w:fill="E1DFDD"/>
    </w:rPr>
  </w:style>
  <w:style w:type="paragraph" w:customStyle="1" w:styleId="Style1">
    <w:name w:val="Style1"/>
    <w:basedOn w:val="Normal"/>
    <w:autoRedefine/>
    <w:rsid w:val="00D3588B"/>
    <w:pPr>
      <w:widowControl/>
      <w:spacing w:line="276" w:lineRule="auto"/>
    </w:pPr>
    <w:rPr>
      <w:rFonts w:ascii="Calibri" w:eastAsia="Calibri" w:hAnsi="Calibri" w:cs="Calibri"/>
      <w:sz w:val="20"/>
      <w:szCs w:val="24"/>
      <w:lang w:eastAsia="en-US"/>
      <w14:ligatures w14:val="standardContextual"/>
    </w:rPr>
  </w:style>
  <w:style w:type="paragraph" w:customStyle="1" w:styleId="Style2">
    <w:name w:val="Style2"/>
    <w:basedOn w:val="CommentText"/>
    <w:autoRedefine/>
    <w:rsid w:val="00D3588B"/>
    <w:pPr>
      <w:widowControl/>
      <w:spacing w:after="200"/>
    </w:pPr>
    <w:rPr>
      <w:rFonts w:ascii="Times New Roman" w:hAnsi="Times New Roman" w:cs="Times New Roman"/>
      <w:szCs w:val="22"/>
      <w:lang w:eastAsia="en-US"/>
      <w14:ligatures w14:val="standardContextual"/>
    </w:rPr>
  </w:style>
  <w:style w:type="character" w:customStyle="1" w:styleId="cf11">
    <w:name w:val="cf11"/>
    <w:basedOn w:val="DefaultParagraphFont"/>
    <w:rsid w:val="00D3588B"/>
    <w:rPr>
      <w:rFonts w:ascii="Segoe UI" w:hAnsi="Segoe UI" w:cs="Segoe UI" w:hint="default"/>
      <w:sz w:val="18"/>
      <w:szCs w:val="18"/>
    </w:rPr>
  </w:style>
  <w:style w:type="character" w:customStyle="1" w:styleId="cf21">
    <w:name w:val="cf21"/>
    <w:basedOn w:val="DefaultParagraphFont"/>
    <w:rsid w:val="00D3588B"/>
    <w:rPr>
      <w:rFonts w:ascii="Segoe UI" w:hAnsi="Segoe UI" w:cs="Segoe UI" w:hint="default"/>
      <w:sz w:val="18"/>
      <w:szCs w:val="18"/>
    </w:rPr>
  </w:style>
  <w:style w:type="character" w:customStyle="1" w:styleId="cf31">
    <w:name w:val="cf31"/>
    <w:basedOn w:val="DefaultParagraphFont"/>
    <w:rsid w:val="00D3588B"/>
    <w:rPr>
      <w:rFonts w:ascii="Segoe UI" w:hAnsi="Segoe UI" w:cs="Segoe UI" w:hint="default"/>
      <w:i/>
      <w:iCs/>
      <w:sz w:val="18"/>
      <w:szCs w:val="18"/>
    </w:rPr>
  </w:style>
  <w:style w:type="paragraph" w:styleId="NormalIndent">
    <w:name w:val="Normal Indent"/>
    <w:basedOn w:val="Normal"/>
    <w:rsid w:val="00D3588B"/>
    <w:pPr>
      <w:widowControl/>
      <w:spacing w:line="480" w:lineRule="auto"/>
      <w:ind w:left="720"/>
    </w:pPr>
    <w:rPr>
      <w:rFonts w:ascii="Times New Roman" w:eastAsiaTheme="minorHAnsi" w:hAnsi="Times New Roman" w:cs="Times New Roman"/>
      <w:szCs w:val="24"/>
      <w:lang w:eastAsia="en-US"/>
      <w14:ligatures w14:val="standardContextual"/>
    </w:rPr>
  </w:style>
  <w:style w:type="paragraph" w:styleId="FootnoteText">
    <w:name w:val="footnote text"/>
    <w:basedOn w:val="Normal"/>
    <w:link w:val="FootnoteTextChar"/>
    <w:autoRedefine/>
    <w:rsid w:val="00D3588B"/>
    <w:pPr>
      <w:widowControl/>
      <w:spacing w:line="480" w:lineRule="auto"/>
      <w:ind w:left="284" w:hanging="284"/>
    </w:pPr>
    <w:rPr>
      <w:rFonts w:ascii="Times New Roman" w:eastAsiaTheme="minorHAnsi" w:hAnsi="Times New Roman" w:cs="Times New Roman"/>
      <w:szCs w:val="20"/>
      <w:lang w:eastAsia="en-US"/>
      <w14:ligatures w14:val="standardContextual"/>
    </w:rPr>
  </w:style>
  <w:style w:type="character" w:customStyle="1" w:styleId="FootnoteTextChar">
    <w:name w:val="Footnote Text Char"/>
    <w:basedOn w:val="DefaultParagraphFont"/>
    <w:link w:val="FootnoteText"/>
    <w:rsid w:val="00D3588B"/>
    <w:rPr>
      <w:rFonts w:ascii="Times New Roman" w:eastAsiaTheme="minorHAnsi" w:hAnsi="Times New Roman" w:cs="Times New Roman"/>
      <w:szCs w:val="20"/>
      <w:lang w:eastAsia="en-US"/>
      <w14:ligatures w14:val="standardContextual"/>
    </w:rPr>
  </w:style>
  <w:style w:type="character" w:styleId="FootnoteReference">
    <w:name w:val="footnote reference"/>
    <w:basedOn w:val="DefaultParagraphFont"/>
    <w:rsid w:val="00D3588B"/>
    <w:rPr>
      <w:vertAlign w:val="superscript"/>
    </w:rPr>
  </w:style>
  <w:style w:type="character" w:styleId="EndnoteReference">
    <w:name w:val="endnote reference"/>
    <w:basedOn w:val="DefaultParagraphFont"/>
    <w:rsid w:val="00D3588B"/>
    <w:rPr>
      <w:vertAlign w:val="superscript"/>
    </w:rPr>
  </w:style>
  <w:style w:type="paragraph" w:styleId="EndnoteText">
    <w:name w:val="endnote text"/>
    <w:basedOn w:val="Normal"/>
    <w:link w:val="EndnoteTextChar"/>
    <w:autoRedefine/>
    <w:rsid w:val="00D3588B"/>
    <w:pPr>
      <w:widowControl/>
      <w:spacing w:line="480" w:lineRule="auto"/>
      <w:ind w:left="284" w:hanging="284"/>
    </w:pPr>
    <w:rPr>
      <w:rFonts w:ascii="Times New Roman" w:eastAsiaTheme="minorHAnsi" w:hAnsi="Times New Roman" w:cs="Times New Roman"/>
      <w:szCs w:val="20"/>
      <w:lang w:eastAsia="en-US"/>
      <w14:ligatures w14:val="standardContextual"/>
    </w:rPr>
  </w:style>
  <w:style w:type="character" w:customStyle="1" w:styleId="EndnoteTextChar">
    <w:name w:val="Endnote Text Char"/>
    <w:basedOn w:val="DefaultParagraphFont"/>
    <w:link w:val="EndnoteText"/>
    <w:rsid w:val="00D3588B"/>
    <w:rPr>
      <w:rFonts w:ascii="Times New Roman" w:eastAsiaTheme="minorHAnsi" w:hAnsi="Times New Roman" w:cs="Times New Roman"/>
      <w:szCs w:val="20"/>
      <w:lang w:eastAsia="en-US"/>
      <w14:ligatures w14:val="standardContextual"/>
    </w:rPr>
  </w:style>
  <w:style w:type="paragraph" w:styleId="Title">
    <w:name w:val="Title"/>
    <w:basedOn w:val="Normal"/>
    <w:next w:val="Normal"/>
    <w:link w:val="TitleChar"/>
    <w:uiPriority w:val="10"/>
    <w:rsid w:val="00D3588B"/>
    <w:pPr>
      <w:keepNext/>
      <w:keepLines/>
      <w:widowControl/>
      <w:spacing w:before="480" w:after="120" w:line="480" w:lineRule="auto"/>
    </w:pPr>
    <w:rPr>
      <w:rFonts w:ascii="Times New Roman" w:eastAsiaTheme="minorHAnsi" w:hAnsi="Times New Roman" w:cs="Times New Roman"/>
      <w:b/>
      <w:sz w:val="72"/>
      <w:szCs w:val="72"/>
      <w:lang w:eastAsia="en-US"/>
      <w14:ligatures w14:val="standardContextual"/>
    </w:rPr>
  </w:style>
  <w:style w:type="character" w:customStyle="1" w:styleId="TitleChar">
    <w:name w:val="Title Char"/>
    <w:basedOn w:val="DefaultParagraphFont"/>
    <w:link w:val="Title"/>
    <w:uiPriority w:val="10"/>
    <w:rsid w:val="00D3588B"/>
    <w:rPr>
      <w:rFonts w:ascii="Times New Roman" w:eastAsiaTheme="minorHAnsi" w:hAnsi="Times New Roman" w:cs="Times New Roman"/>
      <w:b/>
      <w:sz w:val="72"/>
      <w:szCs w:val="72"/>
      <w:lang w:eastAsia="en-US"/>
      <w14:ligatures w14:val="standardContextual"/>
    </w:rPr>
  </w:style>
  <w:style w:type="paragraph" w:styleId="Subtitle">
    <w:name w:val="Subtitle"/>
    <w:basedOn w:val="Normal"/>
    <w:next w:val="Normal"/>
    <w:link w:val="SubtitleChar"/>
    <w:uiPriority w:val="11"/>
    <w:rsid w:val="00D3588B"/>
    <w:pPr>
      <w:keepNext/>
      <w:keepLines/>
      <w:widowControl/>
      <w:spacing w:before="360" w:after="80" w:line="480" w:lineRule="auto"/>
    </w:pPr>
    <w:rPr>
      <w:rFonts w:ascii="Georgia" w:eastAsia="Georgia" w:hAnsi="Georgia" w:cs="Georgia"/>
      <w:i/>
      <w:color w:val="666666"/>
      <w:sz w:val="48"/>
      <w:szCs w:val="48"/>
      <w:lang w:eastAsia="en-US"/>
      <w14:ligatures w14:val="standardContextual"/>
    </w:rPr>
  </w:style>
  <w:style w:type="character" w:customStyle="1" w:styleId="SubtitleChar">
    <w:name w:val="Subtitle Char"/>
    <w:basedOn w:val="DefaultParagraphFont"/>
    <w:link w:val="Subtitle"/>
    <w:uiPriority w:val="11"/>
    <w:rsid w:val="00D3588B"/>
    <w:rPr>
      <w:rFonts w:ascii="Georgia" w:eastAsia="Georgia" w:hAnsi="Georgia" w:cs="Georgia"/>
      <w:i/>
      <w:color w:val="666666"/>
      <w:sz w:val="48"/>
      <w:szCs w:val="48"/>
      <w:lang w:eastAsia="en-US"/>
      <w14:ligatures w14:val="standardContextual"/>
    </w:rPr>
  </w:style>
  <w:style w:type="paragraph" w:styleId="Quote">
    <w:name w:val="Quote"/>
    <w:basedOn w:val="Normal"/>
    <w:next w:val="Normal"/>
    <w:link w:val="QuoteChar"/>
    <w:uiPriority w:val="29"/>
    <w:rsid w:val="00D3588B"/>
    <w:pPr>
      <w:widowControl/>
      <w:spacing w:before="160" w:after="160" w:line="480" w:lineRule="auto"/>
      <w:jc w:val="center"/>
    </w:pPr>
    <w:rPr>
      <w:rFonts w:ascii="Times New Roman" w:eastAsiaTheme="minorHAnsi" w:hAnsi="Times New Roman" w:cs="Times New Roman"/>
      <w:i/>
      <w:iCs/>
      <w:color w:val="404040" w:themeColor="text1" w:themeTint="BF"/>
      <w:szCs w:val="24"/>
      <w:lang w:eastAsia="en-US"/>
      <w14:ligatures w14:val="standardContextual"/>
    </w:rPr>
  </w:style>
  <w:style w:type="character" w:customStyle="1" w:styleId="QuoteChar">
    <w:name w:val="Quote Char"/>
    <w:basedOn w:val="DefaultParagraphFont"/>
    <w:link w:val="Quote"/>
    <w:uiPriority w:val="29"/>
    <w:rsid w:val="00D3588B"/>
    <w:rPr>
      <w:rFonts w:ascii="Times New Roman" w:eastAsiaTheme="minorHAnsi" w:hAnsi="Times New Roman" w:cs="Times New Roman"/>
      <w:i/>
      <w:iCs/>
      <w:color w:val="404040" w:themeColor="text1" w:themeTint="BF"/>
      <w:szCs w:val="24"/>
      <w:lang w:eastAsia="en-US"/>
      <w14:ligatures w14:val="standardContextual"/>
    </w:rPr>
  </w:style>
  <w:style w:type="character" w:styleId="IntenseEmphasis">
    <w:name w:val="Intense Emphasis"/>
    <w:basedOn w:val="DefaultParagraphFont"/>
    <w:uiPriority w:val="21"/>
    <w:rsid w:val="00D3588B"/>
    <w:rPr>
      <w:i/>
      <w:iCs/>
      <w:color w:val="365F91" w:themeColor="accent1" w:themeShade="BF"/>
    </w:rPr>
  </w:style>
  <w:style w:type="paragraph" w:styleId="IntenseQuote">
    <w:name w:val="Intense Quote"/>
    <w:basedOn w:val="Normal"/>
    <w:next w:val="Normal"/>
    <w:link w:val="IntenseQuoteChar"/>
    <w:uiPriority w:val="30"/>
    <w:rsid w:val="00D3588B"/>
    <w:pPr>
      <w:widowControl/>
      <w:pBdr>
        <w:top w:val="single" w:sz="4" w:space="10" w:color="365F91" w:themeColor="accent1" w:themeShade="BF"/>
        <w:bottom w:val="single" w:sz="4" w:space="10" w:color="365F91" w:themeColor="accent1" w:themeShade="BF"/>
      </w:pBdr>
      <w:spacing w:before="360" w:after="360" w:line="480" w:lineRule="auto"/>
      <w:ind w:left="864" w:right="864"/>
      <w:jc w:val="center"/>
    </w:pPr>
    <w:rPr>
      <w:rFonts w:ascii="Times New Roman" w:eastAsiaTheme="minorHAnsi" w:hAnsi="Times New Roman" w:cs="Times New Roman"/>
      <w:i/>
      <w:iCs/>
      <w:color w:val="365F91" w:themeColor="accent1" w:themeShade="BF"/>
      <w:szCs w:val="24"/>
      <w:lang w:eastAsia="en-US"/>
      <w14:ligatures w14:val="standardContextual"/>
    </w:rPr>
  </w:style>
  <w:style w:type="character" w:customStyle="1" w:styleId="IntenseQuoteChar">
    <w:name w:val="Intense Quote Char"/>
    <w:basedOn w:val="DefaultParagraphFont"/>
    <w:link w:val="IntenseQuote"/>
    <w:uiPriority w:val="30"/>
    <w:rsid w:val="00D3588B"/>
    <w:rPr>
      <w:rFonts w:ascii="Times New Roman" w:eastAsiaTheme="minorHAnsi" w:hAnsi="Times New Roman" w:cs="Times New Roman"/>
      <w:i/>
      <w:iCs/>
      <w:color w:val="365F91" w:themeColor="accent1" w:themeShade="BF"/>
      <w:szCs w:val="24"/>
      <w:lang w:eastAsia="en-US"/>
      <w14:ligatures w14:val="standardContextual"/>
    </w:rPr>
  </w:style>
  <w:style w:type="character" w:styleId="IntenseReference">
    <w:name w:val="Intense Reference"/>
    <w:basedOn w:val="DefaultParagraphFont"/>
    <w:uiPriority w:val="32"/>
    <w:rsid w:val="00D3588B"/>
    <w:rPr>
      <w:b/>
      <w:bCs/>
      <w:smallCaps/>
      <w:color w:val="365F91" w:themeColor="accent1" w:themeShade="BF"/>
      <w:spacing w:val="5"/>
    </w:rPr>
  </w:style>
  <w:style w:type="paragraph" w:customStyle="1" w:styleId="msonormal0">
    <w:name w:val="msonormal"/>
    <w:basedOn w:val="Normal"/>
    <w:rsid w:val="00D3588B"/>
    <w:pPr>
      <w:widowControl/>
      <w:spacing w:before="100" w:beforeAutospacing="1" w:after="100" w:afterAutospacing="1"/>
      <w:ind w:left="570" w:hanging="570"/>
    </w:pPr>
    <w:rPr>
      <w:rFonts w:ascii="Times New Roman" w:eastAsia="Times New Roman" w:hAnsi="Times New Roman" w:cs="Times New Roman"/>
      <w:kern w:val="0"/>
      <w:szCs w:val="24"/>
      <w:lang w:eastAsia="en-US"/>
    </w:rPr>
  </w:style>
  <w:style w:type="paragraph" w:customStyle="1" w:styleId="reference">
    <w:name w:val="reference"/>
    <w:basedOn w:val="Normal"/>
    <w:rsid w:val="00D3588B"/>
    <w:pPr>
      <w:widowControl/>
      <w:spacing w:before="100" w:beforeAutospacing="1" w:after="100" w:afterAutospacing="1"/>
      <w:ind w:left="570" w:hanging="570"/>
    </w:pPr>
    <w:rPr>
      <w:rFonts w:ascii="Times New Roman" w:eastAsia="Times New Roman" w:hAnsi="Times New Roman" w:cs="Times New Roman"/>
      <w:kern w:val="0"/>
      <w:szCs w:val="24"/>
      <w:lang w:eastAsia="en-US"/>
    </w:rPr>
  </w:style>
  <w:style w:type="character" w:customStyle="1" w:styleId="meropslabel">
    <w:name w:val="meropslabel"/>
    <w:basedOn w:val="DefaultParagraphFont"/>
    <w:rsid w:val="00D3588B"/>
  </w:style>
  <w:style w:type="character" w:customStyle="1" w:styleId="label">
    <w:name w:val="label"/>
    <w:basedOn w:val="DefaultParagraphFont"/>
    <w:rsid w:val="00D3588B"/>
  </w:style>
  <w:style w:type="character" w:customStyle="1" w:styleId="merops-change-d">
    <w:name w:val="merops-change-d"/>
    <w:basedOn w:val="DefaultParagraphFont"/>
    <w:rsid w:val="00D3588B"/>
  </w:style>
  <w:style w:type="character" w:customStyle="1" w:styleId="nameperson">
    <w:name w:val="name_person"/>
    <w:basedOn w:val="DefaultParagraphFont"/>
    <w:rsid w:val="00D3588B"/>
  </w:style>
  <w:style w:type="character" w:customStyle="1" w:styleId="familyname">
    <w:name w:val="family_name"/>
    <w:basedOn w:val="DefaultParagraphFont"/>
    <w:rsid w:val="00D3588B"/>
  </w:style>
  <w:style w:type="character" w:customStyle="1" w:styleId="givenname">
    <w:name w:val="given_name"/>
    <w:basedOn w:val="DefaultParagraphFont"/>
    <w:rsid w:val="00D3588B"/>
  </w:style>
  <w:style w:type="character" w:customStyle="1" w:styleId="articletitle0">
    <w:name w:val="article_title"/>
    <w:basedOn w:val="DefaultParagraphFont"/>
    <w:rsid w:val="00D3588B"/>
  </w:style>
  <w:style w:type="character" w:customStyle="1" w:styleId="source">
    <w:name w:val="source"/>
    <w:basedOn w:val="DefaultParagraphFont"/>
    <w:rsid w:val="00D3588B"/>
  </w:style>
  <w:style w:type="character" w:customStyle="1" w:styleId="journaltitle">
    <w:name w:val="journal_title"/>
    <w:basedOn w:val="DefaultParagraphFont"/>
    <w:rsid w:val="00D3588B"/>
  </w:style>
  <w:style w:type="character" w:customStyle="1" w:styleId="year">
    <w:name w:val="year"/>
    <w:basedOn w:val="DefaultParagraphFont"/>
    <w:rsid w:val="00D3588B"/>
  </w:style>
  <w:style w:type="character" w:customStyle="1" w:styleId="volumenumber">
    <w:name w:val="volume_number"/>
    <w:basedOn w:val="DefaultParagraphFont"/>
    <w:rsid w:val="00D3588B"/>
  </w:style>
  <w:style w:type="character" w:customStyle="1" w:styleId="issuenumber">
    <w:name w:val="issue_number"/>
    <w:basedOn w:val="DefaultParagraphFont"/>
    <w:rsid w:val="00D3588B"/>
  </w:style>
  <w:style w:type="character" w:customStyle="1" w:styleId="pagenumbers">
    <w:name w:val="page_numbers"/>
    <w:basedOn w:val="DefaultParagraphFont"/>
    <w:rsid w:val="00D3588B"/>
  </w:style>
  <w:style w:type="character" w:customStyle="1" w:styleId="miscellaneous">
    <w:name w:val="miscellaneous"/>
    <w:basedOn w:val="DefaultParagraphFont"/>
    <w:rsid w:val="00D3588B"/>
  </w:style>
  <w:style w:type="character" w:customStyle="1" w:styleId="Hyperlink1">
    <w:name w:val="Hyperlink1"/>
    <w:basedOn w:val="DefaultParagraphFont"/>
    <w:rsid w:val="00D3588B"/>
  </w:style>
  <w:style w:type="character" w:styleId="FollowedHyperlink">
    <w:name w:val="FollowedHyperlink"/>
    <w:basedOn w:val="DefaultParagraphFont"/>
    <w:uiPriority w:val="99"/>
    <w:semiHidden/>
    <w:unhideWhenUsed/>
    <w:rsid w:val="00D3588B"/>
    <w:rPr>
      <w:color w:val="800080"/>
      <w:u w:val="single"/>
    </w:rPr>
  </w:style>
  <w:style w:type="character" w:customStyle="1" w:styleId="crs">
    <w:name w:val="crs"/>
    <w:basedOn w:val="DefaultParagraphFont"/>
    <w:rsid w:val="00D3588B"/>
  </w:style>
  <w:style w:type="character" w:customStyle="1" w:styleId="cr">
    <w:name w:val="cr"/>
    <w:basedOn w:val="DefaultParagraphFont"/>
    <w:rsid w:val="00D3588B"/>
  </w:style>
  <w:style w:type="character" w:customStyle="1" w:styleId="empty-comment">
    <w:name w:val="empty-comment"/>
    <w:basedOn w:val="DefaultParagraphFont"/>
    <w:rsid w:val="00D3588B"/>
  </w:style>
  <w:style w:type="character" w:customStyle="1" w:styleId="conference">
    <w:name w:val="conference"/>
    <w:basedOn w:val="DefaultParagraphFont"/>
    <w:rsid w:val="00D3588B"/>
  </w:style>
  <w:style w:type="character" w:customStyle="1" w:styleId="publisher">
    <w:name w:val="publisher"/>
    <w:basedOn w:val="DefaultParagraphFont"/>
    <w:rsid w:val="00D35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support.jmir.org/hc/en-us/articles/360015982471" TargetMode="External"/><Relationship Id="rId2" Type="http://schemas.openxmlformats.org/officeDocument/2006/relationships/hyperlink" Target="https://support.jmir.org/hc/en-us/articles/360019504191-JMIR-House-Style-and-Editorial-Guidelines" TargetMode="External"/><Relationship Id="rId1" Type="http://schemas.openxmlformats.org/officeDocument/2006/relationships/hyperlink" Target="https://www.merriam-webster.com/" TargetMode="External"/><Relationship Id="rId6" Type="http://schemas.openxmlformats.org/officeDocument/2006/relationships/hyperlink" Target="https://support.jmir.org/hc/en-us/articles/115000525871" TargetMode="External"/><Relationship Id="rId5" Type="http://schemas.openxmlformats.org/officeDocument/2006/relationships/hyperlink" Target="https://support.jmir.org/hc/en-us/articles/360030832631" TargetMode="External"/><Relationship Id="rId4" Type="http://schemas.openxmlformats.org/officeDocument/2006/relationships/hyperlink" Target="https://support.jmir.org/hc/en-us/articles/115001252671"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7.pn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oter" Target="footer3.xml"/><Relationship Id="rId27" Type="http://schemas.microsoft.com/office/2011/relationships/people" Target="peop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46D28-1D86-48F9-9B16-3C7CF175D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TotalTime>
  <Pages>37</Pages>
  <Words>11425</Words>
  <Characters>65125</Characters>
  <Application>Microsoft Office Word</Application>
  <DocSecurity>0</DocSecurity>
  <Lines>542</Lines>
  <Paragraphs>152</Paragraphs>
  <ScaleCrop>false</ScaleCrop>
  <Company/>
  <LinksUpToDate>false</LinksUpToDate>
  <CharactersWithSpaces>76398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Academic Formatter</cp:lastModifiedBy>
  <cp:revision>230</cp:revision>
  <dcterms:created xsi:type="dcterms:W3CDTF">2026-02-10T01:21:00Z</dcterms:created>
  <dcterms:modified xsi:type="dcterms:W3CDTF">2026-02-24T08:33:00Z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78edea2c-0a1a-47fe-bfe2-f2ba560fbdf5</vt:lpwstr>
  </property>
</Properties>
</file>