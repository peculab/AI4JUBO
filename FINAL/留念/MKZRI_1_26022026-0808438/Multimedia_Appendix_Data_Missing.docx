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8D03" w14:textId="42D7CA8C" w:rsidR="001A7136" w:rsidRPr="001A7136" w:rsidRDefault="001A7136" w:rsidP="001A7136">
      <w:pPr>
        <w:spacing w:line="240" w:lineRule="auto"/>
        <w:rPr>
          <w:rFonts w:ascii="Calibri" w:eastAsia="PMingLiU" w:hAnsi="Calibri" w:cs="Calibri"/>
          <w:b/>
          <w:bCs/>
          <w:lang w:val="en" w:eastAsia="zh-TW"/>
          <w14:ligatures w14:val="none"/>
        </w:rPr>
      </w:pPr>
      <w:commentRangeStart w:id="0"/>
      <w:r w:rsidRPr="001A7136">
        <w:rPr>
          <w:rFonts w:ascii="Calibri" w:eastAsia="PMingLiU" w:hAnsi="Calibri" w:cs="Calibri"/>
          <w:b/>
          <w:bCs/>
          <w:lang w:val="en" w:eastAsia="zh-TW"/>
          <w14:ligatures w14:val="none"/>
        </w:rPr>
        <w:t>Multimedia Appendix 4</w:t>
      </w:r>
      <w:commentRangeEnd w:id="0"/>
      <w:r w:rsidRPr="001A7136">
        <w:rPr>
          <w:rStyle w:val="CommentReference"/>
          <w:rFonts w:ascii="Calibri" w:eastAsia="PMingLiU" w:hAnsi="Calibri" w:cs="Calibri"/>
          <w:b/>
          <w:bCs/>
          <w:sz w:val="24"/>
          <w:szCs w:val="24"/>
          <w:lang w:val="en" w:eastAsia="zh-TW"/>
          <w14:ligatures w14:val="none"/>
        </w:rPr>
        <w:commentReference w:id="0"/>
      </w:r>
    </w:p>
    <w:p w14:paraId="45D769C1" w14:textId="728F29C1" w:rsidR="001A7136" w:rsidRPr="001A7136" w:rsidRDefault="001A7136" w:rsidP="001A7136">
      <w:pPr>
        <w:spacing w:line="240" w:lineRule="auto"/>
        <w:rPr>
          <w:rFonts w:ascii="Calibri" w:eastAsia="PMingLiU" w:hAnsi="Calibri" w:cs="Calibri"/>
          <w:lang w:val="en" w:eastAsia="zh-TW"/>
          <w14:ligatures w14:val="none"/>
        </w:rPr>
      </w:pPr>
      <w:r w:rsidRPr="001A7136">
        <w:rPr>
          <w:rFonts w:ascii="Calibri" w:eastAsia="PMingLiU" w:hAnsi="Calibri" w:cs="Calibri"/>
          <w:lang w:val="en" w:eastAsia="zh-TW"/>
          <w14:ligatures w14:val="none"/>
        </w:rPr>
        <w:t xml:space="preserve">Assessment of </w:t>
      </w:r>
      <w:r w:rsidR="00C02D6C">
        <w:rPr>
          <w:rFonts w:ascii="Calibri" w:eastAsia="PMingLiU" w:hAnsi="Calibri" w:cs="Calibri"/>
          <w:lang w:val="en" w:eastAsia="zh-TW"/>
          <w14:ligatures w14:val="none"/>
        </w:rPr>
        <w:t>D</w:t>
      </w:r>
      <w:r w:rsidRPr="001A7136">
        <w:rPr>
          <w:rFonts w:ascii="Calibri" w:eastAsia="PMingLiU" w:hAnsi="Calibri" w:cs="Calibri"/>
          <w:lang w:val="en" w:eastAsia="zh-TW"/>
          <w14:ligatures w14:val="none"/>
        </w:rPr>
        <w:t xml:space="preserve">ata </w:t>
      </w:r>
      <w:r w:rsidR="00C02D6C">
        <w:rPr>
          <w:rFonts w:ascii="Calibri" w:eastAsia="PMingLiU" w:hAnsi="Calibri" w:cs="Calibri"/>
          <w:lang w:val="en" w:eastAsia="zh-TW"/>
          <w14:ligatures w14:val="none"/>
        </w:rPr>
        <w:t>M</w:t>
      </w:r>
      <w:r w:rsidRPr="001A7136">
        <w:rPr>
          <w:rFonts w:ascii="Calibri" w:eastAsia="PMingLiU" w:hAnsi="Calibri" w:cs="Calibri"/>
          <w:lang w:val="en" w:eastAsia="zh-TW"/>
          <w14:ligatures w14:val="none"/>
        </w:rPr>
        <w:t xml:space="preserve">issingness </w:t>
      </w:r>
      <w:r w:rsidR="00C02D6C">
        <w:rPr>
          <w:rFonts w:ascii="Calibri" w:eastAsia="PMingLiU" w:hAnsi="Calibri" w:cs="Calibri"/>
          <w:lang w:val="en" w:eastAsia="zh-TW"/>
          <w14:ligatures w14:val="none"/>
        </w:rPr>
        <w:t>A</w:t>
      </w:r>
      <w:r w:rsidRPr="001A7136">
        <w:rPr>
          <w:rFonts w:ascii="Calibri" w:eastAsia="PMingLiU" w:hAnsi="Calibri" w:cs="Calibri"/>
          <w:lang w:val="en" w:eastAsia="zh-TW"/>
          <w14:ligatures w14:val="none"/>
        </w:rPr>
        <w:t xml:space="preserve">cross </w:t>
      </w:r>
      <w:r w:rsidR="00C02D6C">
        <w:rPr>
          <w:rFonts w:ascii="Calibri" w:eastAsia="PMingLiU" w:hAnsi="Calibri" w:cs="Calibri"/>
          <w:lang w:val="en" w:eastAsia="zh-TW"/>
          <w14:ligatures w14:val="none"/>
        </w:rPr>
        <w:t>S</w:t>
      </w:r>
      <w:r w:rsidRPr="001A7136">
        <w:rPr>
          <w:rFonts w:ascii="Calibri" w:eastAsia="PMingLiU" w:hAnsi="Calibri" w:cs="Calibri"/>
          <w:lang w:val="en" w:eastAsia="zh-TW"/>
          <w14:ligatures w14:val="none"/>
        </w:rPr>
        <w:t xml:space="preserve">tudy </w:t>
      </w:r>
      <w:r w:rsidR="00C02D6C">
        <w:rPr>
          <w:rFonts w:ascii="Calibri" w:eastAsia="PMingLiU" w:hAnsi="Calibri" w:cs="Calibri"/>
          <w:lang w:val="en" w:eastAsia="zh-TW"/>
          <w14:ligatures w14:val="none"/>
        </w:rPr>
        <w:t>C</w:t>
      </w:r>
      <w:r w:rsidRPr="001A7136">
        <w:rPr>
          <w:rFonts w:ascii="Calibri" w:eastAsia="PMingLiU" w:hAnsi="Calibri" w:cs="Calibri"/>
          <w:lang w:val="en" w:eastAsia="zh-TW"/>
          <w14:ligatures w14:val="none"/>
        </w:rPr>
        <w:t>ohorts</w:t>
      </w:r>
    </w:p>
    <w:p w14:paraId="7400FDC2" w14:textId="77777777" w:rsidR="001A7136" w:rsidRPr="001A7136" w:rsidRDefault="001A7136" w:rsidP="001A7136">
      <w:pPr>
        <w:spacing w:line="240" w:lineRule="auto"/>
        <w:rPr>
          <w:rFonts w:ascii="Calibri" w:eastAsia="PMingLiU" w:hAnsi="Calibri" w:cs="Calibri"/>
          <w:lang w:val="en" w:eastAsia="zh-TW"/>
          <w14:ligatures w14:val="none"/>
        </w:rPr>
      </w:pPr>
    </w:p>
    <w:tbl>
      <w:tblPr>
        <w:tblW w:w="5000" w:type="pct"/>
        <w:tblBorders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2950"/>
        <w:gridCol w:w="1603"/>
        <w:gridCol w:w="1114"/>
        <w:gridCol w:w="1603"/>
        <w:gridCol w:w="1144"/>
        <w:gridCol w:w="424"/>
      </w:tblGrid>
      <w:tr w:rsidR="001A7136" w:rsidRPr="001A7136" w14:paraId="738D7835" w14:textId="77777777" w:rsidTr="000D14C0">
        <w:tc>
          <w:tcPr>
            <w:tcW w:w="1669" w:type="pct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513E3DA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Variable name</w:t>
            </w:r>
          </w:p>
        </w:tc>
        <w:tc>
          <w:tcPr>
            <w:tcW w:w="1537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4718FD15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Development cohort</w:t>
            </w:r>
          </w:p>
          <w:p w14:paraId="24B1F522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(N = 23,901)</w:t>
            </w:r>
          </w:p>
        </w:tc>
        <w:tc>
          <w:tcPr>
            <w:tcW w:w="1795" w:type="pct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A15DF69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External validation cohort</w:t>
            </w:r>
          </w:p>
          <w:p w14:paraId="1428929E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(N = 6216)</w:t>
            </w:r>
          </w:p>
        </w:tc>
      </w:tr>
      <w:tr w:rsidR="001A7136" w:rsidRPr="001A7136" w14:paraId="67B1B7FB" w14:textId="77777777" w:rsidTr="000D14C0">
        <w:tc>
          <w:tcPr>
            <w:tcW w:w="1669" w:type="pct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5498E0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bookmarkStart w:id="1" w:name="_heading=h.8ov71epaimf"/>
            <w:bookmarkEnd w:id="1"/>
          </w:p>
        </w:tc>
        <w:tc>
          <w:tcPr>
            <w:tcW w:w="907" w:type="pc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1DA7749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Missing number</w:t>
            </w:r>
          </w:p>
        </w:tc>
        <w:tc>
          <w:tcPr>
            <w:tcW w:w="630" w:type="pc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51F1611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Percent</w:t>
            </w:r>
          </w:p>
        </w:tc>
        <w:tc>
          <w:tcPr>
            <w:tcW w:w="907" w:type="pc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49E6F41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Missing Number</w:t>
            </w:r>
          </w:p>
        </w:tc>
        <w:tc>
          <w:tcPr>
            <w:tcW w:w="647" w:type="pct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D1EEBCE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Percent</w:t>
            </w:r>
          </w:p>
        </w:tc>
        <w:tc>
          <w:tcPr>
            <w:tcW w:w="241" w:type="pct"/>
            <w:vAlign w:val="center"/>
            <w:hideMark/>
          </w:tcPr>
          <w:p w14:paraId="7648F37B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FF3AFE6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7EC139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 xml:space="preserve">Age 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6B867EA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B77509B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B5C008E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38E34E9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519082B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6864F04D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AFE957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Sex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1977FD4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FBDF5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746F5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9EE82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01EFD256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EEE20C9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363A99F" w14:textId="62B351F6" w:rsidR="001A7136" w:rsidRPr="00C775B8" w:rsidRDefault="001A7136" w:rsidP="001A7136">
            <w:pPr>
              <w:spacing w:line="240" w:lineRule="auto"/>
              <w:rPr>
                <w:rFonts w:ascii="Calibri" w:eastAsia="PMingLiU" w:hAnsi="Calibri" w:cs="Calibri"/>
                <w:vertAlign w:val="superscript"/>
                <w:lang w:val="en" w:eastAsia="zh-TW"/>
                <w14:ligatures w14:val="none"/>
                <w:rPrChange w:id="2" w:author="Author">
                  <w:rPr>
                    <w:rFonts w:ascii="Calibri" w:eastAsia="PMingLiU" w:hAnsi="Calibri" w:cs="Calibri"/>
                    <w:lang w:val="en" w:eastAsia="zh-TW"/>
                    <w14:ligatures w14:val="none"/>
                  </w:rPr>
                </w:rPrChange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CIRS-G</w:t>
            </w:r>
            <w:ins w:id="3" w:author="Author">
              <w:r w:rsidR="00205447">
                <w:rPr>
                  <w:rFonts w:ascii="Calibri" w:eastAsia="PMingLiU" w:hAnsi="Calibri" w:cs="Calibri"/>
                  <w:vertAlign w:val="superscript"/>
                  <w:lang w:val="en" w:eastAsia="zh-TW"/>
                  <w14:ligatures w14:val="none"/>
                </w:rPr>
                <w:t>a</w:t>
              </w:r>
            </w:ins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16EF59B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18,619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D101AB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77.9%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9C61A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3962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1AA23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63.7%</w:t>
            </w:r>
          </w:p>
        </w:tc>
        <w:tc>
          <w:tcPr>
            <w:tcW w:w="241" w:type="pct"/>
            <w:vAlign w:val="center"/>
            <w:hideMark/>
          </w:tcPr>
          <w:p w14:paraId="2798E0A0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8F2AC61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06C7D84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DNR Notes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D17D0CC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14,124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B20384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59.1%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DC95A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3384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258D6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54.4%</w:t>
            </w:r>
          </w:p>
        </w:tc>
        <w:tc>
          <w:tcPr>
            <w:tcW w:w="241" w:type="pct"/>
            <w:vAlign w:val="center"/>
            <w:hideMark/>
          </w:tcPr>
          <w:p w14:paraId="71F6ED1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16B2A9AF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0CBC60E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ADL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79BF22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6501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B9EC5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6B8F7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2F52CDEC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35F3E19D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F2454F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Second ADL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FDCA95B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5145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59B3D2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21.5%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5435C3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1562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F55B3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25.1%</w:t>
            </w:r>
          </w:p>
        </w:tc>
        <w:tc>
          <w:tcPr>
            <w:tcW w:w="241" w:type="pct"/>
            <w:vAlign w:val="center"/>
            <w:hideMark/>
          </w:tcPr>
          <w:p w14:paraId="37A7A864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7DD1BE64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23235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GCS (EVM)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70FC29C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2A993C5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E96AFC7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5E23C82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6338318C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3B747A59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282102A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Dentures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2B3159F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B5119B4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153D6EC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86905FB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20175DC1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C08204F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E867BE0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Tube Feeding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84B2E86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7447EC1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9BF952C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5CA716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326D7401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28981D23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ECC3749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Respiratory Support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B71DB64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9FA4613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15F09F8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60E1203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54D5C94B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54E3A172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EA287DA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History of Falls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C42A29D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2229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3655AF1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9.3%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25EBDC4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558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7A30FD3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9.0%</w:t>
            </w:r>
          </w:p>
        </w:tc>
        <w:tc>
          <w:tcPr>
            <w:tcW w:w="241" w:type="pct"/>
            <w:vAlign w:val="center"/>
            <w:hideMark/>
          </w:tcPr>
          <w:p w14:paraId="05A2E2CE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06EBEDFE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BB57D7D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BW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C9BED8A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3735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4F4ABC3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15.6%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96E2F81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930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32155A3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15.0%</w:t>
            </w:r>
          </w:p>
        </w:tc>
        <w:tc>
          <w:tcPr>
            <w:tcW w:w="241" w:type="pct"/>
            <w:vAlign w:val="center"/>
            <w:hideMark/>
          </w:tcPr>
          <w:p w14:paraId="00DF05BE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7B22FC01" w14:textId="77777777" w:rsidTr="000D14C0">
        <w:tc>
          <w:tcPr>
            <w:tcW w:w="166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15E3F2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Number of admissions in 6 months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76D68281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99147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71D24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95F1CE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636A2BE6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  <w:tr w:rsidR="001A7136" w:rsidRPr="001A7136" w14:paraId="566106AD" w14:textId="77777777" w:rsidTr="000D14C0">
        <w:tc>
          <w:tcPr>
            <w:tcW w:w="1669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82AB052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Institutional Regions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8BAFA4D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2144DF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907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F5C043D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</w:t>
            </w:r>
          </w:p>
        </w:tc>
        <w:tc>
          <w:tcPr>
            <w:tcW w:w="647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1B8135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val="en" w:eastAsia="zh-TW"/>
                <w14:ligatures w14:val="none"/>
              </w:rPr>
            </w:pPr>
            <w:r w:rsidRPr="001A7136">
              <w:rPr>
                <w:rFonts w:ascii="Calibri" w:eastAsia="PMingLiU" w:hAnsi="Calibri" w:cs="Calibri"/>
                <w:lang w:val="en" w:eastAsia="zh-TW"/>
                <w14:ligatures w14:val="none"/>
              </w:rPr>
              <w:t>0%</w:t>
            </w:r>
          </w:p>
        </w:tc>
        <w:tc>
          <w:tcPr>
            <w:tcW w:w="241" w:type="pct"/>
            <w:vAlign w:val="center"/>
            <w:hideMark/>
          </w:tcPr>
          <w:p w14:paraId="0238C16C" w14:textId="77777777" w:rsidR="001A7136" w:rsidRPr="001A7136" w:rsidRDefault="001A7136" w:rsidP="001A7136">
            <w:pPr>
              <w:spacing w:line="240" w:lineRule="auto"/>
              <w:rPr>
                <w:rFonts w:ascii="Calibri" w:eastAsia="PMingLiU" w:hAnsi="Calibri" w:cs="Calibri"/>
                <w:lang w:eastAsia="zh-TW"/>
                <w14:ligatures w14:val="none"/>
              </w:rPr>
            </w:pPr>
          </w:p>
        </w:tc>
      </w:tr>
    </w:tbl>
    <w:p w14:paraId="634A0EC3" w14:textId="34B32B59" w:rsidR="001A7136" w:rsidRPr="001A7136" w:rsidRDefault="00205447" w:rsidP="001A7136">
      <w:pPr>
        <w:spacing w:line="240" w:lineRule="auto"/>
        <w:rPr>
          <w:rFonts w:ascii="Calibri" w:eastAsia="PMingLiU" w:hAnsi="Calibri" w:cs="Calibri"/>
          <w:lang w:val="en" w:eastAsia="zh-TW"/>
          <w14:ligatures w14:val="none"/>
        </w:rPr>
      </w:pPr>
      <w:ins w:id="4" w:author="Author">
        <w:r>
          <w:rPr>
            <w:rFonts w:ascii="Calibri" w:eastAsia="PMingLiU" w:hAnsi="Calibri" w:cs="Calibri"/>
            <w:vertAlign w:val="superscript"/>
            <w:lang w:val="en" w:eastAsia="zh-TW"/>
            <w14:ligatures w14:val="none"/>
          </w:rPr>
          <w:t>a</w:t>
        </w:r>
      </w:ins>
      <w:r w:rsidR="001A7136" w:rsidRPr="001A7136">
        <w:rPr>
          <w:rFonts w:ascii="Calibri" w:eastAsia="PMingLiU" w:hAnsi="Calibri" w:cs="Calibri"/>
          <w:lang w:val="en" w:eastAsia="zh-TW"/>
          <w14:ligatures w14:val="none"/>
        </w:rPr>
        <w:t xml:space="preserve">Abbreviations: </w:t>
      </w:r>
      <w:del w:id="5" w:author="Author">
        <w:r w:rsidR="001A7136" w:rsidRPr="001A7136" w:rsidDel="00205447">
          <w:rPr>
            <w:rFonts w:ascii="Calibri" w:eastAsia="PMingLiU" w:hAnsi="Calibri" w:cs="Calibri"/>
            <w:lang w:val="en" w:eastAsia="zh-TW"/>
            <w14:ligatures w14:val="none"/>
          </w:rPr>
          <w:delText xml:space="preserve">CIRS-G, modified cumulative illness rating scale for geriatric patients. DNR = Do Not Resuscitate. </w:delText>
        </w:r>
      </w:del>
      <w:r w:rsidR="001A7136" w:rsidRPr="001A7136">
        <w:rPr>
          <w:rFonts w:ascii="Calibri" w:eastAsia="PMingLiU" w:hAnsi="Calibri" w:cs="Calibri"/>
          <w:lang w:val="en" w:eastAsia="zh-TW"/>
          <w14:ligatures w14:val="none"/>
        </w:rPr>
        <w:t xml:space="preserve">ADL = </w:t>
      </w:r>
      <w:del w:id="6" w:author="Author">
        <w:r w:rsidR="001A7136" w:rsidRPr="001A7136" w:rsidDel="00205447">
          <w:rPr>
            <w:rFonts w:ascii="Calibri" w:eastAsia="PMingLiU" w:hAnsi="Calibri" w:cs="Calibri"/>
            <w:lang w:val="en" w:eastAsia="zh-TW"/>
            <w14:ligatures w14:val="none"/>
          </w:rPr>
          <w:delText>Activities of Daily Living.</w:delText>
        </w:r>
      </w:del>
      <w:ins w:id="7" w:author="Author">
        <w:r>
          <w:rPr>
            <w:rFonts w:ascii="Calibri" w:eastAsia="PMingLiU" w:hAnsi="Calibri" w:cs="Calibri"/>
            <w:lang w:val="en" w:eastAsia="zh-TW"/>
            <w14:ligatures w14:val="none"/>
          </w:rPr>
          <w:t>activities of daily living;</w:t>
        </w:r>
      </w:ins>
      <w:r w:rsidR="001A7136" w:rsidRPr="001A7136">
        <w:rPr>
          <w:rFonts w:ascii="Calibri" w:eastAsia="PMingLiU" w:hAnsi="Calibri" w:cs="Calibri"/>
          <w:lang w:val="en" w:eastAsia="zh-TW"/>
          <w14:ligatures w14:val="none"/>
        </w:rPr>
        <w:t xml:space="preserve"> </w:t>
      </w:r>
      <w:ins w:id="8" w:author="Author">
        <w:r>
          <w:rPr>
            <w:rFonts w:ascii="Calibri" w:eastAsia="PMingLiU" w:hAnsi="Calibri" w:cs="Calibri"/>
            <w:lang w:val="en" w:eastAsia="zh-TW"/>
            <w14:ligatures w14:val="none"/>
          </w:rPr>
          <w:t>B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W =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b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ody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w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>eight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;</w:t>
        </w:r>
        <w:r w:rsidRPr="00205447">
          <w:rPr>
            <w:rFonts w:ascii="Calibri" w:eastAsia="PMingLiU" w:hAnsi="Calibri" w:cs="Calibri"/>
            <w:lang w:val="en" w:eastAsia="zh-TW"/>
            <w14:ligatures w14:val="none"/>
          </w:rPr>
          <w:t xml:space="preserve"> 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CIRS-G,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M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odified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C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umulative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I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llness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R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ating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S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cale for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G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eriatric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>P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>atients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 xml:space="preserve">; </w:t>
        </w:r>
        <w:r w:rsidRPr="001A7136">
          <w:rPr>
            <w:rFonts w:ascii="Calibri" w:eastAsia="PMingLiU" w:hAnsi="Calibri" w:cs="Calibri"/>
            <w:lang w:val="en" w:eastAsia="zh-TW"/>
            <w14:ligatures w14:val="none"/>
          </w:rPr>
          <w:t xml:space="preserve">DNR = </w:t>
        </w:r>
        <w:r>
          <w:rPr>
            <w:rFonts w:ascii="Calibri" w:eastAsia="PMingLiU" w:hAnsi="Calibri" w:cs="Calibri"/>
            <w:lang w:val="en" w:eastAsia="zh-TW"/>
            <w14:ligatures w14:val="none"/>
          </w:rPr>
          <w:t xml:space="preserve">do-not-resuscitate; </w:t>
        </w:r>
      </w:ins>
      <w:r w:rsidR="001A7136" w:rsidRPr="001A7136">
        <w:rPr>
          <w:rFonts w:ascii="Calibri" w:eastAsia="PMingLiU" w:hAnsi="Calibri" w:cs="Calibri"/>
          <w:lang w:val="en" w:eastAsia="zh-TW"/>
          <w14:ligatures w14:val="none"/>
        </w:rPr>
        <w:t>GCS = Glasgow Coma Scale.</w:t>
      </w:r>
      <w:del w:id="9" w:author="Author">
        <w:r w:rsidR="001A7136" w:rsidRPr="001A7136" w:rsidDel="00205447">
          <w:rPr>
            <w:rFonts w:ascii="Calibri" w:eastAsia="PMingLiU" w:hAnsi="Calibri" w:cs="Calibri"/>
            <w:lang w:val="en" w:eastAsia="zh-TW"/>
            <w14:ligatures w14:val="none"/>
          </w:rPr>
          <w:delText xml:space="preserve"> BW = Body Weight.</w:delText>
        </w:r>
      </w:del>
    </w:p>
    <w:p w14:paraId="062AF073" w14:textId="758C3AED" w:rsidR="0085597D" w:rsidRPr="001A7136" w:rsidRDefault="0085597D" w:rsidP="001A7136">
      <w:pPr>
        <w:widowControl w:val="0"/>
        <w:spacing w:after="120" w:line="240" w:lineRule="auto"/>
        <w:rPr>
          <w:rFonts w:ascii="Calibri" w:eastAsia="PMingLiU" w:hAnsi="Calibri" w:cs="Calibri"/>
          <w:b/>
          <w:bCs/>
          <w:kern w:val="0"/>
          <w:lang w:val="en" w:eastAsia="zh-TW"/>
          <w14:ligatures w14:val="none"/>
        </w:rPr>
      </w:pPr>
    </w:p>
    <w:sectPr w:rsidR="0085597D" w:rsidRPr="001A7136" w:rsidSect="00BE518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" w:initials="A">
    <w:p w14:paraId="5F7C4BA1" w14:textId="77777777" w:rsidR="001A7136" w:rsidRDefault="001A7136" w:rsidP="001A7136">
      <w:pPr>
        <w:pStyle w:val="CommentText"/>
      </w:pPr>
      <w:r>
        <w:rPr>
          <w:rStyle w:val="CommentReference"/>
        </w:rPr>
        <w:annotationRef/>
      </w:r>
      <w:r>
        <w:t>I have placed each Multimedia Appendix in a separate file, providing separate names for each instead of numbering them. This is because the target journal requires so. Check the guidance:</w:t>
      </w:r>
    </w:p>
    <w:p w14:paraId="3E6E447E" w14:textId="77777777" w:rsidR="001A7136" w:rsidRDefault="001A7136" w:rsidP="001A7136">
      <w:pPr>
        <w:pStyle w:val="CommentText"/>
      </w:pPr>
    </w:p>
    <w:p w14:paraId="274669EB" w14:textId="77777777" w:rsidR="001A7136" w:rsidRDefault="001A7136" w:rsidP="001A7136">
      <w:pPr>
        <w:pStyle w:val="CommentText"/>
      </w:pPr>
      <w:r>
        <w:t>“</w:t>
      </w:r>
      <w:r>
        <w:rPr>
          <w:b/>
          <w:bCs/>
        </w:rPr>
        <w:t>Checks before uploading a multimedia appendix file:</w:t>
      </w:r>
    </w:p>
    <w:p w14:paraId="535A3589" w14:textId="77777777" w:rsidR="001A7136" w:rsidRDefault="001A7136" w:rsidP="001A7136">
      <w:pPr>
        <w:pStyle w:val="CommentText"/>
      </w:pPr>
      <w:r>
        <w:t xml:space="preserve">a. Do </w:t>
      </w:r>
      <w:r>
        <w:rPr>
          <w:b/>
          <w:bCs/>
        </w:rPr>
        <w:t>not</w:t>
      </w:r>
      <w:r>
        <w:t xml:space="preserve"> include the title of the manuscript within the multimedia appendix file as this is likely to change during the copyediting and proofreading processes.</w:t>
      </w:r>
    </w:p>
    <w:p w14:paraId="35FFD8B1" w14:textId="77777777" w:rsidR="001A7136" w:rsidRDefault="001A7136" w:rsidP="001A7136">
      <w:pPr>
        <w:pStyle w:val="CommentText"/>
      </w:pPr>
      <w:r>
        <w:t xml:space="preserve">b. Do </w:t>
      </w:r>
      <w:r>
        <w:rPr>
          <w:b/>
          <w:bCs/>
        </w:rPr>
        <w:t>not</w:t>
      </w:r>
      <w:r>
        <w:t xml:space="preserve"> number in the document itself; eg, the title of your document should be descriptive, although it can simply be “Multimedia Appendix”, but it should not be “Multimedia Appendix 1”, “Multimedia Appendix 2”, etc.”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FFD8B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FFD8B1" w16cid:durableId="1068BC4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D0C07"/>
    <w:multiLevelType w:val="hybridMultilevel"/>
    <w:tmpl w:val="61CEB958"/>
    <w:lvl w:ilvl="0" w:tplc="79367BA0">
      <w:start w:val="1"/>
      <w:numFmt w:val="decimal"/>
      <w:pStyle w:val="Numberedlist"/>
      <w:lvlText w:val="(%1)"/>
      <w:lvlJc w:val="right"/>
      <w:pPr>
        <w:ind w:left="720" w:hanging="153"/>
      </w:pPr>
      <w:rPr>
        <w:rFonts w:hint="default"/>
      </w:rPr>
    </w:lvl>
    <w:lvl w:ilvl="1" w:tplc="FE3AC208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77E4D7DE">
      <w:start w:val="1"/>
      <w:numFmt w:val="lowerRoman"/>
      <w:lvlText w:val="(%3)"/>
      <w:lvlJc w:val="right"/>
      <w:pPr>
        <w:ind w:left="2160" w:hanging="18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D96BF8"/>
    <w:multiLevelType w:val="hybridMultilevel"/>
    <w:tmpl w:val="7FBCC0EE"/>
    <w:lvl w:ilvl="0" w:tplc="0456C42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554265">
    <w:abstractNumId w:val="0"/>
  </w:num>
  <w:num w:numId="2" w16cid:durableId="165675051">
    <w:abstractNumId w:val="1"/>
  </w:num>
  <w:num w:numId="3" w16cid:durableId="672220723">
    <w:abstractNumId w:val="0"/>
  </w:num>
  <w:num w:numId="4" w16cid:durableId="1681083756">
    <w:abstractNumId w:val="1"/>
  </w:num>
  <w:num w:numId="5" w16cid:durableId="474447801">
    <w:abstractNumId w:val="1"/>
  </w:num>
  <w:num w:numId="6" w16cid:durableId="95436541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B5"/>
    <w:rsid w:val="000016BA"/>
    <w:rsid w:val="00007E6B"/>
    <w:rsid w:val="000127B1"/>
    <w:rsid w:val="00020F06"/>
    <w:rsid w:val="00027C2C"/>
    <w:rsid w:val="00031C03"/>
    <w:rsid w:val="000340E3"/>
    <w:rsid w:val="00040A45"/>
    <w:rsid w:val="000432B5"/>
    <w:rsid w:val="00057FDE"/>
    <w:rsid w:val="00081AE9"/>
    <w:rsid w:val="00087F65"/>
    <w:rsid w:val="00091964"/>
    <w:rsid w:val="00095BCD"/>
    <w:rsid w:val="000973DA"/>
    <w:rsid w:val="000A4742"/>
    <w:rsid w:val="000A5A5C"/>
    <w:rsid w:val="000A6DB9"/>
    <w:rsid w:val="000B29F8"/>
    <w:rsid w:val="000B755E"/>
    <w:rsid w:val="000C12E3"/>
    <w:rsid w:val="000C5C7D"/>
    <w:rsid w:val="000D15D9"/>
    <w:rsid w:val="000D222A"/>
    <w:rsid w:val="000D39B1"/>
    <w:rsid w:val="00103BB0"/>
    <w:rsid w:val="00104EDD"/>
    <w:rsid w:val="00115045"/>
    <w:rsid w:val="001319E1"/>
    <w:rsid w:val="00144F4F"/>
    <w:rsid w:val="00163E9D"/>
    <w:rsid w:val="001776F4"/>
    <w:rsid w:val="00177E3D"/>
    <w:rsid w:val="00186679"/>
    <w:rsid w:val="001A2005"/>
    <w:rsid w:val="001A4BEF"/>
    <w:rsid w:val="001A6F05"/>
    <w:rsid w:val="001A7136"/>
    <w:rsid w:val="001B3182"/>
    <w:rsid w:val="001C574B"/>
    <w:rsid w:val="001D0399"/>
    <w:rsid w:val="001F0F88"/>
    <w:rsid w:val="001F6583"/>
    <w:rsid w:val="00202D65"/>
    <w:rsid w:val="00205447"/>
    <w:rsid w:val="00216868"/>
    <w:rsid w:val="00217D5C"/>
    <w:rsid w:val="002319A2"/>
    <w:rsid w:val="00247494"/>
    <w:rsid w:val="00261953"/>
    <w:rsid w:val="002658C2"/>
    <w:rsid w:val="00297784"/>
    <w:rsid w:val="002B292D"/>
    <w:rsid w:val="002B4C53"/>
    <w:rsid w:val="002D3A1E"/>
    <w:rsid w:val="002E15C3"/>
    <w:rsid w:val="002E7B8B"/>
    <w:rsid w:val="00325AA3"/>
    <w:rsid w:val="00326F8A"/>
    <w:rsid w:val="0034414A"/>
    <w:rsid w:val="003446BD"/>
    <w:rsid w:val="003469BB"/>
    <w:rsid w:val="0035386C"/>
    <w:rsid w:val="00367F99"/>
    <w:rsid w:val="003732FC"/>
    <w:rsid w:val="00373839"/>
    <w:rsid w:val="0037596A"/>
    <w:rsid w:val="003768A1"/>
    <w:rsid w:val="00382B1D"/>
    <w:rsid w:val="00393287"/>
    <w:rsid w:val="003A7426"/>
    <w:rsid w:val="003C21F6"/>
    <w:rsid w:val="003C35F8"/>
    <w:rsid w:val="003C4067"/>
    <w:rsid w:val="003C4394"/>
    <w:rsid w:val="003C4D61"/>
    <w:rsid w:val="003D07D5"/>
    <w:rsid w:val="003D795D"/>
    <w:rsid w:val="003E753F"/>
    <w:rsid w:val="003F2C5E"/>
    <w:rsid w:val="00400316"/>
    <w:rsid w:val="004073CC"/>
    <w:rsid w:val="00424113"/>
    <w:rsid w:val="00444022"/>
    <w:rsid w:val="00444555"/>
    <w:rsid w:val="00457394"/>
    <w:rsid w:val="0045795F"/>
    <w:rsid w:val="004657AB"/>
    <w:rsid w:val="00465F1E"/>
    <w:rsid w:val="00466672"/>
    <w:rsid w:val="00472419"/>
    <w:rsid w:val="00484C44"/>
    <w:rsid w:val="004860CD"/>
    <w:rsid w:val="004A1817"/>
    <w:rsid w:val="004A26CB"/>
    <w:rsid w:val="004B015D"/>
    <w:rsid w:val="004B09FC"/>
    <w:rsid w:val="004B6AD0"/>
    <w:rsid w:val="004B7947"/>
    <w:rsid w:val="004C6589"/>
    <w:rsid w:val="004C7A41"/>
    <w:rsid w:val="004F716F"/>
    <w:rsid w:val="0050738E"/>
    <w:rsid w:val="00511BF3"/>
    <w:rsid w:val="005166AC"/>
    <w:rsid w:val="005167BB"/>
    <w:rsid w:val="00527285"/>
    <w:rsid w:val="00533AD8"/>
    <w:rsid w:val="00540432"/>
    <w:rsid w:val="0054089B"/>
    <w:rsid w:val="005437A3"/>
    <w:rsid w:val="00543C3E"/>
    <w:rsid w:val="005506C4"/>
    <w:rsid w:val="00550BC7"/>
    <w:rsid w:val="0056563E"/>
    <w:rsid w:val="00572166"/>
    <w:rsid w:val="005A7AE6"/>
    <w:rsid w:val="005C57AE"/>
    <w:rsid w:val="005E054A"/>
    <w:rsid w:val="00602AFA"/>
    <w:rsid w:val="00606C18"/>
    <w:rsid w:val="00621E45"/>
    <w:rsid w:val="006309F4"/>
    <w:rsid w:val="00657271"/>
    <w:rsid w:val="00661A09"/>
    <w:rsid w:val="006A02D2"/>
    <w:rsid w:val="006A68A5"/>
    <w:rsid w:val="006B10CE"/>
    <w:rsid w:val="006B3F42"/>
    <w:rsid w:val="006C1C59"/>
    <w:rsid w:val="006C1C7C"/>
    <w:rsid w:val="006C543C"/>
    <w:rsid w:val="006D3560"/>
    <w:rsid w:val="006F2037"/>
    <w:rsid w:val="007164B5"/>
    <w:rsid w:val="00725029"/>
    <w:rsid w:val="0072511B"/>
    <w:rsid w:val="00741D2A"/>
    <w:rsid w:val="0074405D"/>
    <w:rsid w:val="0075066B"/>
    <w:rsid w:val="00751A66"/>
    <w:rsid w:val="00756851"/>
    <w:rsid w:val="00795040"/>
    <w:rsid w:val="0079743B"/>
    <w:rsid w:val="00797C84"/>
    <w:rsid w:val="007A326C"/>
    <w:rsid w:val="007A612A"/>
    <w:rsid w:val="007C66DE"/>
    <w:rsid w:val="007D5DDE"/>
    <w:rsid w:val="007D7DDE"/>
    <w:rsid w:val="007E0F72"/>
    <w:rsid w:val="007E68C2"/>
    <w:rsid w:val="007E69D7"/>
    <w:rsid w:val="007F02EA"/>
    <w:rsid w:val="007F39C0"/>
    <w:rsid w:val="007F54C6"/>
    <w:rsid w:val="007F76B7"/>
    <w:rsid w:val="007F7ED3"/>
    <w:rsid w:val="00800D18"/>
    <w:rsid w:val="00806BD1"/>
    <w:rsid w:val="008078B1"/>
    <w:rsid w:val="00821E98"/>
    <w:rsid w:val="0082304A"/>
    <w:rsid w:val="008256E4"/>
    <w:rsid w:val="008378DC"/>
    <w:rsid w:val="00840AE0"/>
    <w:rsid w:val="008430E4"/>
    <w:rsid w:val="008433CE"/>
    <w:rsid w:val="0085597D"/>
    <w:rsid w:val="00867CC6"/>
    <w:rsid w:val="00873AD9"/>
    <w:rsid w:val="008748AB"/>
    <w:rsid w:val="00876897"/>
    <w:rsid w:val="00881FBF"/>
    <w:rsid w:val="00897ACB"/>
    <w:rsid w:val="008A286F"/>
    <w:rsid w:val="008A4EB2"/>
    <w:rsid w:val="008B26B2"/>
    <w:rsid w:val="008E552F"/>
    <w:rsid w:val="008F7260"/>
    <w:rsid w:val="00901A36"/>
    <w:rsid w:val="00921E21"/>
    <w:rsid w:val="00924CD5"/>
    <w:rsid w:val="00932E3B"/>
    <w:rsid w:val="009338BA"/>
    <w:rsid w:val="00942911"/>
    <w:rsid w:val="00951715"/>
    <w:rsid w:val="009531AB"/>
    <w:rsid w:val="009650F8"/>
    <w:rsid w:val="009731C3"/>
    <w:rsid w:val="00973904"/>
    <w:rsid w:val="0097468C"/>
    <w:rsid w:val="00980F03"/>
    <w:rsid w:val="009843CE"/>
    <w:rsid w:val="009A2B6E"/>
    <w:rsid w:val="009C5749"/>
    <w:rsid w:val="009E097E"/>
    <w:rsid w:val="009E6430"/>
    <w:rsid w:val="009F5AB0"/>
    <w:rsid w:val="00A06172"/>
    <w:rsid w:val="00A12FBC"/>
    <w:rsid w:val="00A24F1A"/>
    <w:rsid w:val="00A32E9F"/>
    <w:rsid w:val="00A34849"/>
    <w:rsid w:val="00A3542E"/>
    <w:rsid w:val="00A520EC"/>
    <w:rsid w:val="00A53313"/>
    <w:rsid w:val="00A561AC"/>
    <w:rsid w:val="00A57130"/>
    <w:rsid w:val="00A57CA2"/>
    <w:rsid w:val="00A61BF0"/>
    <w:rsid w:val="00A64F97"/>
    <w:rsid w:val="00A82C82"/>
    <w:rsid w:val="00A85AAD"/>
    <w:rsid w:val="00A907BE"/>
    <w:rsid w:val="00A930F0"/>
    <w:rsid w:val="00AA04FA"/>
    <w:rsid w:val="00AA58FC"/>
    <w:rsid w:val="00AC3604"/>
    <w:rsid w:val="00B00D5E"/>
    <w:rsid w:val="00B015BD"/>
    <w:rsid w:val="00B0723B"/>
    <w:rsid w:val="00B07F2B"/>
    <w:rsid w:val="00B23C8F"/>
    <w:rsid w:val="00B24E28"/>
    <w:rsid w:val="00B26A37"/>
    <w:rsid w:val="00B32D56"/>
    <w:rsid w:val="00B33117"/>
    <w:rsid w:val="00B46285"/>
    <w:rsid w:val="00B52376"/>
    <w:rsid w:val="00B63843"/>
    <w:rsid w:val="00B65EBA"/>
    <w:rsid w:val="00B73D18"/>
    <w:rsid w:val="00B87E7A"/>
    <w:rsid w:val="00B9381D"/>
    <w:rsid w:val="00B94EDA"/>
    <w:rsid w:val="00B95393"/>
    <w:rsid w:val="00BB2403"/>
    <w:rsid w:val="00BB704F"/>
    <w:rsid w:val="00BC5B37"/>
    <w:rsid w:val="00BE518D"/>
    <w:rsid w:val="00BE67EB"/>
    <w:rsid w:val="00C02D6C"/>
    <w:rsid w:val="00C05F97"/>
    <w:rsid w:val="00C279D1"/>
    <w:rsid w:val="00C42CD7"/>
    <w:rsid w:val="00C51529"/>
    <w:rsid w:val="00C562D7"/>
    <w:rsid w:val="00C6365F"/>
    <w:rsid w:val="00C67905"/>
    <w:rsid w:val="00C71721"/>
    <w:rsid w:val="00C7440D"/>
    <w:rsid w:val="00C7728E"/>
    <w:rsid w:val="00C775B8"/>
    <w:rsid w:val="00C878D3"/>
    <w:rsid w:val="00C9160F"/>
    <w:rsid w:val="00CA1C28"/>
    <w:rsid w:val="00CA2D21"/>
    <w:rsid w:val="00CB4740"/>
    <w:rsid w:val="00CC2202"/>
    <w:rsid w:val="00CD544E"/>
    <w:rsid w:val="00CD7442"/>
    <w:rsid w:val="00CD7DC4"/>
    <w:rsid w:val="00CE2F71"/>
    <w:rsid w:val="00CE4261"/>
    <w:rsid w:val="00CF0772"/>
    <w:rsid w:val="00D01976"/>
    <w:rsid w:val="00D03F26"/>
    <w:rsid w:val="00D11761"/>
    <w:rsid w:val="00D20D66"/>
    <w:rsid w:val="00D3642B"/>
    <w:rsid w:val="00D44389"/>
    <w:rsid w:val="00D52026"/>
    <w:rsid w:val="00D554E7"/>
    <w:rsid w:val="00D60303"/>
    <w:rsid w:val="00D620D7"/>
    <w:rsid w:val="00D649EF"/>
    <w:rsid w:val="00D70BE7"/>
    <w:rsid w:val="00D81286"/>
    <w:rsid w:val="00D9540A"/>
    <w:rsid w:val="00DC23B2"/>
    <w:rsid w:val="00DE13ED"/>
    <w:rsid w:val="00DE1C1B"/>
    <w:rsid w:val="00DE3D01"/>
    <w:rsid w:val="00DE5004"/>
    <w:rsid w:val="00DE5141"/>
    <w:rsid w:val="00DF337F"/>
    <w:rsid w:val="00DF426D"/>
    <w:rsid w:val="00E05D4B"/>
    <w:rsid w:val="00E122C1"/>
    <w:rsid w:val="00E2686A"/>
    <w:rsid w:val="00E35257"/>
    <w:rsid w:val="00E36FE0"/>
    <w:rsid w:val="00E45F30"/>
    <w:rsid w:val="00E4692B"/>
    <w:rsid w:val="00E511C8"/>
    <w:rsid w:val="00E531EB"/>
    <w:rsid w:val="00E53B43"/>
    <w:rsid w:val="00E5652C"/>
    <w:rsid w:val="00E67DCB"/>
    <w:rsid w:val="00E764DB"/>
    <w:rsid w:val="00E80059"/>
    <w:rsid w:val="00E830F1"/>
    <w:rsid w:val="00E90707"/>
    <w:rsid w:val="00E91910"/>
    <w:rsid w:val="00EC054A"/>
    <w:rsid w:val="00EC1F9A"/>
    <w:rsid w:val="00EC4479"/>
    <w:rsid w:val="00EC5392"/>
    <w:rsid w:val="00ED1036"/>
    <w:rsid w:val="00ED151C"/>
    <w:rsid w:val="00ED4B50"/>
    <w:rsid w:val="00ED4E02"/>
    <w:rsid w:val="00ED6335"/>
    <w:rsid w:val="00EE0081"/>
    <w:rsid w:val="00EE0129"/>
    <w:rsid w:val="00EE434D"/>
    <w:rsid w:val="00EE4765"/>
    <w:rsid w:val="00EE52C6"/>
    <w:rsid w:val="00EF0B9C"/>
    <w:rsid w:val="00EF6A0B"/>
    <w:rsid w:val="00F0066C"/>
    <w:rsid w:val="00F05F63"/>
    <w:rsid w:val="00F1377F"/>
    <w:rsid w:val="00F21215"/>
    <w:rsid w:val="00F305C4"/>
    <w:rsid w:val="00F347E0"/>
    <w:rsid w:val="00F477BD"/>
    <w:rsid w:val="00F52489"/>
    <w:rsid w:val="00F8354C"/>
    <w:rsid w:val="00F86B78"/>
    <w:rsid w:val="00F918F8"/>
    <w:rsid w:val="00F934E6"/>
    <w:rsid w:val="00FA34D2"/>
    <w:rsid w:val="00FB3D17"/>
    <w:rsid w:val="00FC3C43"/>
    <w:rsid w:val="00FD7B37"/>
    <w:rsid w:val="00FE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A073"/>
  <w15:chartTrackingRefBased/>
  <w15:docId w15:val="{18C1A43A-CAC2-4507-BBA1-9DE278645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045"/>
  </w:style>
  <w:style w:type="paragraph" w:styleId="Heading1">
    <w:name w:val="heading 1"/>
    <w:basedOn w:val="Normal"/>
    <w:next w:val="Normal"/>
    <w:link w:val="Heading1Char"/>
    <w:uiPriority w:val="9"/>
    <w:qFormat/>
    <w:rsid w:val="0011504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045"/>
    <w:pPr>
      <w:keepNext/>
      <w:keepLines/>
      <w:spacing w:before="4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Paragraph"/>
    <w:link w:val="Heading3Char"/>
    <w:qFormat/>
    <w:rsid w:val="00115045"/>
    <w:pPr>
      <w:keepNext/>
      <w:spacing w:before="360" w:after="60"/>
      <w:ind w:right="562"/>
      <w:contextualSpacing/>
      <w:outlineLvl w:val="2"/>
    </w:pPr>
    <w:rPr>
      <w:rFonts w:cs="Arial"/>
      <w:bCs/>
      <w:i/>
      <w:szCs w:val="26"/>
    </w:rPr>
  </w:style>
  <w:style w:type="paragraph" w:styleId="Heading4">
    <w:name w:val="heading 4"/>
    <w:basedOn w:val="Paragraph"/>
    <w:next w:val="Newparagraph"/>
    <w:link w:val="Heading4Char"/>
    <w:rsid w:val="000C5C7D"/>
    <w:pPr>
      <w:spacing w:before="360"/>
      <w:outlineLvl w:val="3"/>
    </w:pPr>
    <w:rPr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04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C7D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mine">
    <w:name w:val="Normal mine"/>
    <w:basedOn w:val="BodyText"/>
    <w:link w:val="NormalmineChar"/>
    <w:qFormat/>
    <w:rsid w:val="003C4394"/>
    <w:pPr>
      <w:ind w:firstLine="720"/>
    </w:pPr>
  </w:style>
  <w:style w:type="character" w:customStyle="1" w:styleId="NormalmineChar">
    <w:name w:val="Normal mine Char"/>
    <w:basedOn w:val="BodyTextChar"/>
    <w:link w:val="Normalmine"/>
    <w:rsid w:val="003C4394"/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0C5C7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5C7D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15045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15045"/>
    <w:rPr>
      <w:rFonts w:eastAsiaTheme="majorEastAsia" w:cstheme="majorBidi"/>
      <w:b/>
      <w:i/>
      <w:szCs w:val="26"/>
    </w:rPr>
  </w:style>
  <w:style w:type="paragraph" w:customStyle="1" w:styleId="Articletitle">
    <w:name w:val="Article title"/>
    <w:basedOn w:val="Normal"/>
    <w:next w:val="Normalmine"/>
    <w:qFormat/>
    <w:rsid w:val="00115045"/>
    <w:pPr>
      <w:spacing w:after="120"/>
    </w:pPr>
    <w:rPr>
      <w:b/>
      <w:sz w:val="28"/>
    </w:rPr>
  </w:style>
  <w:style w:type="paragraph" w:customStyle="1" w:styleId="Authornames">
    <w:name w:val="Author names"/>
    <w:basedOn w:val="Normal"/>
    <w:next w:val="Normal"/>
    <w:qFormat/>
    <w:rsid w:val="00115045"/>
    <w:pPr>
      <w:spacing w:before="240"/>
    </w:pPr>
    <w:rPr>
      <w:sz w:val="28"/>
    </w:rPr>
  </w:style>
  <w:style w:type="paragraph" w:customStyle="1" w:styleId="Affiliation">
    <w:name w:val="Affiliation"/>
    <w:basedOn w:val="Normalmine"/>
    <w:qFormat/>
    <w:rsid w:val="00115045"/>
    <w:pPr>
      <w:spacing w:before="240"/>
    </w:pPr>
    <w:rPr>
      <w:i/>
    </w:rPr>
  </w:style>
  <w:style w:type="paragraph" w:customStyle="1" w:styleId="Receiveddates">
    <w:name w:val="Received dates"/>
    <w:basedOn w:val="Affiliation"/>
    <w:next w:val="Normal"/>
    <w:qFormat/>
    <w:rsid w:val="000C5C7D"/>
  </w:style>
  <w:style w:type="paragraph" w:customStyle="1" w:styleId="Abstract">
    <w:name w:val="Abstract"/>
    <w:basedOn w:val="Normal"/>
    <w:next w:val="Keywords"/>
    <w:qFormat/>
    <w:rsid w:val="00115045"/>
    <w:pPr>
      <w:spacing w:before="360" w:after="300"/>
      <w:ind w:left="720" w:right="562"/>
    </w:pPr>
  </w:style>
  <w:style w:type="paragraph" w:customStyle="1" w:styleId="Keywords">
    <w:name w:val="Keywords"/>
    <w:basedOn w:val="Normal"/>
    <w:next w:val="Paragraph"/>
    <w:qFormat/>
    <w:rsid w:val="00115045"/>
    <w:pPr>
      <w:spacing w:before="240" w:after="240"/>
      <w:ind w:left="720" w:right="562"/>
    </w:pPr>
  </w:style>
  <w:style w:type="paragraph" w:customStyle="1" w:styleId="Correspondencedetails">
    <w:name w:val="Correspondence details"/>
    <w:basedOn w:val="Normal"/>
    <w:qFormat/>
    <w:rsid w:val="00115045"/>
    <w:pPr>
      <w:spacing w:before="240"/>
    </w:pPr>
  </w:style>
  <w:style w:type="paragraph" w:customStyle="1" w:styleId="Displayedquotation">
    <w:name w:val="Displayed quotation"/>
    <w:basedOn w:val="Normal"/>
    <w:qFormat/>
    <w:rsid w:val="00115045"/>
    <w:pPr>
      <w:tabs>
        <w:tab w:val="left" w:pos="1077"/>
        <w:tab w:val="left" w:pos="1440"/>
        <w:tab w:val="left" w:pos="1797"/>
        <w:tab w:val="left" w:pos="2155"/>
        <w:tab w:val="left" w:pos="2512"/>
      </w:tabs>
      <w:spacing w:before="240" w:after="360"/>
      <w:ind w:left="706" w:right="432"/>
      <w:contextualSpacing/>
    </w:pPr>
  </w:style>
  <w:style w:type="paragraph" w:customStyle="1" w:styleId="Numberedlist">
    <w:name w:val="Numbered list"/>
    <w:basedOn w:val="Paragraph"/>
    <w:next w:val="Paragraph"/>
    <w:qFormat/>
    <w:rsid w:val="00115045"/>
    <w:pPr>
      <w:widowControl/>
      <w:numPr>
        <w:numId w:val="6"/>
      </w:numPr>
      <w:spacing w:after="240"/>
      <w:contextualSpacing/>
    </w:pPr>
  </w:style>
  <w:style w:type="paragraph" w:customStyle="1" w:styleId="Displayedequation">
    <w:name w:val="Displayed equation"/>
    <w:basedOn w:val="Normal"/>
    <w:next w:val="Paragraph"/>
    <w:qFormat/>
    <w:rsid w:val="000C5C7D"/>
    <w:pPr>
      <w:tabs>
        <w:tab w:val="center" w:pos="4253"/>
        <w:tab w:val="right" w:pos="8222"/>
      </w:tabs>
      <w:spacing w:before="240" w:after="240"/>
      <w:jc w:val="center"/>
    </w:pPr>
  </w:style>
  <w:style w:type="paragraph" w:customStyle="1" w:styleId="Acknowledgements">
    <w:name w:val="Acknowledgements"/>
    <w:basedOn w:val="Normalmine"/>
    <w:next w:val="Normal"/>
    <w:qFormat/>
    <w:rsid w:val="00115045"/>
    <w:pPr>
      <w:spacing w:before="120"/>
    </w:pPr>
  </w:style>
  <w:style w:type="paragraph" w:customStyle="1" w:styleId="Tabletitle">
    <w:name w:val="Table title"/>
    <w:basedOn w:val="Normal"/>
    <w:next w:val="Normal"/>
    <w:qFormat/>
    <w:rsid w:val="00115045"/>
    <w:pPr>
      <w:spacing w:before="240"/>
    </w:pPr>
  </w:style>
  <w:style w:type="paragraph" w:customStyle="1" w:styleId="Figurecaption">
    <w:name w:val="Figure caption"/>
    <w:basedOn w:val="Normal"/>
    <w:next w:val="Normal"/>
    <w:qFormat/>
    <w:rsid w:val="00115045"/>
    <w:pPr>
      <w:spacing w:before="240"/>
    </w:pPr>
  </w:style>
  <w:style w:type="paragraph" w:customStyle="1" w:styleId="Footnotes">
    <w:name w:val="Footnotes"/>
    <w:basedOn w:val="Normal"/>
    <w:qFormat/>
    <w:rsid w:val="00115045"/>
    <w:pPr>
      <w:spacing w:before="120"/>
      <w:ind w:left="475" w:hanging="475"/>
      <w:contextualSpacing/>
    </w:pPr>
  </w:style>
  <w:style w:type="paragraph" w:customStyle="1" w:styleId="Notesoncontributors">
    <w:name w:val="Notes on contributors"/>
    <w:basedOn w:val="Normal"/>
    <w:qFormat/>
    <w:rsid w:val="00115045"/>
    <w:pPr>
      <w:spacing w:before="240"/>
    </w:pPr>
  </w:style>
  <w:style w:type="paragraph" w:customStyle="1" w:styleId="Normalparagraphstyle">
    <w:name w:val="Normal paragraph style"/>
    <w:basedOn w:val="Normal"/>
    <w:next w:val="Normal"/>
    <w:rsid w:val="000C5C7D"/>
  </w:style>
  <w:style w:type="paragraph" w:customStyle="1" w:styleId="Paragraph">
    <w:name w:val="Paragraph"/>
    <w:basedOn w:val="Normal"/>
    <w:next w:val="Newparagraph"/>
    <w:qFormat/>
    <w:rsid w:val="00115045"/>
    <w:pPr>
      <w:widowControl w:val="0"/>
      <w:spacing w:before="240"/>
    </w:pPr>
  </w:style>
  <w:style w:type="paragraph" w:customStyle="1" w:styleId="Newparagraph">
    <w:name w:val="New paragraph"/>
    <w:basedOn w:val="Normal"/>
    <w:qFormat/>
    <w:rsid w:val="00115045"/>
    <w:pPr>
      <w:ind w:firstLine="720"/>
    </w:pPr>
  </w:style>
  <w:style w:type="paragraph" w:customStyle="1" w:styleId="References">
    <w:name w:val="References"/>
    <w:basedOn w:val="Normal"/>
    <w:qFormat/>
    <w:rsid w:val="00115045"/>
    <w:pPr>
      <w:spacing w:before="120"/>
      <w:ind w:left="720" w:hanging="720"/>
      <w:contextualSpacing/>
    </w:pPr>
  </w:style>
  <w:style w:type="paragraph" w:customStyle="1" w:styleId="Subjectcodes">
    <w:name w:val="Subject codes"/>
    <w:basedOn w:val="Keywords"/>
    <w:next w:val="Paragraph"/>
    <w:qFormat/>
    <w:rsid w:val="00115045"/>
  </w:style>
  <w:style w:type="paragraph" w:customStyle="1" w:styleId="Bulletedlist">
    <w:name w:val="Bulleted list"/>
    <w:basedOn w:val="Paragraph"/>
    <w:next w:val="Paragraph"/>
    <w:qFormat/>
    <w:rsid w:val="00115045"/>
    <w:pPr>
      <w:widowControl/>
      <w:numPr>
        <w:numId w:val="5"/>
      </w:numPr>
      <w:spacing w:after="240"/>
      <w:contextualSpacing/>
    </w:pPr>
  </w:style>
  <w:style w:type="paragraph" w:customStyle="1" w:styleId="Heading4Paragraph">
    <w:name w:val="Heading 4 + Paragraph"/>
    <w:basedOn w:val="Paragraph"/>
    <w:next w:val="Newparagraph"/>
    <w:qFormat/>
    <w:rsid w:val="00115045"/>
    <w:pPr>
      <w:widowControl/>
      <w:spacing w:before="360"/>
    </w:pPr>
  </w:style>
  <w:style w:type="paragraph" w:customStyle="1" w:styleId="xmsonormal">
    <w:name w:val="x_msonormal"/>
    <w:basedOn w:val="Normal"/>
    <w:rsid w:val="000C5C7D"/>
    <w:pPr>
      <w:spacing w:before="100" w:beforeAutospacing="1" w:after="100" w:afterAutospacing="1" w:line="240" w:lineRule="auto"/>
    </w:pPr>
  </w:style>
  <w:style w:type="character" w:customStyle="1" w:styleId="markdodevr6pb">
    <w:name w:val="markdodevr6pb"/>
    <w:basedOn w:val="DefaultParagraphFont"/>
    <w:rsid w:val="000C5C7D"/>
  </w:style>
  <w:style w:type="character" w:customStyle="1" w:styleId="marky38kmyxnj">
    <w:name w:val="marky38kmyxnj"/>
    <w:basedOn w:val="DefaultParagraphFont"/>
    <w:rsid w:val="000C5C7D"/>
  </w:style>
  <w:style w:type="character" w:customStyle="1" w:styleId="cf01">
    <w:name w:val="cf0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msolistparagraph">
    <w:name w:val="x_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xxmsolistparagraph">
    <w:name w:val="x_xmsolistparagraph"/>
    <w:basedOn w:val="Normal"/>
    <w:rsid w:val="000C5C7D"/>
    <w:pPr>
      <w:spacing w:before="100" w:beforeAutospacing="1" w:after="100" w:afterAutospacing="1" w:line="240" w:lineRule="auto"/>
    </w:pPr>
  </w:style>
  <w:style w:type="paragraph" w:customStyle="1" w:styleId="Default">
    <w:name w:val="Default"/>
    <w:rsid w:val="000C5C7D"/>
    <w:pPr>
      <w:autoSpaceDE w:val="0"/>
      <w:autoSpaceDN w:val="0"/>
      <w:adjustRightInd w:val="0"/>
      <w:spacing w:line="240" w:lineRule="auto"/>
    </w:pPr>
    <w:rPr>
      <w:rFonts w:eastAsia="Calibri"/>
      <w:color w:val="00000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paragraph" w:customStyle="1" w:styleId="Style1">
    <w:name w:val="Style1"/>
    <w:basedOn w:val="Normal"/>
    <w:autoRedefine/>
    <w:rsid w:val="000C5C7D"/>
    <w:pPr>
      <w:spacing w:line="276" w:lineRule="auto"/>
    </w:pPr>
    <w:rPr>
      <w:rFonts w:ascii="Calibri" w:eastAsia="Calibri" w:hAnsi="Calibri" w:cs="Calibri"/>
      <w:sz w:val="20"/>
    </w:rPr>
  </w:style>
  <w:style w:type="paragraph" w:customStyle="1" w:styleId="Style2">
    <w:name w:val="Style2"/>
    <w:basedOn w:val="CommentText"/>
    <w:autoRedefine/>
    <w:rsid w:val="000C5C7D"/>
    <w:pPr>
      <w:spacing w:after="200"/>
    </w:pPr>
    <w:rPr>
      <w:rFonts w:eastAsiaTheme="minorEastAsia"/>
      <w:szCs w:val="22"/>
    </w:rPr>
  </w:style>
  <w:style w:type="paragraph" w:styleId="CommentText">
    <w:name w:val="annotation text"/>
    <w:basedOn w:val="Normal"/>
    <w:link w:val="CommentTextChar"/>
    <w:unhideWhenUsed/>
    <w:rsid w:val="000C5C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C5C7D"/>
    <w:rPr>
      <w:rFonts w:ascii="Times New Roman" w:hAnsi="Times New Roman"/>
      <w:sz w:val="20"/>
      <w:szCs w:val="20"/>
    </w:rPr>
  </w:style>
  <w:style w:type="character" w:customStyle="1" w:styleId="cf11">
    <w:name w:val="cf1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basedOn w:val="DefaultParagraphFont"/>
    <w:rsid w:val="000C5C7D"/>
    <w:rPr>
      <w:rFonts w:ascii="Segoe UI" w:hAnsi="Segoe UI" w:cs="Segoe UI" w:hint="default"/>
      <w:sz w:val="18"/>
      <w:szCs w:val="18"/>
    </w:rPr>
  </w:style>
  <w:style w:type="character" w:customStyle="1" w:styleId="cf31">
    <w:name w:val="cf31"/>
    <w:basedOn w:val="DefaultParagraphFont"/>
    <w:rsid w:val="000C5C7D"/>
    <w:rPr>
      <w:rFonts w:ascii="Segoe UI" w:hAnsi="Segoe UI" w:cs="Segoe UI" w:hint="default"/>
      <w:i/>
      <w:iCs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115045"/>
    <w:rPr>
      <w:rFonts w:cs="Arial"/>
      <w:bCs/>
      <w:i/>
      <w:szCs w:val="26"/>
    </w:rPr>
  </w:style>
  <w:style w:type="character" w:customStyle="1" w:styleId="Heading4Char">
    <w:name w:val="Heading 4 Char"/>
    <w:basedOn w:val="DefaultParagraphFont"/>
    <w:link w:val="Heading4"/>
    <w:rsid w:val="000C5C7D"/>
    <w:rPr>
      <w:rFonts w:ascii="Times New Roman" w:hAnsi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045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C7D"/>
    <w:rPr>
      <w:rFonts w:ascii="Times New Roman" w:hAnsi="Times New Roman"/>
      <w:b/>
      <w:sz w:val="20"/>
      <w:szCs w:val="20"/>
    </w:rPr>
  </w:style>
  <w:style w:type="paragraph" w:styleId="NormalIndent">
    <w:name w:val="Normal Indent"/>
    <w:basedOn w:val="Normal"/>
    <w:rsid w:val="000C5C7D"/>
    <w:pPr>
      <w:ind w:left="720"/>
    </w:pPr>
  </w:style>
  <w:style w:type="paragraph" w:styleId="FootnoteText">
    <w:name w:val="footnote text"/>
    <w:basedOn w:val="Normal"/>
    <w:link w:val="FootnoteTextChar"/>
    <w:autoRedefine/>
    <w:rsid w:val="000C5C7D"/>
    <w:pPr>
      <w:ind w:left="284" w:hanging="284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rsid w:val="000C5C7D"/>
    <w:rPr>
      <w:rFonts w:ascii="Times New Roman" w:hAnsi="Times New Roman"/>
      <w:szCs w:val="20"/>
    </w:rPr>
  </w:style>
  <w:style w:type="paragraph" w:styleId="Header">
    <w:name w:val="header"/>
    <w:basedOn w:val="Normal"/>
    <w:link w:val="HeaderChar"/>
    <w:rsid w:val="000C5C7D"/>
    <w:pPr>
      <w:tabs>
        <w:tab w:val="center" w:pos="4320"/>
        <w:tab w:val="right" w:pos="8640"/>
      </w:tabs>
      <w:spacing w:after="120" w:line="240" w:lineRule="auto"/>
      <w:contextualSpacing/>
    </w:pPr>
  </w:style>
  <w:style w:type="character" w:customStyle="1" w:styleId="HeaderChar">
    <w:name w:val="Header Char"/>
    <w:basedOn w:val="DefaultParagraphFont"/>
    <w:link w:val="Header"/>
    <w:rsid w:val="000C5C7D"/>
    <w:rPr>
      <w:rFonts w:ascii="Times New Roman" w:hAnsi="Times New Roman"/>
    </w:rPr>
  </w:style>
  <w:style w:type="paragraph" w:styleId="Footer">
    <w:name w:val="footer"/>
    <w:basedOn w:val="Normal"/>
    <w:link w:val="FooterChar"/>
    <w:rsid w:val="000C5C7D"/>
    <w:pPr>
      <w:tabs>
        <w:tab w:val="center" w:pos="4320"/>
        <w:tab w:val="right" w:pos="8640"/>
      </w:tabs>
      <w:spacing w:before="240" w:line="240" w:lineRule="auto"/>
      <w:contextualSpacing/>
    </w:pPr>
  </w:style>
  <w:style w:type="character" w:customStyle="1" w:styleId="FooterChar">
    <w:name w:val="Footer Char"/>
    <w:basedOn w:val="DefaultParagraphFont"/>
    <w:link w:val="Footer"/>
    <w:rsid w:val="000C5C7D"/>
    <w:rPr>
      <w:rFonts w:ascii="Times New Roman" w:hAnsi="Times New Roman"/>
    </w:rPr>
  </w:style>
  <w:style w:type="character" w:styleId="FootnoteReference">
    <w:name w:val="footnote reference"/>
    <w:basedOn w:val="DefaultParagraphFont"/>
    <w:rsid w:val="000C5C7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C5C7D"/>
    <w:rPr>
      <w:sz w:val="16"/>
      <w:szCs w:val="16"/>
    </w:rPr>
  </w:style>
  <w:style w:type="character" w:styleId="EndnoteReference">
    <w:name w:val="endnote reference"/>
    <w:basedOn w:val="DefaultParagraphFont"/>
    <w:rsid w:val="000C5C7D"/>
    <w:rPr>
      <w:vertAlign w:val="superscript"/>
    </w:rPr>
  </w:style>
  <w:style w:type="paragraph" w:styleId="EndnoteText">
    <w:name w:val="endnote text"/>
    <w:basedOn w:val="Normal"/>
    <w:link w:val="EndnoteTextChar"/>
    <w:autoRedefine/>
    <w:rsid w:val="000C5C7D"/>
    <w:pPr>
      <w:ind w:left="284" w:hanging="284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rsid w:val="000C5C7D"/>
    <w:rPr>
      <w:rFonts w:ascii="Times New Roman" w:hAnsi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rsid w:val="000C5C7D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C5C7D"/>
    <w:rPr>
      <w:rFonts w:ascii="Times New Roman" w:hAnsi="Times New Roman"/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rsid w:val="000C5C7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0C5C7D"/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rsid w:val="000C5C7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C5C7D"/>
    <w:pPr>
      <w:spacing w:before="100" w:beforeAutospacing="1" w:after="100" w:afterAutospacing="1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C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C7D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C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C7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C5C7D"/>
    <w:pPr>
      <w:spacing w:line="240" w:lineRule="auto"/>
    </w:pPr>
    <w:rPr>
      <w:rFonts w:eastAsia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0C5C7D"/>
    <w:pPr>
      <w:spacing w:after="200" w:line="276" w:lineRule="auto"/>
      <w:ind w:left="720"/>
      <w:contextualSpacing/>
    </w:pPr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0C5C7D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B5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rsid w:val="000432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B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043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04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0432B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0544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Academic Formatter</cp:lastModifiedBy>
  <cp:revision>12</cp:revision>
  <dcterms:created xsi:type="dcterms:W3CDTF">2026-02-23T06:51:00Z</dcterms:created>
  <dcterms:modified xsi:type="dcterms:W3CDTF">2026-02-24T08:30:00Z</dcterms:modified>
</cp:coreProperties>
</file>